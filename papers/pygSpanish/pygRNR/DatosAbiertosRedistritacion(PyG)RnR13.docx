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tulo"/>
        <w:spacing w:line="240" w:lineRule="auto"/>
        <w:jc w:val="center"/>
        <w:rPr>
          <w:rStyle w:val="FootnoteAnchor"/>
          <w:rFonts w:ascii="Times New Roman" w:hAnsi="Times New Roman" w:cs="Times New Roman"/>
          <w:color w:val="00000A"/>
          <w:lang w:val="es-ES_tradnl"/>
        </w:rPr>
      </w:pPr>
      <w:r w:rsidRPr="003E6DED">
        <w:rPr>
          <w:rStyle w:val="Ttulodellibro"/>
          <w:rFonts w:ascii="Times New Roman" w:hAnsi="Times New Roman" w:cs="Times New Roman"/>
          <w:b w:val="0"/>
          <w:bCs w:val="0"/>
          <w:smallCaps w:val="0"/>
          <w:color w:val="00000A"/>
          <w:spacing w:val="0"/>
          <w:lang w:val="es-ES_tradnl"/>
        </w:rPr>
        <w:t xml:space="preserve">Datos abiertos, </w:t>
      </w:r>
      <w:r w:rsidR="00767DF9">
        <w:rPr>
          <w:rStyle w:val="Ttulodellibro"/>
          <w:rFonts w:ascii="Times New Roman" w:hAnsi="Times New Roman" w:cs="Times New Roman"/>
          <w:b w:val="0"/>
          <w:bCs w:val="0"/>
          <w:smallCaps w:val="0"/>
          <w:color w:val="00000A"/>
          <w:spacing w:val="0"/>
          <w:lang w:val="es-ES_tradnl"/>
        </w:rPr>
        <w:t>transparencia</w:t>
      </w:r>
      <w:r w:rsidRPr="003E6DED">
        <w:rPr>
          <w:rStyle w:val="Ttulodellibro"/>
          <w:rFonts w:ascii="Times New Roman" w:hAnsi="Times New Roman" w:cs="Times New Roman"/>
          <w:b w:val="0"/>
          <w:bCs w:val="0"/>
          <w:smallCaps w:val="0"/>
          <w:color w:val="00000A"/>
          <w:spacing w:val="0"/>
          <w:lang w:val="es-ES_tradnl"/>
        </w:rPr>
        <w:t xml:space="preserve"> y </w:t>
      </w:r>
      <w:r w:rsidRPr="003E6DED">
        <w:rPr>
          <w:rStyle w:val="Ttulodellibro"/>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1"/>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2"/>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lastRenderedPageBreak/>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0EAF02A4" w:rsidR="00196BB3" w:rsidRPr="00B655E7" w:rsidRDefault="00FF733D" w:rsidP="003E62DC">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eastAsia="Times New Roman" w:hAnsi="Times New Roman" w:cs="Times New Roman"/>
          <w:color w:val="auto"/>
          <w:sz w:val="24"/>
        </w:rPr>
        <w:t xml:space="preserve"> </w:t>
      </w:r>
    </w:p>
    <w:p w14:paraId="6E1E45FD" w14:textId="77777777" w:rsidR="003E62DC" w:rsidRPr="00B655E7" w:rsidRDefault="003E62DC" w:rsidP="003E62DC">
      <w:pPr>
        <w:pStyle w:val="LO-normal"/>
        <w:spacing w:line="240" w:lineRule="auto"/>
        <w:ind w:left="720" w:right="720"/>
        <w:rPr>
          <w:rFonts w:ascii="Times New Roman" w:eastAsia="Times New Roman" w:hAnsi="Times New Roman" w:cs="Times New Roman"/>
          <w:color w:val="auto"/>
          <w:sz w:val="24"/>
        </w:rPr>
      </w:pPr>
    </w:p>
    <w:p w14:paraId="732A9C98" w14:textId="77777777" w:rsidR="00196BB3" w:rsidRPr="00B655E7" w:rsidRDefault="00196BB3">
      <w:pPr>
        <w:pStyle w:val="LO-normal"/>
        <w:spacing w:line="240" w:lineRule="auto"/>
        <w:ind w:left="720" w:right="720"/>
        <w:rPr>
          <w:color w:val="00000A"/>
        </w:rPr>
      </w:pPr>
    </w:p>
    <w:p w14:paraId="44C671C6" w14:textId="4D41220E"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w:t>
      </w:r>
      <w:r w:rsidRPr="003E6DED">
        <w:rPr>
          <w:rFonts w:ascii="Times New Roman" w:eastAsia="Times New Roman" w:hAnsi="Times New Roman" w:cs="Times New Roman"/>
          <w:color w:val="00000A"/>
          <w:sz w:val="24"/>
          <w:szCs w:val="24"/>
          <w:lang w:val="es-ES_tradnl"/>
        </w:rPr>
        <w:lastRenderedPageBreak/>
        <w:t xml:space="preserve">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B655E7">
        <w:rPr>
          <w:rFonts w:ascii="Times New Roman" w:eastAsia="Times New Roman" w:hAnsi="Times New Roman" w:cs="Times New Roman"/>
          <w:color w:val="00000A"/>
          <w:sz w:val="24"/>
          <w:szCs w:val="24"/>
          <w:lang w:val="es-ES_tradnl"/>
        </w:rPr>
        <w:t>r</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w:t>
      </w:r>
      <w:r w:rsidRPr="003E6DED">
        <w:rPr>
          <w:rFonts w:ascii="Times New Roman" w:eastAsia="Times New Roman" w:hAnsi="Times New Roman" w:cs="Times New Roman"/>
          <w:color w:val="00000A"/>
          <w:sz w:val="24"/>
          <w:lang w:val="es-ES_tradnl"/>
        </w:rPr>
        <w:lastRenderedPageBreak/>
        <w:t>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00DBDD43"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 xml:space="preserve">En la segunda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 xml:space="preserve">o en materia de transparencia,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r w:rsidR="00B655E7">
        <w:rPr>
          <w:rFonts w:ascii="Times New Roman" w:eastAsia="Times New Roman" w:hAnsi="Times New Roman" w:cs="Times New Roman"/>
          <w:color w:val="00000A"/>
          <w:sz w:val="24"/>
          <w:lang w:val="es-ES_tradnl"/>
        </w:rPr>
        <w:t>enorme</w:t>
      </w:r>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O</w:t>
      </w:r>
      <w:r w:rsidR="005F56AD" w:rsidRPr="003E6DED">
        <w:rPr>
          <w:rFonts w:ascii="Times New Roman" w:eastAsia="Times New Roman" w:hAnsi="Times New Roman" w:cs="Times New Roman"/>
          <w:color w:val="00000A"/>
          <w:sz w:val="24"/>
          <w:lang w:val="es-ES_tradnl"/>
        </w:rPr>
        <w:t xml:space="preserve">frecemos </w:t>
      </w:r>
      <w:r w:rsidR="00B655E7">
        <w:rPr>
          <w:rFonts w:ascii="Times New Roman" w:eastAsia="Times New Roman" w:hAnsi="Times New Roman" w:cs="Times New Roman"/>
          <w:color w:val="00000A"/>
          <w:sz w:val="24"/>
          <w:lang w:val="es-ES_tradnl"/>
        </w:rPr>
        <w:t xml:space="preserve">al final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5F10F2A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proofErr w:type="spellStart"/>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proofErr w:type="spellEnd"/>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w:t>
      </w:r>
      <w:r w:rsidRPr="003E6DED">
        <w:rPr>
          <w:rFonts w:ascii="Times New Roman" w:eastAsia="Times New Roman" w:hAnsi="Times New Roman" w:cs="Times New Roman"/>
          <w:color w:val="00000A"/>
          <w:sz w:val="24"/>
          <w:lang w:val="es-ES_tradnl"/>
        </w:rPr>
        <w:lastRenderedPageBreak/>
        <w:t xml:space="preserve">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0"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0"/>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Refdenotaalpie"/>
          <w:rFonts w:ascii="Times New Roman" w:eastAsia="Times New Roman" w:hAnsi="Times New Roman" w:cs="Times New Roman"/>
          <w:color w:val="00000A"/>
          <w:sz w:val="24"/>
          <w:lang w:val="es-ES_tradnl"/>
        </w:rPr>
        <w:footnoteReference w:id="4"/>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1F03D4DF"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Puede resumirse, </w:t>
      </w:r>
      <w:r w:rsidRPr="00CA28BF">
        <w:rPr>
          <w:rFonts w:ascii="Times New Roman" w:eastAsia="Times New Roman" w:hAnsi="Times New Roman" w:cs="Times New Roman"/>
          <w:color w:val="auto"/>
          <w:sz w:val="24"/>
          <w:szCs w:val="24"/>
          <w:lang w:val="es-ES_tradnl"/>
        </w:rPr>
        <w:t xml:space="preserve">como </w:t>
      </w:r>
      <w:r w:rsidR="00A14385" w:rsidRPr="00CA28BF">
        <w:rPr>
          <w:rFonts w:ascii="Times New Roman" w:eastAsia="Times New Roman" w:hAnsi="Times New Roman" w:cs="Times New Roman"/>
          <w:color w:val="auto"/>
          <w:sz w:val="24"/>
          <w:szCs w:val="24"/>
          <w:lang w:val="es-ES_tradnl"/>
        </w:rPr>
        <w:t xml:space="preserve">se muestra </w:t>
      </w:r>
      <w:r w:rsidRPr="00CA28BF">
        <w:rPr>
          <w:rFonts w:ascii="Times New Roman" w:eastAsia="Times New Roman" w:hAnsi="Times New Roman" w:cs="Times New Roman"/>
          <w:color w:val="auto"/>
          <w:sz w:val="24"/>
          <w:szCs w:val="24"/>
          <w:lang w:val="es-ES_tradnl"/>
        </w:rPr>
        <w:t xml:space="preserve">en el Diagrama 1, </w:t>
      </w:r>
      <w:r w:rsidRPr="003E6DED">
        <w:rPr>
          <w:rFonts w:ascii="Times New Roman" w:eastAsia="Times New Roman" w:hAnsi="Times New Roman" w:cs="Times New Roman"/>
          <w:color w:val="00000A"/>
          <w:sz w:val="24"/>
          <w:szCs w:val="24"/>
          <w:lang w:val="es-ES_tradnl"/>
        </w:rPr>
        <w:t xml:space="preserve">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w:t>
      </w:r>
      <w:r w:rsidRPr="003E6DED">
        <w:rPr>
          <w:rFonts w:ascii="Times New Roman" w:eastAsia="Times New Roman" w:hAnsi="Times New Roman" w:cs="Times New Roman"/>
          <w:color w:val="00000A"/>
          <w:sz w:val="24"/>
          <w:szCs w:val="24"/>
          <w:lang w:val="es-ES_tradnl"/>
        </w:rPr>
        <w:lastRenderedPageBreak/>
        <w:t xml:space="preserve">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5"/>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lang w:val="es-MX" w:eastAsia="es-MX"/>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9EE3C3F"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w:t>
      </w:r>
      <w:r w:rsidRPr="003E6DED">
        <w:rPr>
          <w:rFonts w:ascii="Times New Roman" w:eastAsia="Times New Roman" w:hAnsi="Times New Roman" w:cs="Times New Roman"/>
          <w:color w:val="00000A"/>
          <w:sz w:val="24"/>
          <w:szCs w:val="24"/>
          <w:lang w:val="es-ES_tradnl"/>
        </w:rPr>
        <w:lastRenderedPageBreak/>
        <w:t xml:space="preserve">González (2008) resaltan como, a pesar del cambio normativo de las últimas dos décadas, persiste la mala representación política de los indígenas </w:t>
      </w:r>
      <w:r w:rsidR="00CA28BF">
        <w:rPr>
          <w:rFonts w:ascii="Times New Roman" w:eastAsia="Times New Roman" w:hAnsi="Times New Roman" w:cs="Times New Roman"/>
          <w:color w:val="00000A"/>
          <w:sz w:val="24"/>
          <w:szCs w:val="24"/>
          <w:lang w:val="es-ES_tradnl"/>
        </w:rPr>
        <w:t xml:space="preserve">ya que se ha </w:t>
      </w:r>
      <w:proofErr w:type="spellStart"/>
      <w:r w:rsidR="00CA28BF">
        <w:rPr>
          <w:rFonts w:ascii="Times New Roman" w:eastAsia="Times New Roman" w:hAnsi="Times New Roman" w:cs="Times New Roman"/>
          <w:color w:val="00000A"/>
          <w:sz w:val="24"/>
          <w:szCs w:val="24"/>
          <w:lang w:val="es-ES_tradnl"/>
        </w:rPr>
        <w:t>redistritado</w:t>
      </w:r>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sin tomar en cuenta las diferencias</w:t>
      </w:r>
      <w:r w:rsidR="00CA28BF">
        <w:rPr>
          <w:rFonts w:ascii="Times New Roman" w:eastAsia="Times New Roman" w:hAnsi="Times New Roman" w:cs="Times New Roman"/>
          <w:color w:val="00000A"/>
          <w:sz w:val="24"/>
          <w:szCs w:val="24"/>
          <w:lang w:val="es-ES_tradnl"/>
        </w:rPr>
        <w:t xml:space="preserve">, cuando no </w:t>
      </w:r>
      <w:r w:rsidRPr="003E6DED">
        <w:rPr>
          <w:rFonts w:ascii="Times New Roman" w:eastAsia="Times New Roman" w:hAnsi="Times New Roman" w:cs="Times New Roman"/>
          <w:color w:val="00000A"/>
          <w:sz w:val="24"/>
          <w:szCs w:val="24"/>
          <w:lang w:val="es-ES_tradnl"/>
        </w:rPr>
        <w:t>antagonismos</w:t>
      </w:r>
      <w:r w:rsidR="00CA28BF">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w:t>
      </w:r>
      <w:bookmarkStart w:id="1" w:name="_GoBack"/>
      <w:bookmarkEnd w:id="1"/>
      <w:r w:rsidRPr="003E6DED">
        <w:rPr>
          <w:rFonts w:ascii="Times New Roman" w:eastAsia="Times New Roman" w:hAnsi="Times New Roman" w:cs="Times New Roman"/>
          <w:color w:val="00000A"/>
          <w:sz w:val="24"/>
          <w:szCs w:val="24"/>
          <w:lang w:val="es-ES_tradnl"/>
        </w:rPr>
        <w:t>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08B45858"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Refdenotaalpie"/>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w:t>
      </w:r>
      <w:r w:rsidRPr="003E6DED">
        <w:rPr>
          <w:rFonts w:ascii="Times New Roman" w:eastAsia="Times New Roman" w:hAnsi="Times New Roman" w:cs="Times New Roman"/>
          <w:color w:val="00000A"/>
          <w:sz w:val="24"/>
          <w:szCs w:val="24"/>
          <w:lang w:val="es-ES_tradnl"/>
        </w:rPr>
        <w:lastRenderedPageBreak/>
        <w:t xml:space="preserve">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w:t>
      </w:r>
      <w:r w:rsidRPr="003E6DED">
        <w:rPr>
          <w:rFonts w:ascii="Times New Roman" w:hAnsi="Times New Roman" w:cs="Times New Roman"/>
          <w:color w:val="00000A"/>
          <w:sz w:val="24"/>
          <w:szCs w:val="24"/>
          <w:lang w:val="es-ES_tradnl"/>
        </w:rPr>
        <w:lastRenderedPageBreak/>
        <w:t xml:space="preserve">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Ttulo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3B4AAD39"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Refdenotaalpie"/>
          <w:rFonts w:ascii="Times New Roman" w:eastAsia="Tahoma" w:hAnsi="Times New Roman" w:cs="Times New Roman"/>
          <w:color w:val="00000A"/>
          <w:sz w:val="24"/>
          <w:szCs w:val="24"/>
          <w:lang w:val="es-ES_tradnl"/>
        </w:rPr>
        <w:footnoteReference w:id="8"/>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9"/>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lang w:val="es-MX" w:eastAsia="es-MX"/>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w:t>
      </w:r>
      <w:r w:rsidRPr="003E6DED">
        <w:rPr>
          <w:rFonts w:ascii="Times New Roman" w:eastAsia="Times New Roman" w:hAnsi="Times New Roman" w:cs="Times New Roman"/>
          <w:color w:val="00000A"/>
          <w:sz w:val="24"/>
          <w:szCs w:val="24"/>
          <w:lang w:val="es-ES_tradnl"/>
        </w:rPr>
        <w:lastRenderedPageBreak/>
        <w:t>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0"/>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lastRenderedPageBreak/>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Refdenotaalpie"/>
          <w:rFonts w:ascii="Times New Roman" w:eastAsia="Tahoma" w:hAnsi="Times New Roman" w:cs="Times New Roman"/>
          <w:color w:val="00000A"/>
          <w:sz w:val="24"/>
          <w:szCs w:val="24"/>
          <w:lang w:val="es-ES_tradnl"/>
        </w:rPr>
        <w:footnoteReference w:id="11"/>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502DD9A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w:t>
      </w:r>
      <w:r w:rsidRPr="003E6DED">
        <w:rPr>
          <w:rFonts w:ascii="Times New Roman" w:eastAsia="Tahoma" w:hAnsi="Times New Roman" w:cs="Times New Roman"/>
          <w:color w:val="00000A"/>
          <w:sz w:val="24"/>
          <w:szCs w:val="24"/>
          <w:lang w:val="es-ES_tradnl"/>
        </w:rPr>
        <w:lastRenderedPageBreak/>
        <w:t xml:space="preserve">(IFE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2"/>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w:t>
      </w:r>
      <w:r w:rsidRPr="003E6DED">
        <w:rPr>
          <w:rFonts w:ascii="Times New Roman" w:eastAsia="Tahoma" w:hAnsi="Times New Roman" w:cs="Times New Roman"/>
          <w:color w:val="00000A"/>
          <w:sz w:val="24"/>
          <w:szCs w:val="24"/>
          <w:lang w:val="es-ES_tradnl"/>
        </w:rPr>
        <w:lastRenderedPageBreak/>
        <w:t>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Ttulo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w:t>
      </w:r>
      <w:r w:rsidRPr="003E6DED">
        <w:rPr>
          <w:rFonts w:ascii="Times New Roman" w:eastAsia="Times New Roman" w:hAnsi="Times New Roman" w:cs="Times New Roman"/>
          <w:color w:val="00000A"/>
          <w:sz w:val="24"/>
          <w:lang w:val="es-ES_tradnl"/>
        </w:rPr>
        <w:lastRenderedPageBreak/>
        <w:t>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Refdenotaalpie"/>
          <w:rFonts w:ascii="Times New Roman" w:eastAsia="Times New Roman" w:hAnsi="Times New Roman" w:cs="Times New Roman"/>
          <w:color w:val="00000A"/>
          <w:sz w:val="24"/>
          <w:lang w:val="es-ES_tradnl"/>
        </w:rPr>
        <w:footnoteReference w:id="13"/>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4"/>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5"/>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w:t>
      </w:r>
      <w:r w:rsidR="00764792" w:rsidRPr="003E6DED">
        <w:rPr>
          <w:rFonts w:ascii="Times New Roman" w:eastAsia="Tahoma" w:hAnsi="Times New Roman" w:cs="Times New Roman"/>
          <w:color w:val="auto"/>
          <w:sz w:val="24"/>
          <w:szCs w:val="24"/>
          <w:lang w:val="es-ES_tradnl"/>
        </w:rPr>
        <w:lastRenderedPageBreak/>
        <w:t xml:space="preserve">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6"/>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 xml:space="preserve">introducido por </w:t>
      </w:r>
      <w:r w:rsidRPr="003E6DED">
        <w:rPr>
          <w:rFonts w:ascii="Times New Roman" w:eastAsia="Tahoma" w:hAnsi="Times New Roman" w:cs="Times New Roman"/>
          <w:color w:val="00000A"/>
          <w:sz w:val="24"/>
          <w:szCs w:val="24"/>
          <w:lang w:val="es-ES_tradnl"/>
        </w:rPr>
        <w:lastRenderedPageBreak/>
        <w:t>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w:t>
      </w:r>
      <w:r w:rsidRPr="003E6DED">
        <w:rPr>
          <w:rFonts w:ascii="Times New Roman" w:hAnsi="Times New Roman" w:cs="Times New Roman"/>
          <w:color w:val="00000A"/>
          <w:sz w:val="24"/>
          <w:szCs w:val="24"/>
          <w:lang w:val="es-ES_tradnl"/>
        </w:rPr>
        <w:lastRenderedPageBreak/>
        <w:t xml:space="preserve">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lastRenderedPageBreak/>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7"/>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Refdenotaalpie"/>
          <w:rFonts w:ascii="Times New Roman" w:eastAsia="Times New Roman" w:hAnsi="Times New Roman" w:cs="Times New Roman"/>
          <w:color w:val="00000A"/>
          <w:sz w:val="24"/>
          <w:szCs w:val="24"/>
          <w:lang w:val="es-ES_tradnl"/>
        </w:rPr>
        <w:t xml:space="preserve"> </w:t>
      </w:r>
      <w:r w:rsidR="00B64551" w:rsidRPr="003E6DED">
        <w:rPr>
          <w:rStyle w:val="Refdenotaalpie"/>
          <w:rFonts w:ascii="Times New Roman" w:eastAsia="Times New Roman" w:hAnsi="Times New Roman" w:cs="Times New Roman"/>
          <w:color w:val="00000A"/>
          <w:sz w:val="24"/>
          <w:szCs w:val="24"/>
          <w:lang w:val="es-ES_tradnl"/>
        </w:rPr>
        <w:footnoteReference w:id="18"/>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w:t>
      </w:r>
      <w:r w:rsidR="00354C38" w:rsidRPr="003E6DED">
        <w:rPr>
          <w:rFonts w:ascii="Times New Roman" w:eastAsia="Times New Roman" w:hAnsi="Times New Roman" w:cs="Times New Roman"/>
          <w:color w:val="00000A"/>
          <w:sz w:val="24"/>
          <w:szCs w:val="24"/>
          <w:lang w:val="es-ES_tradnl"/>
        </w:rPr>
        <w:lastRenderedPageBreak/>
        <w:t>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lang w:val="es-MX" w:eastAsia="es-MX"/>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Refdenotaalpie"/>
          <w:rFonts w:ascii="Times New Roman" w:eastAsia="Times New Roman" w:hAnsi="Times New Roman" w:cs="Times New Roman"/>
          <w:color w:val="00000A"/>
          <w:sz w:val="24"/>
          <w:szCs w:val="24"/>
          <w:lang w:val="es-ES_tradnl"/>
        </w:rPr>
        <w:footnoteReference w:id="19"/>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Refdenotaalpi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0"/>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Refdenotaalpie"/>
          <w:rFonts w:ascii="Times New Roman" w:hAnsi="Times New Roman" w:cs="Times New Roman"/>
          <w:color w:val="00000A"/>
          <w:sz w:val="24"/>
          <w:szCs w:val="24"/>
          <w:lang w:val="es-ES_tradnl"/>
        </w:rPr>
        <w:footnoteReference w:id="21"/>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2"/>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2" w:name="h.tyjcwt"/>
      <w:bookmarkEnd w:id="2"/>
      <w:ins w:id="3" w:author="..." w:date="2016-04-04T14:28:00Z">
        <w:r w:rsidRPr="00B010D9">
          <w:rPr>
            <w:rFonts w:ascii="Times New Roman" w:hAnsi="Times New Roman" w:cs="Times New Roman"/>
            <w:b/>
            <w:noProof/>
            <w:lang w:val="es-MX" w:eastAsia="es-MX"/>
            <w:rPrChange w:id="4">
              <w:rPr>
                <w:noProof/>
                <w:lang w:val="es-MX" w:eastAsia="es-MX"/>
              </w:rPr>
            </w:rPrChange>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eastAsia="Times New Roman" w:hAnsi="Times" w:cs="Times New Roman"/>
          <w:color w:val="auto"/>
          <w:sz w:val="20"/>
          <w:shd w:val="clear" w:color="auto" w:fill="auto"/>
          <w:lang w:val="es-MX"/>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w:t>
      </w:r>
      <w:r w:rsidR="00944337" w:rsidRPr="003E6DED">
        <w:rPr>
          <w:rFonts w:ascii="Times New Roman" w:hAnsi="Times New Roman" w:cs="Times New Roman"/>
          <w:color w:val="00000A"/>
          <w:sz w:val="24"/>
          <w:szCs w:val="24"/>
          <w:lang w:val="es-ES_tradnl"/>
        </w:rPr>
        <w:lastRenderedPageBreak/>
        <w:t xml:space="preserve">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ins w:id="5" w:author="..." w:date="2016-04-04T14:28:00Z">
        <w:r w:rsidRPr="00B010D9">
          <w:rPr>
            <w:rFonts w:ascii="Times New Roman" w:hAnsi="Times New Roman" w:cs="Times New Roman"/>
            <w:b/>
            <w:noProof/>
            <w:lang w:val="es-MX" w:eastAsia="es-MX"/>
            <w:rPrChange w:id="6">
              <w:rPr>
                <w:noProof/>
                <w:lang w:val="es-MX" w:eastAsia="es-MX"/>
              </w:rPr>
            </w:rPrChange>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w:t>
      </w:r>
      <w:r w:rsidRPr="003E6DED">
        <w:rPr>
          <w:rFonts w:ascii="Times New Roman" w:hAnsi="Times New Roman" w:cs="Times New Roman"/>
          <w:color w:val="00000A"/>
          <w:sz w:val="24"/>
          <w:szCs w:val="24"/>
          <w:lang w:val="es-ES_tradnl"/>
        </w:rPr>
        <w:lastRenderedPageBreak/>
        <w:t xml:space="preserve">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w:t>
      </w:r>
      <w:r w:rsidRPr="003E6DED">
        <w:rPr>
          <w:rFonts w:ascii="Times New Roman" w:hAnsi="Times New Roman" w:cs="Times New Roman"/>
          <w:color w:val="00000A"/>
          <w:sz w:val="24"/>
          <w:szCs w:val="24"/>
          <w:lang w:val="es-ES_tradnl"/>
        </w:rPr>
        <w:lastRenderedPageBreak/>
        <w:t xml:space="preserve">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altos niveles de politización en el pasado, no se puede afirmar que es un proceso que se </w:t>
      </w:r>
      <w:r w:rsidR="000E1329" w:rsidRPr="003E6DED">
        <w:rPr>
          <w:rFonts w:ascii="Times New Roman" w:eastAsia="Tahoma" w:hAnsi="Times New Roman" w:cs="Times New Roman"/>
          <w:color w:val="auto"/>
          <w:sz w:val="24"/>
          <w:szCs w:val="24"/>
          <w:lang w:val="es-ES_tradnl"/>
        </w:rPr>
        <w:lastRenderedPageBreak/>
        <w:t>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Ttulo1"/>
        <w:pageBreakBefore/>
        <w:rPr>
          <w:rFonts w:ascii="Times New Roman" w:hAnsi="Times New Roman" w:cs="Times New Roman"/>
          <w:b/>
          <w:color w:val="00000A"/>
        </w:rPr>
      </w:pPr>
      <w:proofErr w:type="spellStart"/>
      <w:r w:rsidRPr="00B655E7">
        <w:rPr>
          <w:rFonts w:ascii="Times New Roman" w:hAnsi="Times New Roman" w:cs="Times New Roman"/>
          <w:b/>
          <w:color w:val="00000A"/>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Altman Micah y Michael P. McDonald (2010), “The Promise and Peril</w:t>
      </w:r>
      <w:r w:rsidR="00C7186C" w:rsidRPr="00B655E7">
        <w:rPr>
          <w:rFonts w:ascii="Times New Roman" w:eastAsia="Times New Roman" w:hAnsi="Times New Roman" w:cs="Times New Roman"/>
          <w:color w:val="00000A"/>
          <w:sz w:val="24"/>
          <w:szCs w:val="24"/>
        </w:rPr>
        <w:t>s of Computers in Redistricting</w:t>
      </w:r>
      <w:r w:rsidRPr="00B655E7">
        <w:rPr>
          <w:rFonts w:ascii="Times New Roman" w:eastAsia="Times New Roman" w:hAnsi="Times New Roman" w:cs="Times New Roman"/>
          <w:color w:val="00000A"/>
          <w:sz w:val="24"/>
          <w:szCs w:val="24"/>
        </w:rPr>
        <w:t>”</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Duke J</w:t>
      </w:r>
      <w:r w:rsidR="00D76D93" w:rsidRPr="00B655E7">
        <w:rPr>
          <w:rFonts w:ascii="Times New Roman" w:eastAsia="Times New Roman" w:hAnsi="Times New Roman" w:cs="Times New Roman"/>
          <w:i/>
          <w:color w:val="00000A"/>
          <w:sz w:val="24"/>
          <w:szCs w:val="24"/>
        </w:rPr>
        <w:t>ournal of</w:t>
      </w:r>
      <w:r w:rsidRPr="00B655E7">
        <w:rPr>
          <w:rFonts w:ascii="Times New Roman" w:eastAsia="Times New Roman" w:hAnsi="Times New Roman" w:cs="Times New Roman"/>
          <w:i/>
          <w:color w:val="00000A"/>
          <w:sz w:val="24"/>
          <w:szCs w:val="24"/>
        </w:rPr>
        <w:t xml:space="preserve"> Const</w:t>
      </w:r>
      <w:r w:rsidR="00D76D93" w:rsidRPr="00B655E7">
        <w:rPr>
          <w:rFonts w:ascii="Times New Roman" w:eastAsia="Times New Roman" w:hAnsi="Times New Roman" w:cs="Times New Roman"/>
          <w:i/>
          <w:color w:val="00000A"/>
          <w:sz w:val="24"/>
          <w:szCs w:val="24"/>
        </w:rPr>
        <w:t>itutional</w:t>
      </w:r>
      <w:r w:rsidRPr="00B655E7">
        <w:rPr>
          <w:rFonts w:ascii="Times New Roman" w:eastAsia="Times New Roman" w:hAnsi="Times New Roman" w:cs="Times New Roman"/>
          <w:i/>
          <w:color w:val="00000A"/>
          <w:sz w:val="24"/>
          <w:szCs w:val="24"/>
        </w:rPr>
        <w:t xml:space="preserve"> Law </w:t>
      </w:r>
      <w:r w:rsidR="00D76D93" w:rsidRPr="00B655E7">
        <w:rPr>
          <w:rFonts w:ascii="Times New Roman" w:eastAsia="Times New Roman" w:hAnsi="Times New Roman" w:cs="Times New Roman"/>
          <w:i/>
          <w:color w:val="00000A"/>
          <w:sz w:val="24"/>
          <w:szCs w:val="24"/>
        </w:rPr>
        <w:t xml:space="preserve">and </w:t>
      </w:r>
      <w:r w:rsidRPr="00B655E7">
        <w:rPr>
          <w:rFonts w:ascii="Times New Roman" w:eastAsia="Times New Roman" w:hAnsi="Times New Roman" w:cs="Times New Roman"/>
          <w:i/>
          <w:color w:val="00000A"/>
          <w:sz w:val="24"/>
          <w:szCs w:val="24"/>
        </w:rPr>
        <w:t>Pub</w:t>
      </w:r>
      <w:r w:rsidR="00D76D93" w:rsidRPr="00B655E7">
        <w:rPr>
          <w:rFonts w:ascii="Times New Roman" w:eastAsia="Times New Roman" w:hAnsi="Times New Roman" w:cs="Times New Roman"/>
          <w:i/>
          <w:color w:val="00000A"/>
          <w:sz w:val="24"/>
          <w:szCs w:val="24"/>
        </w:rPr>
        <w:t>lic</w:t>
      </w:r>
      <w:r w:rsidRPr="00B655E7">
        <w:rPr>
          <w:rFonts w:ascii="Times New Roman" w:eastAsia="Times New Roman" w:hAnsi="Times New Roman" w:cs="Times New Roman"/>
          <w:i/>
          <w:color w:val="00000A"/>
          <w:sz w:val="24"/>
          <w:szCs w:val="24"/>
        </w:rPr>
        <w:t xml:space="preserve"> Pol</w:t>
      </w:r>
      <w:r w:rsidR="00D76D93" w:rsidRPr="00B655E7">
        <w:rPr>
          <w:rFonts w:ascii="Times New Roman" w:eastAsia="Times New Roman" w:hAnsi="Times New Roman" w:cs="Times New Roman"/>
          <w:i/>
          <w:color w:val="00000A"/>
          <w:sz w:val="24"/>
          <w:szCs w:val="24"/>
        </w:rPr>
        <w:t>ic</w:t>
      </w:r>
      <w:r w:rsidRPr="00B655E7">
        <w:rPr>
          <w:rFonts w:ascii="Times New Roman" w:eastAsia="Times New Roman" w:hAnsi="Times New Roman" w:cs="Times New Roman"/>
          <w:i/>
          <w:color w:val="00000A"/>
          <w:sz w:val="24"/>
          <w:szCs w:val="24"/>
        </w:rPr>
        <w:t>y</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5:69–159.</w:t>
      </w:r>
      <w:proofErr w:type="gramEnd"/>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 xml:space="preserve">En: </w:t>
      </w:r>
      <w:hyperlink r:id="rId14">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proofErr w:type="gramStart"/>
      <w:r w:rsidR="000E5993" w:rsidRPr="00B655E7">
        <w:rPr>
          <w:rFonts w:ascii="Times New Roman" w:eastAsia="Times New Roman" w:hAnsi="Times New Roman" w:cs="Times New Roman"/>
          <w:color w:val="00000A"/>
          <w:sz w:val="24"/>
          <w:szCs w:val="24"/>
        </w:rPr>
        <w:t xml:space="preserve">[10 de </w:t>
      </w:r>
      <w:proofErr w:type="spellStart"/>
      <w:r w:rsidR="000E5993" w:rsidRPr="00B655E7">
        <w:rPr>
          <w:rFonts w:ascii="Times New Roman" w:eastAsia="Times New Roman" w:hAnsi="Times New Roman" w:cs="Times New Roman"/>
          <w:color w:val="00000A"/>
          <w:sz w:val="24"/>
          <w:szCs w:val="24"/>
        </w:rPr>
        <w:t>abril</w:t>
      </w:r>
      <w:proofErr w:type="spellEnd"/>
      <w:r w:rsidR="000E5993" w:rsidRPr="00B655E7">
        <w:rPr>
          <w:rFonts w:ascii="Times New Roman" w:eastAsia="Times New Roman" w:hAnsi="Times New Roman" w:cs="Times New Roman"/>
          <w:color w:val="00000A"/>
          <w:sz w:val="24"/>
          <w:szCs w:val="24"/>
        </w:rPr>
        <w:t xml:space="preserve"> de 2015].</w:t>
      </w:r>
      <w:proofErr w:type="gramEnd"/>
    </w:p>
    <w:p w14:paraId="3F7A05B8" w14:textId="7E4FB1F6" w:rsidR="00196BB3" w:rsidRPr="00B655E7" w:rsidRDefault="00C7186C">
      <w:pPr>
        <w:spacing w:line="240" w:lineRule="auto"/>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________ (2011),</w:t>
      </w:r>
      <w:r w:rsidR="005F56AD" w:rsidRPr="00B655E7">
        <w:rPr>
          <w:rFonts w:ascii="Times New Roman" w:eastAsia="Times New Roman" w:hAnsi="Times New Roman" w:cs="Times New Roman"/>
          <w:color w:val="00000A"/>
          <w:sz w:val="24"/>
          <w:szCs w:val="24"/>
        </w:rPr>
        <w:t xml:space="preserve"> “Technology for Public</w:t>
      </w:r>
      <w:r w:rsidRPr="00B655E7">
        <w:rPr>
          <w:rFonts w:ascii="Times New Roman" w:eastAsia="Times New Roman" w:hAnsi="Times New Roman" w:cs="Times New Roman"/>
          <w:color w:val="00000A"/>
          <w:sz w:val="24"/>
          <w:szCs w:val="24"/>
        </w:rPr>
        <w:t xml:space="preserve"> Participation in Redistricting</w:t>
      </w:r>
      <w:r w:rsidR="005F56AD"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In Moncrief, Gary F. </w:t>
      </w:r>
      <w:r w:rsidR="005F56AD" w:rsidRPr="00B655E7">
        <w:rPr>
          <w:rFonts w:ascii="Times New Roman" w:eastAsia="Times New Roman" w:hAnsi="Times New Roman" w:cs="Times New Roman"/>
          <w:i/>
          <w:iCs/>
          <w:color w:val="00000A"/>
          <w:sz w:val="24"/>
          <w:szCs w:val="24"/>
        </w:rPr>
        <w:t>Reapportionment and Redistricting in the West</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________ (2012), “Redistricting Principl</w:t>
      </w:r>
      <w:r w:rsidR="00C7186C" w:rsidRPr="00B655E7">
        <w:rPr>
          <w:rFonts w:ascii="Times New Roman" w:eastAsia="Times New Roman" w:hAnsi="Times New Roman" w:cs="Times New Roman"/>
          <w:color w:val="00000A"/>
          <w:sz w:val="24"/>
          <w:szCs w:val="24"/>
        </w:rPr>
        <w:t>es for the Twenty-First Century</w:t>
      </w:r>
      <w:r w:rsidRPr="00B655E7">
        <w:rPr>
          <w:rFonts w:ascii="Times New Roman" w:eastAsia="Times New Roman" w:hAnsi="Times New Roman" w:cs="Times New Roman"/>
          <w:color w:val="00000A"/>
          <w:sz w:val="24"/>
          <w:szCs w:val="24"/>
        </w:rPr>
        <w:t>”</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Case Western Reserve Law Review</w:t>
      </w:r>
      <w:r w:rsidR="00504C4D" w:rsidRPr="00B655E7">
        <w:rPr>
          <w:rFonts w:ascii="Times New Roman" w:eastAsia="Times New Roman" w:hAnsi="Times New Roman" w:cs="Times New Roman"/>
          <w:i/>
          <w:color w:val="00000A"/>
          <w:sz w:val="24"/>
          <w:szCs w:val="24"/>
        </w:rPr>
        <w:t>,</w:t>
      </w:r>
      <w:r w:rsidRPr="00B655E7">
        <w:rPr>
          <w:rFonts w:ascii="Times New Roman" w:eastAsia="Times New Roman" w:hAnsi="Times New Roman" w:cs="Times New Roman"/>
          <w:color w:val="00000A"/>
          <w:sz w:val="24"/>
          <w:szCs w:val="24"/>
        </w:rPr>
        <w:t xml:space="preserve"> 62, no. 4: 1179-1204.</w:t>
      </w:r>
      <w:proofErr w:type="gramEnd"/>
    </w:p>
    <w:p w14:paraId="1F773E98" w14:textId="2E3B805A" w:rsidR="00196BB3" w:rsidRPr="00B655E7" w:rsidRDefault="006A731E">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________ (2014),</w:t>
      </w:r>
      <w:r w:rsidR="005F56AD" w:rsidRPr="00B655E7">
        <w:rPr>
          <w:rFonts w:ascii="Times New Roman" w:eastAsia="Times New Roman" w:hAnsi="Times New Roman" w:cs="Times New Roman"/>
          <w:color w:val="00000A"/>
          <w:sz w:val="24"/>
          <w:szCs w:val="24"/>
        </w:rPr>
        <w:t> “How Independent Commissions Could Use the Internet and Open Software to Maximize Transparency and Pub</w:t>
      </w:r>
      <w:r w:rsidR="00504C4D" w:rsidRPr="00B655E7">
        <w:rPr>
          <w:rFonts w:ascii="Times New Roman" w:eastAsia="Times New Roman" w:hAnsi="Times New Roman" w:cs="Times New Roman"/>
          <w:color w:val="00000A"/>
          <w:sz w:val="24"/>
          <w:szCs w:val="24"/>
        </w:rPr>
        <w:t>lic Engagement in Redistricting</w:t>
      </w:r>
      <w:r w:rsidR="005F56AD" w:rsidRPr="00B655E7">
        <w:rPr>
          <w:rFonts w:ascii="Times New Roman" w:eastAsia="Times New Roman" w:hAnsi="Times New Roman" w:cs="Times New Roman"/>
          <w:color w:val="00000A"/>
          <w:sz w:val="24"/>
          <w:szCs w:val="24"/>
        </w:rPr>
        <w:t>”</w:t>
      </w:r>
      <w:r w:rsidR="00504C4D"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w:t>
      </w:r>
      <w:r w:rsidR="005F56AD" w:rsidRPr="00B655E7">
        <w:rPr>
          <w:rFonts w:ascii="Times New Roman" w:eastAsia="Times New Roman" w:hAnsi="Times New Roman" w:cs="Times New Roman"/>
          <w:i/>
          <w:color w:val="00000A"/>
          <w:sz w:val="24"/>
          <w:szCs w:val="24"/>
        </w:rPr>
        <w:t>Scholars Strategy Network.</w:t>
      </w:r>
      <w:r w:rsidR="005F56AD" w:rsidRPr="00B655E7">
        <w:rPr>
          <w:rFonts w:ascii="Times New Roman" w:eastAsia="Times New Roman" w:hAnsi="Times New Roman" w:cs="Times New Roman"/>
          <w:color w:val="00000A"/>
          <w:sz w:val="24"/>
          <w:szCs w:val="24"/>
        </w:rPr>
        <w:t xml:space="preserve"> </w:t>
      </w:r>
      <w:proofErr w:type="spellStart"/>
      <w:r w:rsidR="005F56AD" w:rsidRPr="00B655E7">
        <w:rPr>
          <w:rFonts w:ascii="Times New Roman" w:eastAsia="Times New Roman" w:hAnsi="Times New Roman" w:cs="Times New Roman"/>
          <w:color w:val="00000A"/>
          <w:sz w:val="24"/>
          <w:szCs w:val="24"/>
        </w:rPr>
        <w:t>En</w:t>
      </w:r>
      <w:proofErr w:type="spellEnd"/>
      <w:r w:rsidR="005F56AD" w:rsidRPr="00B655E7">
        <w:rPr>
          <w:rFonts w:ascii="Times New Roman" w:eastAsia="Times New Roman" w:hAnsi="Times New Roman" w:cs="Times New Roman"/>
          <w:color w:val="00000A"/>
          <w:sz w:val="24"/>
          <w:szCs w:val="24"/>
        </w:rPr>
        <w:t>:</w:t>
      </w:r>
    </w:p>
    <w:p w14:paraId="3CA91706" w14:textId="77777777" w:rsidR="00196BB3" w:rsidRPr="00B655E7" w:rsidRDefault="00E01B03">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5F56AD" w:rsidRPr="00B655E7">
          <w:rPr>
            <w:rStyle w:val="InternetLink"/>
            <w:rFonts w:ascii="Times New Roman" w:eastAsia="Times New Roman" w:hAnsi="Times New Roman" w:cs="Times New Roman"/>
            <w:color w:val="00000A"/>
            <w:sz w:val="24"/>
            <w:szCs w:val="24"/>
            <w:lang w:val="en-US"/>
          </w:rPr>
          <w:t>ssn_key_findings_altman_and_mcdonald_on_redistricting_reform_at_internet_scale.pdf</w:t>
        </w:r>
      </w:hyperlink>
      <w:r w:rsidR="005F56AD" w:rsidRPr="00B655E7">
        <w:rPr>
          <w:rFonts w:ascii="Times New Roman" w:eastAsia="Times New Roman" w:hAnsi="Times New Roman" w:cs="Times New Roman"/>
          <w:color w:val="00000A"/>
          <w:sz w:val="24"/>
          <w:szCs w:val="24"/>
        </w:rPr>
        <w:t xml:space="preserve"> [10 de </w:t>
      </w:r>
      <w:proofErr w:type="spellStart"/>
      <w:r w:rsidR="005F56AD" w:rsidRPr="00B655E7">
        <w:rPr>
          <w:rFonts w:ascii="Times New Roman" w:eastAsia="Times New Roman" w:hAnsi="Times New Roman" w:cs="Times New Roman"/>
          <w:color w:val="00000A"/>
          <w:sz w:val="24"/>
          <w:szCs w:val="24"/>
        </w:rPr>
        <w:t>marzo</w:t>
      </w:r>
      <w:proofErr w:type="spellEnd"/>
      <w:r w:rsidR="005F56AD" w:rsidRPr="00B655E7">
        <w:rPr>
          <w:rFonts w:ascii="Times New Roman" w:eastAsia="Times New Roman" w:hAnsi="Times New Roman" w:cs="Times New Roman"/>
          <w:color w:val="00000A"/>
          <w:sz w:val="24"/>
          <w:szCs w:val="24"/>
        </w:rPr>
        <w:t xml:space="preserve"> de 2015].</w:t>
      </w:r>
      <w:proofErr w:type="gramEnd"/>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eastAsia="Times New Roman" w:hAnsi="Times New Roman" w:cs="Times New Roman"/>
          <w:color w:val="00000A"/>
          <w:sz w:val="24"/>
          <w:szCs w:val="24"/>
          <w:highlight w:val="green"/>
        </w:rPr>
        <w:t xml:space="preserve">________ </w:t>
      </w:r>
      <w:r w:rsidR="006A731E" w:rsidRPr="00B655E7">
        <w:rPr>
          <w:rFonts w:ascii="Times New Roman" w:eastAsia="Times New Roman" w:hAnsi="Times New Roman" w:cs="Times New Roman"/>
          <w:color w:val="00000A"/>
          <w:sz w:val="24"/>
          <w:szCs w:val="24"/>
          <w:highlight w:val="green"/>
        </w:rPr>
        <w:t>(2014</w:t>
      </w:r>
      <w:r w:rsidRPr="00B655E7">
        <w:rPr>
          <w:rFonts w:ascii="Times New Roman" w:eastAsia="Times New Roman" w:hAnsi="Times New Roman" w:cs="Times New Roman"/>
          <w:color w:val="00000A"/>
          <w:sz w:val="24"/>
          <w:szCs w:val="24"/>
          <w:highlight w:val="green"/>
        </w:rPr>
        <w:t>a</w:t>
      </w:r>
      <w:r w:rsidR="006A731E"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“Public Participation GIS: The Case of Redistricting,” Proceedings of the 47th </w:t>
      </w:r>
      <w:r w:rsidR="005F56AD" w:rsidRPr="00B655E7">
        <w:rPr>
          <w:rFonts w:ascii="Times New Roman" w:eastAsia="Times New Roman" w:hAnsi="Times New Roman" w:cs="Times New Roman"/>
          <w:i/>
          <w:color w:val="00000A"/>
          <w:sz w:val="24"/>
          <w:szCs w:val="24"/>
        </w:rPr>
        <w:t>Annual Hawaii International Conference on Systems Sciences</w:t>
      </w:r>
      <w:r w:rsidR="005F56AD" w:rsidRPr="00B655E7">
        <w:rPr>
          <w:rFonts w:ascii="Times New Roman" w:eastAsia="Times New Roman" w:hAnsi="Times New Roman" w:cs="Times New Roman"/>
          <w:color w:val="00000A"/>
          <w:sz w:val="24"/>
          <w:szCs w:val="24"/>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eastAsia="Times New Roman" w:hAnsi="Times New Roman" w:cs="Times New Roman"/>
          <w:color w:val="00000A"/>
          <w:sz w:val="24"/>
          <w:szCs w:val="24"/>
        </w:rPr>
        <w:t>J. Ornstein (2010),</w:t>
      </w:r>
      <w:r w:rsidRPr="00B655E7">
        <w:rPr>
          <w:rFonts w:ascii="Times New Roman" w:eastAsia="Times New Roman" w:hAnsi="Times New Roman" w:cs="Times New Roman"/>
          <w:color w:val="00000A"/>
          <w:sz w:val="24"/>
          <w:szCs w:val="24"/>
        </w:rPr>
        <w:t xml:space="preserve"> “Principles for Transparency and Public</w:t>
      </w:r>
      <w:r w:rsidR="004F4E57" w:rsidRPr="00B655E7">
        <w:rPr>
          <w:rFonts w:ascii="Times New Roman" w:eastAsia="Times New Roman" w:hAnsi="Times New Roman" w:cs="Times New Roman"/>
          <w:color w:val="00000A"/>
          <w:sz w:val="24"/>
          <w:szCs w:val="24"/>
        </w:rPr>
        <w:t xml:space="preserve"> Participation in Redistricting</w:t>
      </w:r>
      <w:r w:rsidRPr="00B655E7">
        <w:rPr>
          <w:rFonts w:ascii="Times New Roman" w:eastAsia="Times New Roman" w:hAnsi="Times New Roman" w:cs="Times New Roman"/>
          <w:color w:val="00000A"/>
          <w:sz w:val="24"/>
          <w:szCs w:val="24"/>
        </w:rPr>
        <w:t>”</w:t>
      </w:r>
      <w:r w:rsidR="004F4E57"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Brookings Institution</w:t>
      </w:r>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7" w:name="bookmark5"/>
      <w:bookmarkStart w:id="8" w:name="bookmark4"/>
      <w:bookmarkStart w:id="9" w:name="bookmark3"/>
      <w:bookmarkStart w:id="10" w:name="bookmark2"/>
      <w:bookmarkStart w:id="11" w:name="bookmark1"/>
      <w:bookmarkStart w:id="12" w:name="bookmark0"/>
      <w:bookmarkStart w:id="13" w:name="bookmark6"/>
      <w:bookmarkStart w:id="14" w:name="bookmark7"/>
      <w:bookmarkStart w:id="15" w:name="bookmark8"/>
      <w:bookmarkStart w:id="16" w:name="bookmark9"/>
      <w:bookmarkStart w:id="17" w:name="bookmark10"/>
      <w:bookmarkStart w:id="18" w:name="bookmark11"/>
      <w:bookmarkStart w:id="19" w:name="bookmark12"/>
      <w:bookmarkStart w:id="20" w:name="bookmark13"/>
      <w:bookmarkEnd w:id="7"/>
      <w:bookmarkEnd w:id="8"/>
      <w:bookmarkEnd w:id="9"/>
      <w:bookmarkEnd w:id="10"/>
      <w:bookmarkEnd w:id="11"/>
      <w:bookmarkEnd w:id="12"/>
      <w:bookmarkEnd w:id="13"/>
      <w:bookmarkEnd w:id="14"/>
      <w:bookmarkEnd w:id="15"/>
      <w:bookmarkEnd w:id="16"/>
      <w:bookmarkEnd w:id="17"/>
      <w:bookmarkEnd w:id="18"/>
      <w:bookmarkEnd w:id="19"/>
      <w:bookmarkEnd w:id="20"/>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Cox, G</w:t>
      </w:r>
      <w:r w:rsidR="004F4E57" w:rsidRPr="00B655E7">
        <w:rPr>
          <w:rFonts w:ascii="Times New Roman" w:eastAsia="Times New Roman" w:hAnsi="Times New Roman" w:cs="Times New Roman"/>
          <w:color w:val="00000A"/>
          <w:sz w:val="24"/>
          <w:szCs w:val="24"/>
        </w:rPr>
        <w:t>ary W. y Jonathan N. Katz,</w:t>
      </w:r>
      <w:r w:rsidR="0077583A" w:rsidRPr="00B655E7">
        <w:rPr>
          <w:rFonts w:ascii="Times New Roman" w:eastAsia="Times New Roman" w:hAnsi="Times New Roman" w:cs="Times New Roman"/>
          <w:color w:val="00000A"/>
          <w:sz w:val="24"/>
          <w:szCs w:val="24"/>
        </w:rPr>
        <w:t xml:space="preserve"> </w:t>
      </w:r>
      <w:r w:rsidR="004F4E57" w:rsidRPr="00B655E7">
        <w:rPr>
          <w:rFonts w:ascii="Times New Roman" w:eastAsia="Times New Roman" w:hAnsi="Times New Roman" w:cs="Times New Roman"/>
          <w:color w:val="00000A"/>
          <w:sz w:val="24"/>
          <w:szCs w:val="24"/>
        </w:rPr>
        <w:t>(</w:t>
      </w:r>
      <w:r w:rsidR="0077583A" w:rsidRPr="00B655E7">
        <w:rPr>
          <w:rFonts w:ascii="Times New Roman" w:eastAsia="Times New Roman" w:hAnsi="Times New Roman" w:cs="Times New Roman"/>
          <w:color w:val="00000A"/>
          <w:sz w:val="24"/>
          <w:szCs w:val="24"/>
        </w:rPr>
        <w:t>2002</w:t>
      </w:r>
      <w:r w:rsidR="004F4E57" w:rsidRPr="00B655E7">
        <w:rPr>
          <w:rFonts w:ascii="Times New Roman" w:eastAsia="Times New Roman" w:hAnsi="Times New Roman" w:cs="Times New Roman"/>
          <w:color w:val="00000A"/>
          <w:sz w:val="24"/>
          <w:szCs w:val="24"/>
        </w:rPr>
        <w:t>)</w:t>
      </w:r>
      <w:r w:rsidR="0077583A"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Elbridge Gerry's Salamander: The Electoral Consequences of the Reapportionment Revolution</w:t>
      </w:r>
      <w:r w:rsidR="004F4E57"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Dah</w:t>
      </w:r>
      <w:r w:rsidR="0077583A" w:rsidRPr="00B655E7">
        <w:rPr>
          <w:rFonts w:ascii="Times New Roman" w:eastAsia="Times New Roman" w:hAnsi="Times New Roman" w:cs="Times New Roman"/>
          <w:color w:val="00000A"/>
          <w:sz w:val="24"/>
          <w:szCs w:val="24"/>
        </w:rPr>
        <w:t>l, Robert (1972),</w:t>
      </w:r>
      <w:r w:rsidRPr="00B655E7">
        <w:rPr>
          <w:rFonts w:ascii="Times New Roman" w:eastAsia="Times New Roman" w:hAnsi="Times New Roman" w:cs="Times New Roman"/>
          <w:color w:val="00000A"/>
          <w:sz w:val="24"/>
          <w:szCs w:val="24"/>
        </w:rPr>
        <w:t xml:space="preserve"> </w:t>
      </w:r>
      <w:proofErr w:type="spellStart"/>
      <w:r w:rsidRPr="00B655E7">
        <w:rPr>
          <w:rFonts w:ascii="Times New Roman" w:eastAsia="Times New Roman" w:hAnsi="Times New Roman" w:cs="Times New Roman"/>
          <w:i/>
          <w:color w:val="00000A"/>
          <w:sz w:val="24"/>
          <w:szCs w:val="24"/>
        </w:rPr>
        <w:t>Polyarchy</w:t>
      </w:r>
      <w:proofErr w:type="spellEnd"/>
      <w:r w:rsidR="0077583A"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Dworak</w:t>
      </w:r>
      <w:proofErr w:type="spellEnd"/>
      <w:r>
        <w:rPr>
          <w:rFonts w:ascii="Times New Roman" w:eastAsia="Times New Roman" w:hAnsi="Times New Roman" w:cs="Times New Roman"/>
          <w:color w:val="00000A"/>
          <w:sz w:val="24"/>
          <w:szCs w:val="24"/>
          <w:lang w:val="es-ES_tradnl"/>
        </w:rPr>
        <w:t>,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w:t>
      </w:r>
      <w:proofErr w:type="spellStart"/>
      <w:r w:rsidRPr="003E6DED">
        <w:rPr>
          <w:rFonts w:ascii="Times New Roman" w:eastAsia="Times New Roman" w:hAnsi="Times New Roman" w:cs="Times New Roman"/>
          <w:color w:val="00000A"/>
          <w:sz w:val="24"/>
          <w:szCs w:val="24"/>
          <w:lang w:val="es-ES_tradnl"/>
        </w:rPr>
        <w:t>Institute</w:t>
      </w:r>
      <w:proofErr w:type="spellEnd"/>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s="Times New Roman"/>
          <w:color w:val="00000A"/>
          <w:sz w:val="24"/>
          <w:szCs w:val="24"/>
        </w:rPr>
      </w:pPr>
      <w:r w:rsidRPr="00B655E7">
        <w:rPr>
          <w:rFonts w:ascii="Times New Roman" w:hAnsi="Times New Roman" w:cs="Times New Roman"/>
          <w:color w:val="00000A"/>
          <w:sz w:val="24"/>
          <w:szCs w:val="24"/>
        </w:rPr>
        <w:t xml:space="preserve">Ferreira da </w:t>
      </w:r>
      <w:proofErr w:type="spellStart"/>
      <w:r w:rsidRPr="00B655E7">
        <w:rPr>
          <w:rFonts w:ascii="Times New Roman" w:hAnsi="Times New Roman" w:cs="Times New Roman"/>
          <w:color w:val="00000A"/>
          <w:sz w:val="24"/>
          <w:szCs w:val="24"/>
        </w:rPr>
        <w:t>Cruza</w:t>
      </w:r>
      <w:proofErr w:type="spellEnd"/>
      <w:r w:rsidRPr="00B655E7">
        <w:rPr>
          <w:rFonts w:ascii="Times New Roman" w:hAnsi="Times New Roman" w:cs="Times New Roman"/>
          <w:color w:val="00000A"/>
          <w:sz w:val="24"/>
          <w:szCs w:val="24"/>
        </w:rPr>
        <w:t xml:space="preserve">, </w:t>
      </w:r>
      <w:proofErr w:type="spellStart"/>
      <w:r w:rsidRPr="00B655E7">
        <w:rPr>
          <w:rFonts w:ascii="Times New Roman" w:hAnsi="Times New Roman" w:cs="Times New Roman"/>
          <w:color w:val="00000A"/>
          <w:sz w:val="24"/>
          <w:szCs w:val="24"/>
        </w:rPr>
        <w:t>Nuno</w:t>
      </w:r>
      <w:proofErr w:type="spellEnd"/>
      <w:r w:rsidRPr="00B655E7">
        <w:rPr>
          <w:rFonts w:ascii="Times New Roman" w:hAnsi="Times New Roman" w:cs="Times New Roman"/>
          <w:color w:val="00000A"/>
          <w:sz w:val="24"/>
          <w:szCs w:val="24"/>
        </w:rPr>
        <w:t xml:space="preserve">, </w:t>
      </w:r>
      <w:proofErr w:type="spellStart"/>
      <w:r w:rsidRPr="00B655E7">
        <w:rPr>
          <w:rFonts w:ascii="Times New Roman" w:hAnsi="Times New Roman" w:cs="Times New Roman"/>
          <w:color w:val="00000A"/>
          <w:sz w:val="24"/>
          <w:szCs w:val="24"/>
        </w:rPr>
        <w:t>António</w:t>
      </w:r>
      <w:proofErr w:type="spellEnd"/>
      <w:r w:rsidRPr="00B655E7">
        <w:rPr>
          <w:rFonts w:ascii="Times New Roman" w:hAnsi="Times New Roman" w:cs="Times New Roman"/>
          <w:color w:val="00000A"/>
          <w:sz w:val="24"/>
          <w:szCs w:val="24"/>
        </w:rPr>
        <w:t xml:space="preserve"> F. Tavares, </w:t>
      </w:r>
      <w:proofErr w:type="spellStart"/>
      <w:r w:rsidRPr="00B655E7">
        <w:rPr>
          <w:rFonts w:ascii="Times New Roman" w:hAnsi="Times New Roman" w:cs="Times New Roman"/>
          <w:color w:val="00000A"/>
          <w:sz w:val="24"/>
          <w:szCs w:val="24"/>
        </w:rPr>
        <w:t>Rui</w:t>
      </w:r>
      <w:proofErr w:type="spellEnd"/>
      <w:r w:rsidRPr="00B655E7">
        <w:rPr>
          <w:rFonts w:ascii="Times New Roman" w:hAnsi="Times New Roman" w:cs="Times New Roman"/>
          <w:color w:val="00000A"/>
          <w:sz w:val="24"/>
          <w:szCs w:val="24"/>
        </w:rPr>
        <w:t xml:space="preserve"> Cunha Marques, Susana Jorge, and </w:t>
      </w:r>
      <w:proofErr w:type="spellStart"/>
      <w:r w:rsidRPr="00B655E7">
        <w:rPr>
          <w:rFonts w:ascii="Times New Roman" w:hAnsi="Times New Roman" w:cs="Times New Roman"/>
          <w:color w:val="00000A"/>
          <w:sz w:val="24"/>
          <w:szCs w:val="24"/>
        </w:rPr>
        <w:t>Luís</w:t>
      </w:r>
      <w:proofErr w:type="spellEnd"/>
      <w:r w:rsidRPr="00B655E7">
        <w:rPr>
          <w:rFonts w:ascii="Times New Roman" w:hAnsi="Times New Roman" w:cs="Times New Roman"/>
          <w:color w:val="00000A"/>
          <w:sz w:val="24"/>
          <w:szCs w:val="24"/>
        </w:rPr>
        <w:t xml:space="preserve"> de Sousa (2015)</w:t>
      </w:r>
      <w:r w:rsidR="0077583A"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004F4E57"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Measuring Local Government Transparency</w:t>
      </w:r>
      <w:r w:rsidR="004F4E57"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Pr="00B655E7">
        <w:rPr>
          <w:rFonts w:ascii="Times New Roman" w:hAnsi="Times New Roman" w:cs="Times New Roman"/>
          <w:i/>
          <w:iCs/>
          <w:color w:val="00000A"/>
          <w:sz w:val="24"/>
          <w:szCs w:val="24"/>
        </w:rPr>
        <w:t>Public Management Review</w:t>
      </w:r>
      <w:r w:rsidR="007873F8" w:rsidRPr="00B655E7">
        <w:rPr>
          <w:rFonts w:ascii="Times New Roman" w:hAnsi="Times New Roman" w:cs="Times New Roman"/>
          <w:color w:val="00000A"/>
          <w:sz w:val="24"/>
          <w:szCs w:val="24"/>
        </w:rPr>
        <w:t xml:space="preserve">, </w:t>
      </w:r>
      <w:r w:rsidR="000E5993" w:rsidRPr="00B655E7">
        <w:rPr>
          <w:rFonts w:ascii="Times New Roman" w:hAnsi="Times New Roman" w:cs="Times New Roman"/>
          <w:color w:val="00000A"/>
          <w:sz w:val="24"/>
          <w:szCs w:val="24"/>
          <w:highlight w:val="green"/>
        </w:rPr>
        <w:t>Volume 18, Issue</w:t>
      </w:r>
      <w:r w:rsidR="00910168" w:rsidRPr="00B655E7">
        <w:rPr>
          <w:rFonts w:ascii="Times New Roman" w:hAnsi="Times New Roman" w:cs="Times New Roman"/>
          <w:color w:val="00000A"/>
          <w:sz w:val="24"/>
          <w:szCs w:val="24"/>
        </w:rPr>
        <w:t xml:space="preserve"> 6</w:t>
      </w:r>
      <w:r w:rsidR="000E5993" w:rsidRPr="00B655E7">
        <w:rPr>
          <w:rFonts w:ascii="Times New Roman" w:hAnsi="Times New Roman" w:cs="Times New Roman"/>
          <w:color w:val="00000A"/>
          <w:sz w:val="24"/>
          <w:szCs w:val="24"/>
        </w:rPr>
        <w:t xml:space="preserve">, </w:t>
      </w:r>
      <w:r w:rsidR="007873F8" w:rsidRPr="00B655E7">
        <w:rPr>
          <w:rFonts w:ascii="Times New Roman" w:hAnsi="Times New Roman" w:cs="Times New Roman"/>
          <w:color w:val="00000A"/>
          <w:sz w:val="24"/>
          <w:szCs w:val="24"/>
        </w:rPr>
        <w:t>1-28</w:t>
      </w:r>
      <w:r w:rsidRPr="00B655E7">
        <w:rPr>
          <w:rFonts w:ascii="Times New Roman" w:hAnsi="Times New Roman" w:cs="Times New Roman"/>
          <w:color w:val="00000A"/>
          <w:sz w:val="24"/>
          <w:szCs w:val="24"/>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r w:rsidRPr="00B655E7">
        <w:rPr>
          <w:rFonts w:ascii="Times New Roman" w:hAnsi="Times New Roman" w:cs="Times New Roman"/>
          <w:color w:val="00000A"/>
          <w:sz w:val="24"/>
          <w:szCs w:val="24"/>
        </w:rPr>
        <w:t>Grofman</w:t>
      </w:r>
      <w:proofErr w:type="spellEnd"/>
      <w:r w:rsidRPr="00B655E7">
        <w:rPr>
          <w:rFonts w:ascii="Times New Roman" w:hAnsi="Times New Roman" w:cs="Times New Roman"/>
          <w:color w:val="00000A"/>
          <w:sz w:val="24"/>
          <w:szCs w:val="24"/>
        </w:rPr>
        <w:t>,</w:t>
      </w:r>
      <w:r w:rsidRPr="00B655E7">
        <w:rPr>
          <w:rFonts w:ascii="Times New Roman" w:hAnsi="Times New Roman" w:cs="Times New Roman"/>
          <w:color w:val="00000A"/>
          <w:spacing w:val="22"/>
          <w:sz w:val="24"/>
          <w:szCs w:val="24"/>
        </w:rPr>
        <w:t xml:space="preserve"> </w:t>
      </w:r>
      <w:r w:rsidRPr="00B655E7">
        <w:rPr>
          <w:rFonts w:ascii="Times New Roman" w:hAnsi="Times New Roman" w:cs="Times New Roman"/>
          <w:color w:val="00000A"/>
          <w:sz w:val="24"/>
          <w:szCs w:val="24"/>
        </w:rPr>
        <w:t>Bernard,</w:t>
      </w:r>
      <w:r w:rsidRPr="00B655E7">
        <w:rPr>
          <w:rFonts w:ascii="Times New Roman" w:hAnsi="Times New Roman" w:cs="Times New Roman"/>
          <w:color w:val="00000A"/>
          <w:spacing w:val="23"/>
          <w:sz w:val="24"/>
          <w:szCs w:val="24"/>
        </w:rPr>
        <w:t xml:space="preserve"> </w:t>
      </w:r>
      <w:r w:rsidRPr="00B655E7">
        <w:rPr>
          <w:rFonts w:ascii="Times New Roman" w:hAnsi="Times New Roman" w:cs="Times New Roman"/>
          <w:color w:val="00000A"/>
          <w:spacing w:val="-12"/>
          <w:sz w:val="24"/>
          <w:szCs w:val="24"/>
        </w:rPr>
        <w:t>W.</w:t>
      </w:r>
      <w:r w:rsidRPr="00B655E7">
        <w:rPr>
          <w:rFonts w:ascii="Times New Roman" w:hAnsi="Times New Roman" w:cs="Times New Roman"/>
          <w:color w:val="00000A"/>
          <w:spacing w:val="17"/>
          <w:sz w:val="24"/>
          <w:szCs w:val="24"/>
        </w:rPr>
        <w:t xml:space="preserve"> </w:t>
      </w:r>
      <w:proofErr w:type="spellStart"/>
      <w:r w:rsidRPr="00B655E7">
        <w:rPr>
          <w:rFonts w:ascii="Times New Roman" w:hAnsi="Times New Roman" w:cs="Times New Roman"/>
          <w:color w:val="00000A"/>
          <w:spacing w:val="-2"/>
          <w:sz w:val="24"/>
          <w:szCs w:val="24"/>
        </w:rPr>
        <w:t>Koetzle</w:t>
      </w:r>
      <w:proofErr w:type="spellEnd"/>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and</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0"/>
          <w:sz w:val="24"/>
          <w:szCs w:val="24"/>
        </w:rPr>
        <w:t>T.</w:t>
      </w:r>
      <w:r w:rsidRPr="00B655E7">
        <w:rPr>
          <w:rFonts w:ascii="Times New Roman" w:hAnsi="Times New Roman" w:cs="Times New Roman"/>
          <w:color w:val="00000A"/>
          <w:spacing w:val="17"/>
          <w:sz w:val="24"/>
          <w:szCs w:val="24"/>
        </w:rPr>
        <w:t xml:space="preserve"> </w:t>
      </w:r>
      <w:proofErr w:type="spellStart"/>
      <w:r w:rsidRPr="00B655E7">
        <w:rPr>
          <w:rFonts w:ascii="Times New Roman" w:hAnsi="Times New Roman" w:cs="Times New Roman"/>
          <w:color w:val="00000A"/>
          <w:sz w:val="24"/>
          <w:szCs w:val="24"/>
        </w:rPr>
        <w:t>Brunell</w:t>
      </w:r>
      <w:proofErr w:type="spellEnd"/>
      <w:r w:rsidRPr="00B655E7">
        <w:rPr>
          <w:rFonts w:ascii="Times New Roman" w:hAnsi="Times New Roman" w:cs="Times New Roman"/>
          <w:color w:val="00000A"/>
          <w:spacing w:val="18"/>
          <w:sz w:val="24"/>
          <w:szCs w:val="24"/>
        </w:rPr>
        <w:t xml:space="preserve"> (</w:t>
      </w:r>
      <w:r w:rsidR="0077583A" w:rsidRPr="00B655E7">
        <w:rPr>
          <w:rFonts w:ascii="Times New Roman" w:hAnsi="Times New Roman" w:cs="Times New Roman"/>
          <w:color w:val="00000A"/>
          <w:sz w:val="24"/>
          <w:szCs w:val="24"/>
        </w:rPr>
        <w:t>1997)</w:t>
      </w:r>
      <w:proofErr w:type="gramStart"/>
      <w:r w:rsidR="0077583A"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Pr="00B655E7">
        <w:rPr>
          <w:rFonts w:ascii="Times New Roman" w:hAnsi="Times New Roman" w:cs="Times New Roman"/>
          <w:color w:val="00000A"/>
          <w:spacing w:val="28"/>
          <w:sz w:val="24"/>
          <w:szCs w:val="24"/>
        </w:rPr>
        <w:t xml:space="preserve"> </w:t>
      </w:r>
      <w:r w:rsidRPr="00B655E7">
        <w:rPr>
          <w:rFonts w:ascii="Times New Roman" w:hAnsi="Times New Roman" w:cs="Times New Roman"/>
          <w:color w:val="00000A"/>
          <w:spacing w:val="-8"/>
          <w:sz w:val="24"/>
          <w:szCs w:val="24"/>
        </w:rPr>
        <w:t>“</w:t>
      </w:r>
      <w:proofErr w:type="gramEnd"/>
      <w:r w:rsidRPr="00B655E7">
        <w:rPr>
          <w:rFonts w:ascii="Times New Roman" w:hAnsi="Times New Roman" w:cs="Times New Roman"/>
          <w:color w:val="00000A"/>
          <w:spacing w:val="-8"/>
          <w:sz w:val="24"/>
          <w:szCs w:val="24"/>
        </w:rPr>
        <w:t>An</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
          <w:sz w:val="24"/>
          <w:szCs w:val="24"/>
        </w:rPr>
        <w:t>integrated</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
          <w:sz w:val="24"/>
          <w:szCs w:val="24"/>
        </w:rPr>
        <w:t>Perspective</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on</w:t>
      </w:r>
      <w:r w:rsidRPr="00B655E7">
        <w:rPr>
          <w:rFonts w:ascii="Times New Roman" w:hAnsi="Times New Roman" w:cs="Times New Roman"/>
          <w:color w:val="00000A"/>
          <w:spacing w:val="18"/>
          <w:sz w:val="24"/>
          <w:szCs w:val="24"/>
        </w:rPr>
        <w:t xml:space="preserve"> </w:t>
      </w:r>
      <w:r w:rsidRPr="00B655E7">
        <w:rPr>
          <w:rFonts w:ascii="Times New Roman" w:hAnsi="Times New Roman" w:cs="Times New Roman"/>
          <w:color w:val="00000A"/>
          <w:sz w:val="24"/>
          <w:szCs w:val="24"/>
        </w:rPr>
        <w:t>the</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three potential sources</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of partisan</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bias:</w:t>
      </w:r>
      <w:r w:rsidRPr="00B655E7">
        <w:rPr>
          <w:rFonts w:ascii="Times New Roman" w:hAnsi="Times New Roman" w:cs="Times New Roman"/>
          <w:color w:val="00000A"/>
          <w:spacing w:val="20"/>
          <w:sz w:val="24"/>
          <w:szCs w:val="24"/>
        </w:rPr>
        <w:t xml:space="preserve"> </w:t>
      </w:r>
      <w:r w:rsidRPr="00B655E7">
        <w:rPr>
          <w:rFonts w:ascii="Times New Roman" w:hAnsi="Times New Roman" w:cs="Times New Roman"/>
          <w:color w:val="00000A"/>
          <w:sz w:val="24"/>
          <w:szCs w:val="24"/>
        </w:rPr>
        <w:t>malapportionment,</w:t>
      </w:r>
      <w:r w:rsidRPr="00B655E7">
        <w:rPr>
          <w:rFonts w:ascii="Times New Roman" w:hAnsi="Times New Roman" w:cs="Times New Roman"/>
          <w:color w:val="00000A"/>
          <w:spacing w:val="2"/>
          <w:sz w:val="24"/>
          <w:szCs w:val="24"/>
        </w:rPr>
        <w:t xml:space="preserve"> </w:t>
      </w:r>
      <w:r w:rsidRPr="00B655E7">
        <w:rPr>
          <w:rFonts w:ascii="Times New Roman" w:hAnsi="Times New Roman" w:cs="Times New Roman"/>
          <w:color w:val="00000A"/>
          <w:sz w:val="24"/>
          <w:szCs w:val="24"/>
        </w:rPr>
        <w:t>turnout</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pacing w:val="-1"/>
          <w:sz w:val="24"/>
          <w:szCs w:val="24"/>
        </w:rPr>
        <w:t>Differences,</w:t>
      </w:r>
      <w:r w:rsidRPr="00B655E7">
        <w:rPr>
          <w:rFonts w:ascii="Times New Roman" w:hAnsi="Times New Roman" w:cs="Times New Roman"/>
          <w:color w:val="00000A"/>
          <w:spacing w:val="2"/>
          <w:sz w:val="24"/>
          <w:szCs w:val="24"/>
        </w:rPr>
        <w:t xml:space="preserve"> </w:t>
      </w:r>
      <w:r w:rsidRPr="00B655E7">
        <w:rPr>
          <w:rFonts w:ascii="Times New Roman" w:hAnsi="Times New Roman" w:cs="Times New Roman"/>
          <w:color w:val="00000A"/>
          <w:sz w:val="24"/>
          <w:szCs w:val="24"/>
        </w:rPr>
        <w:t>and</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the geographic</w:t>
      </w:r>
      <w:r w:rsidRPr="00B655E7">
        <w:rPr>
          <w:rFonts w:ascii="Times New Roman" w:hAnsi="Times New Roman" w:cs="Times New Roman"/>
          <w:color w:val="00000A"/>
          <w:spacing w:val="-10"/>
          <w:sz w:val="24"/>
          <w:szCs w:val="24"/>
        </w:rPr>
        <w:t xml:space="preserve"> </w:t>
      </w:r>
      <w:r w:rsidRPr="00B655E7">
        <w:rPr>
          <w:rFonts w:ascii="Times New Roman" w:hAnsi="Times New Roman" w:cs="Times New Roman"/>
          <w:color w:val="00000A"/>
          <w:spacing w:val="-1"/>
          <w:sz w:val="24"/>
          <w:szCs w:val="24"/>
        </w:rPr>
        <w:t>distribution</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z w:val="24"/>
          <w:szCs w:val="24"/>
        </w:rPr>
        <w:t>of</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z w:val="24"/>
          <w:szCs w:val="24"/>
        </w:rPr>
        <w:t>party</w:t>
      </w:r>
      <w:r w:rsidRPr="00B655E7">
        <w:rPr>
          <w:rFonts w:ascii="Times New Roman" w:hAnsi="Times New Roman" w:cs="Times New Roman"/>
          <w:color w:val="00000A"/>
          <w:spacing w:val="-10"/>
          <w:sz w:val="24"/>
          <w:szCs w:val="24"/>
        </w:rPr>
        <w:t xml:space="preserve"> </w:t>
      </w:r>
      <w:r w:rsidRPr="00B655E7">
        <w:rPr>
          <w:rFonts w:ascii="Times New Roman" w:hAnsi="Times New Roman" w:cs="Times New Roman"/>
          <w:color w:val="00000A"/>
          <w:spacing w:val="-2"/>
          <w:sz w:val="24"/>
          <w:szCs w:val="24"/>
        </w:rPr>
        <w:t>vote</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pacing w:val="-3"/>
          <w:sz w:val="24"/>
          <w:szCs w:val="24"/>
        </w:rPr>
        <w:t>shares.”</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i/>
          <w:iCs/>
          <w:color w:val="00000A"/>
          <w:spacing w:val="-1"/>
          <w:sz w:val="24"/>
          <w:szCs w:val="24"/>
        </w:rPr>
        <w:t>Electoral</w:t>
      </w:r>
      <w:r w:rsidRPr="00B655E7">
        <w:rPr>
          <w:rFonts w:ascii="Times New Roman" w:hAnsi="Times New Roman" w:cs="Times New Roman"/>
          <w:i/>
          <w:iCs/>
          <w:color w:val="00000A"/>
          <w:spacing w:val="-10"/>
          <w:sz w:val="24"/>
          <w:szCs w:val="24"/>
        </w:rPr>
        <w:t xml:space="preserve"> </w:t>
      </w:r>
      <w:r w:rsidRPr="00B655E7">
        <w:rPr>
          <w:rFonts w:ascii="Times New Roman" w:hAnsi="Times New Roman" w:cs="Times New Roman"/>
          <w:i/>
          <w:iCs/>
          <w:color w:val="00000A"/>
          <w:sz w:val="24"/>
          <w:szCs w:val="24"/>
        </w:rPr>
        <w:t>Studies</w:t>
      </w:r>
      <w:r w:rsidRPr="00B655E7">
        <w:rPr>
          <w:rFonts w:ascii="Times New Roman" w:hAnsi="Times New Roman" w:cs="Times New Roman"/>
          <w:i/>
          <w:iCs/>
          <w:color w:val="00000A"/>
          <w:spacing w:val="-9"/>
          <w:sz w:val="24"/>
          <w:szCs w:val="24"/>
        </w:rPr>
        <w:t xml:space="preserve"> </w:t>
      </w:r>
      <w:r w:rsidRPr="00B655E7">
        <w:rPr>
          <w:rFonts w:ascii="Times New Roman" w:hAnsi="Times New Roman" w:cs="Times New Roman"/>
          <w:color w:val="00000A"/>
          <w:sz w:val="24"/>
          <w:szCs w:val="24"/>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eastAsia="Times New Roman" w:hAnsi="Times New Roman" w:cs="Times New Roman"/>
          <w:color w:val="00000A"/>
          <w:sz w:val="24"/>
          <w:szCs w:val="24"/>
        </w:rPr>
        <w:t xml:space="preserve">Handley, </w:t>
      </w:r>
      <w:proofErr w:type="gramStart"/>
      <w:r w:rsidRPr="00B655E7">
        <w:rPr>
          <w:rFonts w:ascii="Times New Roman" w:eastAsia="Times New Roman" w:hAnsi="Times New Roman" w:cs="Times New Roman"/>
          <w:color w:val="00000A"/>
          <w:sz w:val="24"/>
          <w:szCs w:val="24"/>
        </w:rPr>
        <w:t>Lisa.,</w:t>
      </w:r>
      <w:proofErr w:type="gramEnd"/>
      <w:r w:rsidRPr="00B655E7">
        <w:rPr>
          <w:rFonts w:ascii="Times New Roman" w:eastAsia="Times New Roman" w:hAnsi="Times New Roman" w:cs="Times New Roman"/>
          <w:color w:val="00000A"/>
          <w:sz w:val="24"/>
          <w:szCs w:val="24"/>
        </w:rPr>
        <w:t xml:space="preserve"> &amp; </w:t>
      </w:r>
      <w:proofErr w:type="spellStart"/>
      <w:r w:rsidRPr="00B655E7">
        <w:rPr>
          <w:rFonts w:ascii="Times New Roman" w:eastAsia="Times New Roman" w:hAnsi="Times New Roman" w:cs="Times New Roman"/>
          <w:color w:val="00000A"/>
          <w:sz w:val="24"/>
          <w:szCs w:val="24"/>
        </w:rPr>
        <w:t>G</w:t>
      </w:r>
      <w:r w:rsidR="007873F8" w:rsidRPr="00B655E7">
        <w:rPr>
          <w:rFonts w:ascii="Times New Roman" w:eastAsia="Times New Roman" w:hAnsi="Times New Roman" w:cs="Times New Roman"/>
          <w:color w:val="00000A"/>
          <w:sz w:val="24"/>
          <w:szCs w:val="24"/>
        </w:rPr>
        <w:t>rofman</w:t>
      </w:r>
      <w:proofErr w:type="spellEnd"/>
      <w:r w:rsidR="007873F8" w:rsidRPr="00B655E7">
        <w:rPr>
          <w:rFonts w:ascii="Times New Roman" w:eastAsia="Times New Roman" w:hAnsi="Times New Roman" w:cs="Times New Roman"/>
          <w:color w:val="00000A"/>
          <w:sz w:val="24"/>
          <w:szCs w:val="24"/>
        </w:rPr>
        <w:t>, Bernard Eds.</w:t>
      </w:r>
      <w:r w:rsidR="0077583A" w:rsidRPr="00B655E7">
        <w:rPr>
          <w:rFonts w:ascii="Times New Roman" w:eastAsia="Times New Roman" w:hAnsi="Times New Roman" w:cs="Times New Roman"/>
          <w:color w:val="00000A"/>
          <w:sz w:val="24"/>
          <w:szCs w:val="24"/>
        </w:rPr>
        <w:t xml:space="preserve"> (2008),</w:t>
      </w:r>
      <w:r w:rsidRPr="00B655E7">
        <w:rPr>
          <w:rFonts w:ascii="Times New Roman" w:eastAsia="Times New Roman" w:hAnsi="Times New Roman" w:cs="Times New Roman"/>
          <w:color w:val="00000A"/>
          <w:sz w:val="24"/>
          <w:szCs w:val="24"/>
        </w:rPr>
        <w:t xml:space="preserve"> </w:t>
      </w:r>
      <w:r w:rsidR="007873F8" w:rsidRPr="00B655E7">
        <w:rPr>
          <w:rFonts w:ascii="Times New Roman" w:eastAsia="Times New Roman" w:hAnsi="Times New Roman" w:cs="Times New Roman"/>
          <w:i/>
          <w:color w:val="00000A"/>
          <w:sz w:val="24"/>
          <w:szCs w:val="24"/>
        </w:rPr>
        <w:t>Redistricting in Comparative P</w:t>
      </w:r>
      <w:r w:rsidRPr="00B655E7">
        <w:rPr>
          <w:rFonts w:ascii="Times New Roman" w:eastAsia="Times New Roman" w:hAnsi="Times New Roman" w:cs="Times New Roman"/>
          <w:i/>
          <w:color w:val="00000A"/>
          <w:sz w:val="24"/>
          <w:szCs w:val="24"/>
        </w:rPr>
        <w:t>erspective</w:t>
      </w:r>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ipervnculo"/>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eastAsia="Times New Roman" w:hAnsi="Times New Roman" w:cs="Times New Roman"/>
          <w:color w:val="00000A"/>
          <w:sz w:val="24"/>
          <w:szCs w:val="24"/>
        </w:rPr>
        <w:t>Jackman, Simon</w:t>
      </w:r>
      <w:r w:rsidR="005F56AD"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1994</w:t>
      </w:r>
      <w:r w:rsidRPr="00B655E7">
        <w:rPr>
          <w:rFonts w:ascii="Times New Roman" w:eastAsia="Times New Roman" w:hAnsi="Times New Roman" w:cs="Times New Roman"/>
          <w:color w:val="00000A"/>
          <w:sz w:val="24"/>
          <w:szCs w:val="24"/>
        </w:rPr>
        <w:t>)</w:t>
      </w:r>
      <w:r w:rsidR="0003658B"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w:t>
      </w:r>
      <w:r w:rsidR="00404E2C" w:rsidRPr="00B655E7">
        <w:rPr>
          <w:rFonts w:ascii="Times New Roman" w:eastAsia="Times New Roman" w:hAnsi="Times New Roman" w:cs="Times New Roman"/>
          <w:color w:val="00000A"/>
          <w:sz w:val="24"/>
          <w:szCs w:val="24"/>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eastAsia="Times New Roman" w:hAnsi="Times New Roman" w:cs="Times New Roman"/>
          <w:color w:val="00000A"/>
          <w:sz w:val="24"/>
          <w:szCs w:val="24"/>
        </w:rPr>
        <w:t>Johnston, Ronald J.</w:t>
      </w:r>
      <w:r w:rsidR="005F56AD"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color w:val="00000A"/>
          <w:sz w:val="24"/>
          <w:szCs w:val="24"/>
        </w:rPr>
        <w:t>(2002),</w:t>
      </w:r>
      <w:r w:rsidR="005F56AD" w:rsidRPr="00B655E7">
        <w:rPr>
          <w:rFonts w:ascii="Times New Roman" w:eastAsia="Times New Roman" w:hAnsi="Times New Roman" w:cs="Times New Roman"/>
          <w:color w:val="00000A"/>
          <w:sz w:val="24"/>
          <w:szCs w:val="24"/>
        </w:rPr>
        <w:t xml:space="preserve"> </w:t>
      </w:r>
      <w:r w:rsidR="00404E2C" w:rsidRPr="00B655E7">
        <w:rPr>
          <w:rFonts w:ascii="Times New Roman" w:eastAsia="Times New Roman" w:hAnsi="Times New Roman" w:cs="Times New Roman"/>
          <w:color w:val="00000A"/>
          <w:sz w:val="24"/>
          <w:szCs w:val="24"/>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s="Times New Roman"/>
          <w:color w:val="00000A"/>
          <w:sz w:val="24"/>
          <w:szCs w:val="24"/>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eastAsia="Times New Roman" w:hAnsi="Times New Roman" w:cs="Times New Roman"/>
          <w:color w:val="00000A"/>
          <w:sz w:val="24"/>
          <w:szCs w:val="24"/>
        </w:rPr>
        <w:t>(2008),</w:t>
      </w:r>
      <w:r w:rsidRPr="00B655E7">
        <w:rPr>
          <w:rFonts w:ascii="Times New Roman" w:eastAsia="Times New Roman" w:hAnsi="Times New Roman" w:cs="Times New Roman"/>
          <w:color w:val="00000A"/>
          <w:sz w:val="24"/>
          <w:szCs w:val="24"/>
        </w:rPr>
        <w:t xml:space="preserve"> “From politics to technicalities: Mexican redistri</w:t>
      </w:r>
      <w:r w:rsidR="005574B9" w:rsidRPr="00B655E7">
        <w:rPr>
          <w:rFonts w:ascii="Times New Roman" w:eastAsia="Times New Roman" w:hAnsi="Times New Roman" w:cs="Times New Roman"/>
          <w:color w:val="00000A"/>
          <w:sz w:val="24"/>
          <w:szCs w:val="24"/>
        </w:rPr>
        <w:t>cting in historical perspective</w:t>
      </w:r>
      <w:r w:rsidRPr="00B655E7">
        <w:rPr>
          <w:rFonts w:ascii="Times New Roman" w:eastAsia="Times New Roman" w:hAnsi="Times New Roman" w:cs="Times New Roman"/>
          <w:color w:val="00000A"/>
          <w:sz w:val="24"/>
          <w:szCs w:val="24"/>
        </w:rPr>
        <w:t>”</w:t>
      </w:r>
      <w:r w:rsidR="005574B9"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proofErr w:type="spellStart"/>
      <w:r w:rsidR="005574B9" w:rsidRPr="00B655E7">
        <w:rPr>
          <w:rFonts w:ascii="Times New Roman" w:eastAsia="Times New Roman" w:hAnsi="Times New Roman" w:cs="Times New Roman"/>
          <w:color w:val="00000A"/>
          <w:sz w:val="24"/>
          <w:szCs w:val="24"/>
        </w:rPr>
        <w:t>en</w:t>
      </w:r>
      <w:proofErr w:type="spellEnd"/>
      <w:r w:rsidRPr="00B655E7">
        <w:rPr>
          <w:rFonts w:ascii="Times New Roman" w:eastAsia="Times New Roman" w:hAnsi="Times New Roman" w:cs="Times New Roman"/>
          <w:color w:val="00000A"/>
          <w:sz w:val="24"/>
          <w:szCs w:val="24"/>
        </w:rPr>
        <w:t xml:space="preserve"> </w:t>
      </w:r>
      <w:r w:rsidR="005574B9" w:rsidRPr="00B655E7">
        <w:rPr>
          <w:rFonts w:ascii="Times New Roman" w:eastAsia="Times New Roman" w:hAnsi="Times New Roman" w:cs="Times New Roman"/>
          <w:color w:val="00000A"/>
          <w:sz w:val="24"/>
          <w:szCs w:val="24"/>
        </w:rPr>
        <w:t xml:space="preserve">Handley, Lisa and Bernard </w:t>
      </w:r>
      <w:proofErr w:type="spellStart"/>
      <w:r w:rsidR="005574B9" w:rsidRPr="00B655E7">
        <w:rPr>
          <w:rFonts w:ascii="Times New Roman" w:eastAsia="Times New Roman" w:hAnsi="Times New Roman" w:cs="Times New Roman"/>
          <w:color w:val="00000A"/>
          <w:sz w:val="24"/>
          <w:szCs w:val="24"/>
        </w:rPr>
        <w:t>Grofman</w:t>
      </w:r>
      <w:proofErr w:type="spellEnd"/>
      <w:r w:rsidR="005574B9" w:rsidRPr="00B655E7">
        <w:rPr>
          <w:rFonts w:ascii="Times New Roman" w:eastAsia="Times New Roman" w:hAnsi="Times New Roman" w:cs="Times New Roman"/>
          <w:color w:val="00000A"/>
          <w:sz w:val="24"/>
          <w:szCs w:val="24"/>
        </w:rPr>
        <w:t xml:space="preserve"> Eds., </w:t>
      </w:r>
      <w:r w:rsidRPr="00B655E7">
        <w:rPr>
          <w:rFonts w:ascii="Times New Roman" w:eastAsia="Times New Roman" w:hAnsi="Times New Roman" w:cs="Times New Roman"/>
          <w:i/>
          <w:color w:val="00000A"/>
          <w:sz w:val="24"/>
          <w:szCs w:val="24"/>
        </w:rPr>
        <w:t>Redistricting in Comparative Perspective</w:t>
      </w:r>
      <w:r w:rsidRPr="00B655E7">
        <w:rPr>
          <w:rFonts w:ascii="Times New Roman" w:eastAsia="Times New Roman" w:hAnsi="Times New Roman" w:cs="Times New Roman"/>
          <w:color w:val="00000A"/>
          <w:sz w:val="24"/>
          <w:szCs w:val="24"/>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 xml:space="preserve">Magar, Eric, Alejandro </w:t>
      </w:r>
      <w:proofErr w:type="spellStart"/>
      <w:r w:rsidRPr="00B655E7">
        <w:rPr>
          <w:rFonts w:ascii="Times New Roman" w:eastAsia="Times New Roman" w:hAnsi="Times New Roman" w:cs="Times New Roman"/>
          <w:color w:val="00000A"/>
          <w:sz w:val="24"/>
          <w:szCs w:val="24"/>
        </w:rPr>
        <w:t>Trelles</w:t>
      </w:r>
      <w:proofErr w:type="spellEnd"/>
      <w:r w:rsidRPr="00B655E7">
        <w:rPr>
          <w:rFonts w:ascii="Times New Roman" w:eastAsia="Times New Roman" w:hAnsi="Times New Roman" w:cs="Times New Roman"/>
          <w:color w:val="00000A"/>
          <w:sz w:val="24"/>
          <w:szCs w:val="24"/>
        </w:rPr>
        <w:t>, Micah Altman, y Michael McDonald (2015)</w:t>
      </w:r>
      <w:r w:rsidR="00936233"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005574B9"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Measuring malapportionment, gerrymander, and turnout</w:t>
      </w:r>
      <w:r w:rsidR="005574B9" w:rsidRPr="00B655E7">
        <w:rPr>
          <w:rFonts w:ascii="Times New Roman" w:eastAsia="Times New Roman" w:hAnsi="Times New Roman" w:cs="Times New Roman"/>
          <w:color w:val="00000A"/>
          <w:sz w:val="24"/>
          <w:szCs w:val="24"/>
        </w:rPr>
        <w:t xml:space="preserve"> effects in multi-party systems”,</w:t>
      </w:r>
      <w:r w:rsidRPr="00B655E7">
        <w:rPr>
          <w:rFonts w:ascii="Times New Roman" w:eastAsia="Times New Roman" w:hAnsi="Times New Roman" w:cs="Times New Roman"/>
          <w:color w:val="00000A"/>
          <w:sz w:val="24"/>
          <w:szCs w:val="24"/>
        </w:rPr>
        <w:t xml:space="preserve"> Typescript, ITAM.</w:t>
      </w:r>
      <w:proofErr w:type="gramEnd"/>
      <w:r w:rsidRPr="00B655E7">
        <w:rPr>
          <w:rFonts w:ascii="Times New Roman" w:eastAsia="Times New Roman" w:hAnsi="Times New Roman" w:cs="Times New Roman"/>
          <w:color w:val="00000A"/>
          <w:sz w:val="24"/>
          <w:szCs w:val="24"/>
        </w:rPr>
        <w:t xml:space="preserve">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eastAsia="Times New Roman" w:hAnsi="Times New Roman" w:cs="Times New Roman"/>
          <w:color w:val="00000A"/>
          <w:sz w:val="24"/>
          <w:szCs w:val="24"/>
          <w:lang w:val="es-MX"/>
        </w:rPr>
        <w:t>“</w:t>
      </w:r>
      <w:proofErr w:type="spellStart"/>
      <w:r w:rsidRPr="003E6DED">
        <w:rPr>
          <w:rFonts w:ascii="Times New Roman" w:eastAsia="Times New Roman" w:hAnsi="Times New Roman" w:cs="Times New Roman"/>
          <w:color w:val="00000A"/>
          <w:sz w:val="24"/>
          <w:szCs w:val="24"/>
          <w:lang w:val="es-ES_tradnl"/>
        </w:rPr>
        <w:t>Gerrymandering</w:t>
      </w:r>
      <w:proofErr w:type="spellEnd"/>
      <w:r w:rsidRPr="003E6DED">
        <w:rPr>
          <w:rFonts w:ascii="Times New Roman" w:eastAsia="Times New Roman" w:hAnsi="Times New Roman" w:cs="Times New Roman"/>
          <w:color w:val="00000A"/>
          <w:sz w:val="24"/>
          <w:szCs w:val="24"/>
          <w:lang w:val="es-ES_tradnl"/>
        </w:rPr>
        <w:t xml:space="preserve"> en México</w:t>
      </w:r>
      <w:proofErr w:type="gramStart"/>
      <w:r w:rsidRPr="003E6DED">
        <w:rPr>
          <w:rFonts w:ascii="Times New Roman" w:eastAsia="Times New Roman" w:hAnsi="Times New Roman" w:cs="Times New Roman"/>
          <w:color w:val="00000A"/>
          <w:sz w:val="24"/>
          <w:szCs w:val="24"/>
          <w:lang w:val="es-ES_tradnl"/>
        </w:rPr>
        <w:t>?</w:t>
      </w:r>
      <w:proofErr w:type="gramEnd"/>
      <w:r w:rsidRPr="003E6DED">
        <w:rPr>
          <w:rFonts w:ascii="Times New Roman" w:eastAsia="Times New Roman" w:hAnsi="Times New Roman" w:cs="Times New Roman"/>
          <w:color w:val="00000A"/>
          <w:sz w:val="24"/>
          <w:szCs w:val="24"/>
          <w:lang w:val="es-ES_tradnl"/>
        </w:rPr>
        <w:t xml:space="preserve">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655E7">
        <w:rPr>
          <w:rFonts w:ascii="Times New Roman" w:eastAsia="Times New Roman" w:hAnsi="Times New Roman" w:cs="Times New Roman"/>
          <w:color w:val="00000A"/>
          <w:sz w:val="24"/>
          <w:szCs w:val="24"/>
        </w:rPr>
        <w:t xml:space="preserve">Robinson, David G. and Yu, Harlan and Zeller, William </w:t>
      </w:r>
      <w:r w:rsidR="00936233" w:rsidRPr="00B655E7">
        <w:rPr>
          <w:rFonts w:ascii="Times New Roman" w:eastAsia="Times New Roman" w:hAnsi="Times New Roman" w:cs="Times New Roman"/>
          <w:color w:val="00000A"/>
          <w:sz w:val="24"/>
          <w:szCs w:val="24"/>
        </w:rPr>
        <w:t xml:space="preserve">P. and </w:t>
      </w:r>
      <w:proofErr w:type="spellStart"/>
      <w:r w:rsidR="00936233" w:rsidRPr="00B655E7">
        <w:rPr>
          <w:rFonts w:ascii="Times New Roman" w:eastAsia="Times New Roman" w:hAnsi="Times New Roman" w:cs="Times New Roman"/>
          <w:color w:val="00000A"/>
          <w:sz w:val="24"/>
          <w:szCs w:val="24"/>
        </w:rPr>
        <w:t>Felten</w:t>
      </w:r>
      <w:proofErr w:type="spellEnd"/>
      <w:r w:rsidR="00936233" w:rsidRPr="00B655E7">
        <w:rPr>
          <w:rFonts w:ascii="Times New Roman" w:eastAsia="Times New Roman" w:hAnsi="Times New Roman" w:cs="Times New Roman"/>
          <w:color w:val="00000A"/>
          <w:sz w:val="24"/>
          <w:szCs w:val="24"/>
        </w:rPr>
        <w:t>, Edward W. (2009),</w:t>
      </w:r>
      <w:r w:rsidRPr="00B655E7">
        <w:rPr>
          <w:rFonts w:ascii="Times New Roman" w:eastAsia="Times New Roman" w:hAnsi="Times New Roman" w:cs="Times New Roman"/>
          <w:color w:val="00000A"/>
          <w:sz w:val="24"/>
          <w:szCs w:val="24"/>
        </w:rPr>
        <w:t xml:space="preserve"> “Government Data and the Invisible Hand” Fall 2009. </w:t>
      </w:r>
      <w:r w:rsidRPr="00B655E7">
        <w:rPr>
          <w:rFonts w:ascii="Times New Roman" w:eastAsia="Times New Roman" w:hAnsi="Times New Roman" w:cs="Times New Roman"/>
          <w:i/>
          <w:color w:val="00000A"/>
          <w:sz w:val="24"/>
          <w:szCs w:val="24"/>
        </w:rPr>
        <w:t>Yale Journal of Law &amp; Technology</w:t>
      </w:r>
      <w:r w:rsidRPr="00B655E7">
        <w:rPr>
          <w:rFonts w:ascii="Times New Roman" w:eastAsia="Times New Roman" w:hAnsi="Times New Roman" w:cs="Times New Roman"/>
          <w:color w:val="00000A"/>
          <w:sz w:val="24"/>
          <w:szCs w:val="24"/>
        </w:rPr>
        <w:t xml:space="preserve">, Vol. 11, p. 160. </w:t>
      </w:r>
      <w:proofErr w:type="spellStart"/>
      <w:proofErr w:type="gramStart"/>
      <w:r w:rsidRPr="00B655E7">
        <w:rPr>
          <w:rFonts w:ascii="Times New Roman" w:eastAsia="Times New Roman" w:hAnsi="Times New Roman" w:cs="Times New Roman"/>
          <w:color w:val="00000A"/>
          <w:sz w:val="24"/>
          <w:szCs w:val="24"/>
        </w:rPr>
        <w:t>En</w:t>
      </w:r>
      <w:proofErr w:type="spellEnd"/>
      <w:r w:rsidRPr="00B655E7">
        <w:rPr>
          <w:rFonts w:ascii="Times New Roman" w:eastAsia="Times New Roman" w:hAnsi="Times New Roman" w:cs="Times New Roman"/>
          <w:color w:val="00000A"/>
          <w:sz w:val="24"/>
          <w:szCs w:val="24"/>
        </w:rPr>
        <w:t xml:space="preserve"> at </w:t>
      </w:r>
      <w:proofErr w:type="spellStart"/>
      <w:r w:rsidRPr="00B655E7">
        <w:rPr>
          <w:rFonts w:ascii="Times New Roman" w:eastAsia="Times New Roman" w:hAnsi="Times New Roman" w:cs="Times New Roman"/>
          <w:color w:val="00000A"/>
          <w:sz w:val="24"/>
          <w:szCs w:val="24"/>
        </w:rPr>
        <w:t>SSRN:</w:t>
      </w:r>
      <w:r w:rsidRPr="00B655E7">
        <w:rPr>
          <w:rStyle w:val="InternetLink"/>
          <w:rFonts w:ascii="Times New Roman" w:eastAsia="Times New Roman" w:hAnsi="Times New Roman" w:cs="Times New Roman"/>
          <w:color w:val="00000A"/>
          <w:sz w:val="24"/>
          <w:szCs w:val="24"/>
          <w:lang w:val="en-US"/>
        </w:rPr>
        <w:t>http</w:t>
      </w:r>
      <w:proofErr w:type="spellEnd"/>
      <w:r w:rsidRPr="00B655E7">
        <w:rPr>
          <w:rStyle w:val="InternetLink"/>
          <w:rFonts w:ascii="Times New Roman" w:eastAsia="Times New Roman" w:hAnsi="Times New Roman" w:cs="Times New Roman"/>
          <w:color w:val="00000A"/>
          <w:sz w:val="24"/>
          <w:szCs w:val="24"/>
          <w:lang w:val="en-US"/>
        </w:rPr>
        <w:t>://ssrn.com/abstract=1138083</w:t>
      </w:r>
      <w:r w:rsidR="00910168" w:rsidRPr="00B655E7">
        <w:rPr>
          <w:rStyle w:val="InternetLink"/>
          <w:rFonts w:ascii="Times New Roman" w:eastAsia="Times New Roman" w:hAnsi="Times New Roman" w:cs="Times New Roman"/>
          <w:color w:val="00000A"/>
          <w:sz w:val="24"/>
          <w:szCs w:val="24"/>
          <w:lang w:val="en-US"/>
        </w:rPr>
        <w:t>.</w:t>
      </w:r>
      <w:proofErr w:type="gramEnd"/>
      <w:r w:rsidR="00910168" w:rsidRPr="00B655E7">
        <w:rPr>
          <w:rStyle w:val="InternetLink"/>
          <w:rFonts w:ascii="Times New Roman" w:eastAsia="Times New Roman" w:hAnsi="Times New Roman" w:cs="Times New Roman"/>
          <w:color w:val="00000A"/>
          <w:sz w:val="24"/>
          <w:szCs w:val="24"/>
          <w:lang w:val="en-US"/>
        </w:rPr>
        <w:t xml:space="preserve"> </w:t>
      </w:r>
      <w:proofErr w:type="gramStart"/>
      <w:r w:rsidR="00910168" w:rsidRPr="00B655E7">
        <w:rPr>
          <w:rFonts w:ascii="Times New Roman" w:eastAsia="Times New Roman" w:hAnsi="Times New Roman" w:cs="Times New Roman"/>
          <w:color w:val="00000A"/>
          <w:sz w:val="24"/>
          <w:szCs w:val="24"/>
        </w:rPr>
        <w:t>[</w:t>
      </w:r>
      <w:r w:rsidR="00910168" w:rsidRPr="00B655E7">
        <w:rPr>
          <w:rFonts w:ascii="Times New Roman" w:eastAsia="Times New Roman" w:hAnsi="Times New Roman" w:cs="Times New Roman"/>
          <w:color w:val="00000A"/>
          <w:sz w:val="24"/>
          <w:szCs w:val="24"/>
          <w:highlight w:val="green"/>
        </w:rPr>
        <w:t xml:space="preserve">24 de </w:t>
      </w:r>
      <w:proofErr w:type="spellStart"/>
      <w:r w:rsidR="00910168" w:rsidRPr="00B655E7">
        <w:rPr>
          <w:rFonts w:ascii="Times New Roman" w:eastAsia="Times New Roman" w:hAnsi="Times New Roman" w:cs="Times New Roman"/>
          <w:color w:val="00000A"/>
          <w:sz w:val="24"/>
          <w:szCs w:val="24"/>
          <w:highlight w:val="green"/>
        </w:rPr>
        <w:t>marzo</w:t>
      </w:r>
      <w:proofErr w:type="spellEnd"/>
      <w:r w:rsidR="00910168" w:rsidRPr="00B655E7">
        <w:rPr>
          <w:rFonts w:ascii="Times New Roman" w:eastAsia="Times New Roman" w:hAnsi="Times New Roman" w:cs="Times New Roman"/>
          <w:color w:val="00000A"/>
          <w:sz w:val="24"/>
          <w:szCs w:val="24"/>
          <w:highlight w:val="green"/>
        </w:rPr>
        <w:t xml:space="preserve"> de 2015].</w:t>
      </w:r>
      <w:proofErr w:type="gramEnd"/>
    </w:p>
    <w:p w14:paraId="775A9DD1" w14:textId="4829EB92" w:rsidR="00F51AC6" w:rsidRPr="00B655E7" w:rsidRDefault="00F51AC6" w:rsidP="00F51AC6">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655E7">
        <w:rPr>
          <w:rFonts w:ascii="Times New Roman" w:eastAsia="Times New Roman" w:hAnsi="Times New Roman" w:cs="Times New Roman"/>
          <w:color w:val="00000A"/>
          <w:sz w:val="24"/>
          <w:szCs w:val="24"/>
        </w:rPr>
        <w:t>Rincón-García</w:t>
      </w:r>
      <w:proofErr w:type="spellEnd"/>
      <w:r w:rsidRPr="00B655E7">
        <w:rPr>
          <w:rFonts w:ascii="Times New Roman" w:eastAsia="Times New Roman" w:hAnsi="Times New Roman" w:cs="Times New Roman"/>
          <w:color w:val="00000A"/>
          <w:sz w:val="24"/>
          <w:szCs w:val="24"/>
        </w:rPr>
        <w:t>, E. A., Gutiérrez-Andrade, M. Á., de-</w:t>
      </w:r>
      <w:proofErr w:type="spellStart"/>
      <w:r w:rsidRPr="00B655E7">
        <w:rPr>
          <w:rFonts w:ascii="Times New Roman" w:eastAsia="Times New Roman" w:hAnsi="Times New Roman" w:cs="Times New Roman"/>
          <w:color w:val="00000A"/>
          <w:sz w:val="24"/>
          <w:szCs w:val="24"/>
        </w:rPr>
        <w:t>los</w:t>
      </w:r>
      <w:proofErr w:type="spellEnd"/>
      <w:r w:rsidRPr="00B655E7">
        <w:rPr>
          <w:rFonts w:ascii="Times New Roman" w:eastAsia="Times New Roman" w:hAnsi="Times New Roman" w:cs="Times New Roman"/>
          <w:color w:val="00000A"/>
          <w:sz w:val="24"/>
          <w:szCs w:val="24"/>
        </w:rPr>
        <w:t>-</w:t>
      </w:r>
      <w:proofErr w:type="spellStart"/>
      <w:r w:rsidRPr="00B655E7">
        <w:rPr>
          <w:rFonts w:ascii="Times New Roman" w:eastAsia="Times New Roman" w:hAnsi="Times New Roman" w:cs="Times New Roman"/>
          <w:color w:val="00000A"/>
          <w:sz w:val="24"/>
          <w:szCs w:val="24"/>
        </w:rPr>
        <w:t>Cobos</w:t>
      </w:r>
      <w:proofErr w:type="spellEnd"/>
      <w:r w:rsidRPr="00B655E7">
        <w:rPr>
          <w:rFonts w:ascii="Times New Roman" w:eastAsia="Times New Roman" w:hAnsi="Times New Roman" w:cs="Times New Roman"/>
          <w:color w:val="00000A"/>
          <w:sz w:val="24"/>
          <w:szCs w:val="24"/>
        </w:rPr>
        <w:t>-Silva, S. G., Lara-Velázquez, P., Mora-Gutiérrez</w:t>
      </w:r>
      <w:r w:rsidR="00936233" w:rsidRPr="00B655E7">
        <w:rPr>
          <w:rFonts w:ascii="Times New Roman" w:eastAsia="Times New Roman" w:hAnsi="Times New Roman" w:cs="Times New Roman"/>
          <w:color w:val="00000A"/>
          <w:sz w:val="24"/>
          <w:szCs w:val="24"/>
        </w:rPr>
        <w:t xml:space="preserve">, R. A., &amp; </w:t>
      </w:r>
      <w:proofErr w:type="spellStart"/>
      <w:r w:rsidR="00936233" w:rsidRPr="00B655E7">
        <w:rPr>
          <w:rFonts w:ascii="Times New Roman" w:eastAsia="Times New Roman" w:hAnsi="Times New Roman" w:cs="Times New Roman"/>
          <w:color w:val="00000A"/>
          <w:sz w:val="24"/>
          <w:szCs w:val="24"/>
        </w:rPr>
        <w:t>Ponsich</w:t>
      </w:r>
      <w:proofErr w:type="spellEnd"/>
      <w:r w:rsidR="00936233" w:rsidRPr="00B655E7">
        <w:rPr>
          <w:rFonts w:ascii="Times New Roman" w:eastAsia="Times New Roman" w:hAnsi="Times New Roman" w:cs="Times New Roman"/>
          <w:color w:val="00000A"/>
          <w:sz w:val="24"/>
          <w:szCs w:val="24"/>
        </w:rPr>
        <w:t>, A (2015),</w:t>
      </w:r>
      <w:r w:rsidRPr="00B655E7">
        <w:rPr>
          <w:rFonts w:ascii="Times New Roman" w:eastAsia="Times New Roman" w:hAnsi="Times New Roman" w:cs="Times New Roman"/>
          <w:color w:val="00000A"/>
          <w:sz w:val="24"/>
          <w:szCs w:val="24"/>
        </w:rPr>
        <w:t xml:space="preserve"> </w:t>
      </w:r>
      <w:r w:rsidR="002B24E2"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ABC, A Viable Algorithm for th</w:t>
      </w:r>
      <w:r w:rsidR="002B24E2" w:rsidRPr="00B655E7">
        <w:rPr>
          <w:rFonts w:ascii="Times New Roman" w:eastAsia="Times New Roman" w:hAnsi="Times New Roman" w:cs="Times New Roman"/>
          <w:color w:val="00000A"/>
          <w:sz w:val="24"/>
          <w:szCs w:val="24"/>
        </w:rPr>
        <w:t>e Political Districting Problem”,</w:t>
      </w:r>
      <w:r w:rsidRPr="00B655E7">
        <w:rPr>
          <w:rFonts w:ascii="Times New Roman" w:eastAsia="Times New Roman" w:hAnsi="Times New Roman" w:cs="Times New Roman"/>
          <w:color w:val="00000A"/>
          <w:sz w:val="24"/>
          <w:szCs w:val="24"/>
        </w:rPr>
        <w:t xml:space="preserve"> In </w:t>
      </w:r>
      <w:r w:rsidRPr="00B655E7">
        <w:rPr>
          <w:rFonts w:ascii="Times New Roman" w:eastAsia="Times New Roman" w:hAnsi="Times New Roman" w:cs="Times New Roman"/>
          <w:i/>
          <w:iCs/>
          <w:color w:val="00000A"/>
          <w:sz w:val="24"/>
          <w:szCs w:val="24"/>
        </w:rPr>
        <w:t>Scientific Methods for the Treatment of Uncertainty in Social Sciences</w:t>
      </w:r>
      <w:r w:rsidR="006C77FA" w:rsidRPr="00B655E7">
        <w:rPr>
          <w:rFonts w:ascii="Times New Roman" w:eastAsia="Times New Roman" w:hAnsi="Times New Roman" w:cs="Times New Roman"/>
          <w:color w:val="00000A"/>
          <w:sz w:val="24"/>
          <w:szCs w:val="24"/>
        </w:rPr>
        <w:t> (pp. 269-278),</w:t>
      </w:r>
      <w:r w:rsidRPr="00B655E7">
        <w:rPr>
          <w:rFonts w:ascii="Times New Roman" w:eastAsia="Times New Roman" w:hAnsi="Times New Roman" w:cs="Times New Roman"/>
          <w:color w:val="00000A"/>
          <w:sz w:val="24"/>
          <w:szCs w:val="24"/>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655E7">
        <w:rPr>
          <w:rFonts w:ascii="Times New Roman" w:eastAsia="Times New Roman" w:hAnsi="Times New Roman" w:cs="Times New Roman"/>
          <w:color w:val="00000A"/>
          <w:sz w:val="24"/>
          <w:szCs w:val="24"/>
        </w:rPr>
        <w:t>Shugart</w:t>
      </w:r>
      <w:proofErr w:type="spellEnd"/>
      <w:r w:rsidRPr="00B655E7">
        <w:rPr>
          <w:rFonts w:ascii="Times New Roman" w:eastAsia="Times New Roman" w:hAnsi="Times New Roman" w:cs="Times New Roman"/>
          <w:color w:val="00000A"/>
          <w:sz w:val="24"/>
          <w:szCs w:val="24"/>
        </w:rPr>
        <w:t>, Matthew and Martin P. Wattenb</w:t>
      </w:r>
      <w:r w:rsidR="00936233" w:rsidRPr="00B655E7">
        <w:rPr>
          <w:rFonts w:ascii="Times New Roman" w:eastAsia="Times New Roman" w:hAnsi="Times New Roman" w:cs="Times New Roman"/>
          <w:color w:val="00000A"/>
          <w:sz w:val="24"/>
          <w:szCs w:val="24"/>
        </w:rPr>
        <w:t xml:space="preserve">erg, </w:t>
      </w:r>
      <w:proofErr w:type="spellStart"/>
      <w:r w:rsidR="00936233" w:rsidRPr="00B655E7">
        <w:rPr>
          <w:rFonts w:ascii="Times New Roman" w:eastAsia="Times New Roman" w:hAnsi="Times New Roman" w:cs="Times New Roman"/>
          <w:color w:val="00000A"/>
          <w:sz w:val="24"/>
          <w:szCs w:val="24"/>
        </w:rPr>
        <w:t>eds</w:t>
      </w:r>
      <w:proofErr w:type="spellEnd"/>
      <w:r w:rsidR="00936233" w:rsidRPr="00B655E7">
        <w:rPr>
          <w:rFonts w:ascii="Times New Roman" w:eastAsia="Times New Roman" w:hAnsi="Times New Roman" w:cs="Times New Roman"/>
          <w:color w:val="00000A"/>
          <w:sz w:val="24"/>
          <w:szCs w:val="24"/>
        </w:rPr>
        <w:t xml:space="preserve"> (2001),</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Mixed-Member Electoral Systems: The Best of Both Worlds</w:t>
      </w:r>
      <w:proofErr w:type="gramStart"/>
      <w:r w:rsidRPr="00B655E7">
        <w:rPr>
          <w:rFonts w:ascii="Times New Roman" w:eastAsia="Times New Roman" w:hAnsi="Times New Roman" w:cs="Times New Roman"/>
          <w:i/>
          <w:color w:val="00000A"/>
          <w:sz w:val="24"/>
          <w:szCs w:val="24"/>
        </w:rPr>
        <w:t>?</w:t>
      </w:r>
      <w:r w:rsidR="002B24E2" w:rsidRPr="00B655E7">
        <w:rPr>
          <w:rFonts w:ascii="Times New Roman" w:eastAsia="Times New Roman" w:hAnsi="Times New Roman" w:cs="Times New Roman"/>
          <w:color w:val="00000A"/>
          <w:sz w:val="24"/>
          <w:szCs w:val="24"/>
        </w:rPr>
        <w:t>,</w:t>
      </w:r>
      <w:proofErr w:type="gramEnd"/>
      <w:r w:rsidR="002B24E2" w:rsidRPr="00B655E7">
        <w:rPr>
          <w:rFonts w:ascii="Times New Roman" w:eastAsia="Times New Roman" w:hAnsi="Times New Roman" w:cs="Times New Roman"/>
          <w:color w:val="00000A"/>
          <w:sz w:val="24"/>
          <w:szCs w:val="24"/>
        </w:rPr>
        <w:t xml:space="preserve"> Oxford: Oxford University Press</w:t>
      </w:r>
      <w:r w:rsidRPr="00B655E7">
        <w:rPr>
          <w:rFonts w:ascii="Times New Roman" w:eastAsia="Times New Roman" w:hAnsi="Times New Roman" w:cs="Times New Roman"/>
          <w:color w:val="00000A"/>
          <w:sz w:val="24"/>
          <w:szCs w:val="24"/>
        </w:rPr>
        <w:t>.</w:t>
      </w:r>
    </w:p>
    <w:p w14:paraId="4F56444D" w14:textId="58B488BB" w:rsidR="00196BB3" w:rsidRPr="00B655E7" w:rsidRDefault="00936233">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Smith, Heidi Jane (2015),</w:t>
      </w:r>
      <w:r w:rsidR="005F56AD" w:rsidRPr="00B655E7">
        <w:rPr>
          <w:rFonts w:ascii="Times New Roman" w:eastAsia="Times New Roman" w:hAnsi="Times New Roman" w:cs="Times New Roman"/>
          <w:color w:val="00000A"/>
          <w:sz w:val="24"/>
          <w:szCs w:val="24"/>
        </w:rPr>
        <w:t xml:space="preserve"> </w:t>
      </w:r>
      <w:r w:rsidR="003F0F6B"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Accountability as a public</w:t>
      </w:r>
      <w:r w:rsidR="006C77FA" w:rsidRPr="00B655E7">
        <w:rPr>
          <w:rFonts w:ascii="Times New Roman" w:eastAsia="Times New Roman" w:hAnsi="Times New Roman" w:cs="Times New Roman"/>
          <w:color w:val="00000A"/>
          <w:sz w:val="24"/>
          <w:szCs w:val="24"/>
        </w:rPr>
        <w:t xml:space="preserve"> administration process</w:t>
      </w:r>
      <w:r w:rsidR="003F0F6B" w:rsidRPr="00B655E7">
        <w:rPr>
          <w:rFonts w:ascii="Times New Roman" w:eastAsia="Times New Roman" w:hAnsi="Times New Roman" w:cs="Times New Roman"/>
          <w:color w:val="00000A"/>
          <w:sz w:val="24"/>
          <w:szCs w:val="24"/>
        </w:rPr>
        <w:t>”,</w:t>
      </w:r>
      <w:r w:rsidR="006C77FA" w:rsidRPr="00B655E7">
        <w:rPr>
          <w:rFonts w:ascii="Times New Roman" w:eastAsia="Times New Roman" w:hAnsi="Times New Roman" w:cs="Times New Roman"/>
          <w:color w:val="00000A"/>
          <w:sz w:val="24"/>
          <w:szCs w:val="24"/>
        </w:rPr>
        <w:t xml:space="preserve"> ITAM, Working P</w:t>
      </w:r>
      <w:r w:rsidR="005F56AD" w:rsidRPr="00B655E7">
        <w:rPr>
          <w:rFonts w:ascii="Times New Roman" w:eastAsia="Times New Roman" w:hAnsi="Times New Roman" w:cs="Times New Roman"/>
          <w:color w:val="00000A"/>
          <w:sz w:val="24"/>
          <w:szCs w:val="24"/>
        </w:rPr>
        <w:t>aper.</w:t>
      </w:r>
      <w:proofErr w:type="gramEnd"/>
      <w:r w:rsidR="005F56AD" w:rsidRPr="00B655E7">
        <w:rPr>
          <w:rFonts w:ascii="Times New Roman" w:eastAsia="Times New Roman" w:hAnsi="Times New Roman" w:cs="Times New Roman"/>
          <w:color w:val="00000A"/>
          <w:sz w:val="24"/>
          <w:szCs w:val="24"/>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eastAsia="Times New Roman" w:hAnsi="Times New Roman" w:cs="Times New Roman"/>
          <w:color w:val="00000A"/>
          <w:sz w:val="24"/>
          <w:szCs w:val="24"/>
        </w:rPr>
        <w:t>Trelles</w:t>
      </w:r>
      <w:proofErr w:type="spellEnd"/>
      <w:r w:rsidRPr="00B655E7">
        <w:rPr>
          <w:rFonts w:ascii="Times New Roman" w:eastAsia="Times New Roman" w:hAnsi="Times New Roman" w:cs="Times New Roman"/>
          <w:color w:val="00000A"/>
          <w:sz w:val="24"/>
          <w:szCs w:val="24"/>
        </w:rPr>
        <w:t>, Alejandro, Micah Altman, Eric Magar y Michael McD</w:t>
      </w:r>
      <w:r w:rsidR="00936233" w:rsidRPr="00B655E7">
        <w:rPr>
          <w:rFonts w:ascii="Times New Roman" w:eastAsia="Times New Roman" w:hAnsi="Times New Roman" w:cs="Times New Roman"/>
          <w:color w:val="00000A"/>
          <w:sz w:val="24"/>
          <w:szCs w:val="24"/>
        </w:rPr>
        <w:t>onald (2015),</w:t>
      </w:r>
      <w:r w:rsidRPr="00B655E7">
        <w:rPr>
          <w:rFonts w:ascii="Times New Roman" w:eastAsia="Times New Roman" w:hAnsi="Times New Roman" w:cs="Times New Roman"/>
          <w:color w:val="00000A"/>
          <w:sz w:val="24"/>
          <w:szCs w:val="24"/>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eastAsia="Times New Roman" w:hAnsi="Times New Roman" w:cs="Times New Roman"/>
          <w:color w:val="00000A"/>
          <w:sz w:val="24"/>
          <w:szCs w:val="24"/>
        </w:rPr>
        <w:t>Wonderlich</w:t>
      </w:r>
      <w:proofErr w:type="spellEnd"/>
      <w:r w:rsidRPr="00B655E7">
        <w:rPr>
          <w:rFonts w:ascii="Times New Roman" w:eastAsia="Times New Roman" w:hAnsi="Times New Roman" w:cs="Times New Roman"/>
          <w:color w:val="00000A"/>
          <w:sz w:val="24"/>
          <w:szCs w:val="24"/>
        </w:rPr>
        <w:t>, John (2010),</w:t>
      </w:r>
      <w:r w:rsidR="005F56AD" w:rsidRPr="00B655E7">
        <w:rPr>
          <w:rFonts w:ascii="Times New Roman" w:eastAsia="Times New Roman" w:hAnsi="Times New Roman" w:cs="Times New Roman"/>
          <w:color w:val="00000A"/>
          <w:sz w:val="24"/>
          <w:szCs w:val="24"/>
        </w:rPr>
        <w:t xml:space="preserve"> </w:t>
      </w:r>
      <w:bookmarkStart w:id="21" w:name="h.1fob9te"/>
      <w:bookmarkEnd w:id="21"/>
      <w:r w:rsidR="005F56AD" w:rsidRPr="00B655E7">
        <w:rPr>
          <w:rFonts w:ascii="Times New Roman" w:eastAsia="Times New Roman" w:hAnsi="Times New Roman" w:cs="Times New Roman"/>
          <w:color w:val="00000A"/>
          <w:sz w:val="24"/>
          <w:szCs w:val="24"/>
        </w:rPr>
        <w:t xml:space="preserve">“Ten Principles </w:t>
      </w:r>
      <w:proofErr w:type="gramStart"/>
      <w:r w:rsidR="005F56AD" w:rsidRPr="00B655E7">
        <w:rPr>
          <w:rFonts w:ascii="Times New Roman" w:eastAsia="Times New Roman" w:hAnsi="Times New Roman" w:cs="Times New Roman"/>
          <w:color w:val="00000A"/>
          <w:sz w:val="24"/>
          <w:szCs w:val="24"/>
        </w:rPr>
        <w:t>For</w:t>
      </w:r>
      <w:proofErr w:type="gramEnd"/>
      <w:r w:rsidR="005F56AD" w:rsidRPr="00B655E7">
        <w:rPr>
          <w:rFonts w:ascii="Times New Roman" w:eastAsia="Times New Roman" w:hAnsi="Times New Roman" w:cs="Times New Roman"/>
          <w:color w:val="00000A"/>
          <w:sz w:val="24"/>
          <w:szCs w:val="24"/>
        </w:rPr>
        <w:t xml:space="preserve"> Opening up Government Information”. Washington, DC: Sunlight Foundation. August 11, 2010. </w:t>
      </w:r>
      <w:proofErr w:type="spellStart"/>
      <w:r w:rsidR="005F56AD" w:rsidRPr="00B655E7">
        <w:rPr>
          <w:rFonts w:ascii="Times New Roman" w:eastAsia="Times New Roman" w:hAnsi="Times New Roman" w:cs="Times New Roman"/>
          <w:color w:val="00000A"/>
          <w:sz w:val="24"/>
          <w:szCs w:val="24"/>
        </w:rPr>
        <w:t>En</w:t>
      </w:r>
      <w:proofErr w:type="spellEnd"/>
      <w:r w:rsidR="005F56AD" w:rsidRPr="00B655E7">
        <w:rPr>
          <w:rFonts w:ascii="Times New Roman" w:eastAsia="Times New Roman" w:hAnsi="Times New Roman" w:cs="Times New Roman"/>
          <w:color w:val="00000A"/>
          <w:sz w:val="24"/>
          <w:szCs w:val="24"/>
        </w:rPr>
        <w:t xml:space="preserve">: </w:t>
      </w:r>
      <w:hyperlink r:id="rId19">
        <w:r w:rsidR="005F56AD" w:rsidRPr="00B655E7">
          <w:rPr>
            <w:rStyle w:val="InternetLink"/>
            <w:rFonts w:ascii="Times New Roman" w:eastAsia="Times New Roman" w:hAnsi="Times New Roman" w:cs="Times New Roman"/>
            <w:color w:val="00000A"/>
            <w:sz w:val="24"/>
            <w:szCs w:val="24"/>
            <w:lang w:val="en-US"/>
          </w:rPr>
          <w:t>http://sunlightfoundation.com/policy/documents/ten-open-data-principles</w:t>
        </w:r>
      </w:hyperlink>
      <w:r w:rsidR="005F56AD" w:rsidRPr="00B655E7">
        <w:rPr>
          <w:rFonts w:ascii="Times New Roman" w:eastAsia="Times New Roman" w:hAnsi="Times New Roman" w:cs="Times New Roman"/>
          <w:color w:val="00000A"/>
          <w:sz w:val="24"/>
          <w:szCs w:val="24"/>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Ttulo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3"/>
      </w:r>
    </w:p>
    <w:p w14:paraId="00F0C77A" w14:textId="77777777" w:rsidR="00196BB3" w:rsidRPr="003E6DED" w:rsidRDefault="005F56AD">
      <w:pPr>
        <w:pStyle w:val="Ttulo1"/>
        <w:spacing w:before="20" w:line="240" w:lineRule="auto"/>
        <w:rPr>
          <w:rFonts w:ascii="Times New Roman" w:eastAsia="Times New Roman" w:hAnsi="Times New Roman" w:cs="Times New Roman"/>
          <w:color w:val="00000A"/>
          <w:sz w:val="24"/>
          <w:lang w:val="es-ES_tradnl"/>
        </w:rPr>
      </w:pPr>
      <w:bookmarkStart w:id="22" w:name="h.3znysh7"/>
      <w:bookmarkEnd w:id="22"/>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7ECDB2" w14:textId="77777777" w:rsidR="00E01B03" w:rsidRDefault="00E01B03">
      <w:pPr>
        <w:spacing w:line="240" w:lineRule="auto"/>
      </w:pPr>
      <w:r>
        <w:separator/>
      </w:r>
    </w:p>
  </w:endnote>
  <w:endnote w:type="continuationSeparator" w:id="0">
    <w:p w14:paraId="084698F8" w14:textId="77777777" w:rsidR="00E01B03" w:rsidRDefault="00E01B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merican Typewriter">
    <w:altName w:val="Arial"/>
    <w:charset w:val="00"/>
    <w:family w:val="auto"/>
    <w:pitch w:val="variable"/>
    <w:sig w:usb0="00000001" w:usb1="00000019" w:usb2="00000000" w:usb3="00000000" w:csb0="0000011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0E5993" w:rsidRPr="00C251DE" w:rsidRDefault="000E5993">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CA28BF">
      <w:rPr>
        <w:rFonts w:ascii="Times New Roman" w:hAnsi="Times New Roman" w:cs="Times New Roman"/>
        <w:noProof/>
        <w:sz w:val="20"/>
      </w:rPr>
      <w:t>6</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58B98" w14:textId="77777777" w:rsidR="00E01B03" w:rsidRDefault="00E01B03">
      <w:r>
        <w:separator/>
      </w:r>
    </w:p>
  </w:footnote>
  <w:footnote w:type="continuationSeparator" w:id="0">
    <w:p w14:paraId="73F033A6" w14:textId="77777777" w:rsidR="00E01B03" w:rsidRDefault="00E01B03">
      <w:r>
        <w:continuationSeparator/>
      </w:r>
    </w:p>
  </w:footnote>
  <w:footnote w:id="1">
    <w:p w14:paraId="29EA20AB" w14:textId="54654CD3" w:rsidR="000E5993"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r w:rsidR="00673AF2">
        <w:rPr>
          <w:lang w:val="es-ES_tradnl"/>
        </w:rPr>
        <w:t>Sistema Nacional de Investigadores</w:t>
      </w:r>
      <w:r w:rsidRPr="0042625A">
        <w:rPr>
          <w:lang w:val="es-ES_tradnl"/>
        </w:rPr>
        <w:t xml:space="preserve"> para el desarrollo de este trabajo. Los datos de la nota y un apéndice técnico serán publicados en línea tras la publicación del trabajo.</w:t>
      </w:r>
      <w:r w:rsidR="00B655E7">
        <w:rPr>
          <w:lang w:val="es-ES_tradnl"/>
        </w:rPr>
        <w:t xml:space="preserve"> </w:t>
      </w:r>
    </w:p>
    <w:p w14:paraId="4734AF48" w14:textId="0AB1146C" w:rsidR="000E5993" w:rsidRPr="005956E6" w:rsidRDefault="000E5993"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2">
    <w:p w14:paraId="15F40834" w14:textId="77777777" w:rsidR="000E5993" w:rsidRPr="0042625A" w:rsidRDefault="000E5993"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0E5993" w:rsidRPr="0042625A" w:rsidRDefault="000E5993" w:rsidP="0042625A">
      <w:pPr>
        <w:pStyle w:val="Footnote"/>
        <w:rPr>
          <w:lang w:val="es-ES_tradnl"/>
        </w:rPr>
      </w:pPr>
    </w:p>
    <w:p w14:paraId="5F0184EF" w14:textId="77777777" w:rsidR="000E5993" w:rsidRPr="0042625A" w:rsidRDefault="000E5993" w:rsidP="0042625A">
      <w:pPr>
        <w:pStyle w:val="Footnote"/>
        <w:rPr>
          <w:lang w:val="es-ES_tradnl"/>
        </w:rPr>
      </w:pPr>
    </w:p>
  </w:footnote>
  <w:footnote w:id="3">
    <w:p w14:paraId="5855AD59" w14:textId="77777777"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4998816D" w14:textId="2BA0C5A8" w:rsidR="000E5993" w:rsidRPr="00051D01" w:rsidRDefault="000E5993">
      <w:pPr>
        <w:pStyle w:val="Textonotapie"/>
        <w:rPr>
          <w:highlight w:val="green"/>
        </w:rPr>
      </w:pPr>
      <w:r w:rsidRPr="00CA28BF">
        <w:rPr>
          <w:rStyle w:val="Refdenotaalpie"/>
        </w:rPr>
        <w:footnoteRef/>
      </w:r>
      <w:r w:rsidRPr="00CA28BF">
        <w:t xml:space="preserve"> </w:t>
      </w:r>
      <w:r w:rsidR="00CA28BF">
        <w:t>Con</w:t>
      </w:r>
      <w:r w:rsidR="00CA28BF" w:rsidRPr="00CA28BF">
        <w:t xml:space="preserve"> la reforma elector</w:t>
      </w:r>
      <w:r w:rsidRPr="00CA28BF">
        <w:t xml:space="preserve">al de 2014, </w:t>
      </w:r>
      <w:r w:rsidR="00CA28BF">
        <w:t xml:space="preserve">el Instituto Federal Electoral (IFE) cambió de nombre a Instituto Nacional Electoral (INE), </w:t>
      </w:r>
      <w:r w:rsidRPr="00CA28BF">
        <w:t>reflejan</w:t>
      </w:r>
      <w:r w:rsidR="00CA28BF">
        <w:t>do su nueva atribución de admin</w:t>
      </w:r>
      <w:r w:rsidRPr="00CA28BF">
        <w:t>i</w:t>
      </w:r>
      <w:r w:rsidR="00CA28BF">
        <w:t>s</w:t>
      </w:r>
      <w:r w:rsidRPr="00CA28BF">
        <w:t xml:space="preserve">tración electoral </w:t>
      </w:r>
      <w:r w:rsidR="00CA28BF">
        <w:t>no solo en el federal, también en el nivel local</w:t>
      </w:r>
      <w:r w:rsidRPr="00CA28BF">
        <w:t>. A lo largo del texto utilizamos los términos IFE e INE, así como la autoridad electoral para</w:t>
      </w:r>
      <w:r w:rsidR="00CA28BF">
        <w:t xml:space="preserve"> referirnos a la institución en</w:t>
      </w:r>
      <w:r w:rsidRPr="00CA28BF">
        <w:t xml:space="preserve">cargada de la administración electoral y el trazo distrital en el país. </w:t>
      </w:r>
    </w:p>
  </w:footnote>
  <w:footnote w:id="5">
    <w:p w14:paraId="38598CAA" w14:textId="3AA2B851"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6">
    <w:p w14:paraId="5E7621CF" w14:textId="63C84D52"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7">
    <w:p w14:paraId="09ADE0D8" w14:textId="1214DCD6" w:rsidR="000E5993" w:rsidRPr="00A14385" w:rsidRDefault="000E5993">
      <w:pPr>
        <w:pStyle w:val="Textonotapie"/>
        <w:rPr>
          <w:lang w:val="es-ES_tradnl"/>
        </w:rPr>
      </w:pPr>
      <w:r w:rsidRPr="00A14385">
        <w:rPr>
          <w:rStyle w:val="Refdenotaalpi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8">
    <w:p w14:paraId="01169747" w14:textId="77777777" w:rsidR="000E5993" w:rsidRPr="0042625A" w:rsidRDefault="000E5993" w:rsidP="0042625A">
      <w:pPr>
        <w:pStyle w:val="Footnote"/>
        <w:rPr>
          <w:lang w:val="es-ES_tradnl"/>
        </w:rPr>
      </w:pPr>
      <w:r w:rsidRPr="0042625A">
        <w:rPr>
          <w:rStyle w:val="Refdenotaalpi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0E5993" w:rsidRPr="0042625A" w:rsidRDefault="000E5993" w:rsidP="0042625A">
      <w:pPr>
        <w:pStyle w:val="Textonotapie"/>
        <w:rPr>
          <w:lang w:val="es-ES_tradnl"/>
        </w:rPr>
      </w:pPr>
      <w:r w:rsidRPr="0042625A">
        <w:rPr>
          <w:rStyle w:val="InternetLink"/>
          <w:lang w:val="es-ES_tradnl"/>
        </w:rPr>
        <w:t>http://www.ine.mx/archivos3/portal/historico/contenido/Geografia_Electoral_y_Cartografia/.</w:t>
      </w:r>
    </w:p>
  </w:footnote>
  <w:footnote w:id="9">
    <w:p w14:paraId="74FBEA0C" w14:textId="77777777"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0">
    <w:p w14:paraId="7F4EC51E" w14:textId="77777777"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1">
    <w:p w14:paraId="58C3BB2A" w14:textId="349C6964" w:rsidR="000E5993" w:rsidRPr="0042625A" w:rsidRDefault="000E5993" w:rsidP="0042625A">
      <w:pPr>
        <w:pStyle w:val="Footnote"/>
        <w:rPr>
          <w:lang w:val="es-MX"/>
        </w:rPr>
      </w:pPr>
      <w:r w:rsidRPr="0042625A">
        <w:rPr>
          <w:rStyle w:val="Refdenotaalpie"/>
        </w:rPr>
        <w:footnoteRef/>
      </w:r>
      <w:r w:rsidRPr="00B655E7">
        <w:rPr>
          <w:lang w:val="es-MX"/>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0E5993" w:rsidRPr="0042625A" w:rsidRDefault="000E5993" w:rsidP="0042625A">
      <w:pPr>
        <w:pStyle w:val="Textonotapie"/>
        <w:rPr>
          <w:lang w:val="es-ES_tradnl"/>
        </w:rPr>
      </w:pPr>
    </w:p>
  </w:footnote>
  <w:footnote w:id="12">
    <w:p w14:paraId="0BED0C5C" w14:textId="5CAAC5F1"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3">
    <w:p w14:paraId="786952C8" w14:textId="3C79978D" w:rsidR="000E5993" w:rsidRPr="0042625A" w:rsidRDefault="000E5993" w:rsidP="0042625A">
      <w:pPr>
        <w:pStyle w:val="Textonotapie"/>
        <w:rPr>
          <w:lang w:val="es-ES_tradnl"/>
        </w:rPr>
      </w:pPr>
      <w:r w:rsidRPr="0042625A">
        <w:rPr>
          <w:rStyle w:val="Refdenotaalpi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4">
    <w:p w14:paraId="1FFFCDA9" w14:textId="088FA725"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5">
    <w:p w14:paraId="0B369147" w14:textId="77777777" w:rsidR="000E5993" w:rsidRPr="0042625A" w:rsidRDefault="000E5993" w:rsidP="0042625A">
      <w:pPr>
        <w:pStyle w:val="Footnote"/>
        <w:rPr>
          <w:rFonts w:eastAsia="Tahoma"/>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6">
    <w:p w14:paraId="67997B25" w14:textId="0418BF7C"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7">
    <w:p w14:paraId="44EE1BA6" w14:textId="4C72A5A5" w:rsidR="000E5993" w:rsidRPr="0042625A" w:rsidRDefault="000E5993" w:rsidP="0042625A">
      <w:pPr>
        <w:pStyle w:val="Footnote"/>
        <w:rPr>
          <w:spacing w:val="-3"/>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0E5993" w:rsidRPr="0042625A" w:rsidRDefault="000E5993" w:rsidP="0042625A">
      <w:pPr>
        <w:pStyle w:val="Footnote"/>
        <w:rPr>
          <w:lang w:val="es-ES_tradnl"/>
        </w:rPr>
      </w:pPr>
    </w:p>
  </w:footnote>
  <w:footnote w:id="18">
    <w:p w14:paraId="03A00657" w14:textId="4FE254A0" w:rsidR="000E5993" w:rsidRPr="0042625A" w:rsidRDefault="000E5993" w:rsidP="0042625A">
      <w:pPr>
        <w:pStyle w:val="Textonotapie"/>
        <w:rPr>
          <w:lang w:val="es-ES_tradnl"/>
        </w:rPr>
      </w:pPr>
      <w:r w:rsidRPr="003333EE">
        <w:rPr>
          <w:rStyle w:val="Refdenotaalpie"/>
          <w:highlight w:val="green"/>
        </w:rPr>
        <w:footnoteRef/>
      </w:r>
      <w:r w:rsidRPr="003333EE">
        <w:rPr>
          <w:highlight w:val="green"/>
        </w:rPr>
        <w:t xml:space="preserve"> </w:t>
      </w:r>
      <w:r w:rsidRPr="003333EE">
        <w:rPr>
          <w:highlight w:val="green"/>
        </w:rPr>
        <w:tab/>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19">
    <w:p w14:paraId="1AAF1249" w14:textId="653267E3" w:rsidR="000E5993" w:rsidRPr="0091037A" w:rsidRDefault="000E5993">
      <w:pPr>
        <w:pStyle w:val="Textonotapie"/>
        <w:rPr>
          <w:lang w:val="es-ES_tradnl"/>
        </w:rPr>
      </w:pPr>
      <w:r>
        <w:rPr>
          <w:rStyle w:val="Refdenotaalpi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0">
    <w:p w14:paraId="767B29AD" w14:textId="7AE5329D"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1">
    <w:p w14:paraId="413D5967" w14:textId="478670B7" w:rsidR="000E5993" w:rsidRPr="0042625A" w:rsidRDefault="000E5993" w:rsidP="0042625A">
      <w:pPr>
        <w:pStyle w:val="LO-normal"/>
        <w:spacing w:line="240" w:lineRule="auto"/>
        <w:rPr>
          <w:rFonts w:ascii="Times New Roman" w:eastAsia="Times New Roman" w:hAnsi="Times New Roman" w:cs="Times New Roman"/>
          <w:color w:val="00000A"/>
          <w:sz w:val="20"/>
          <w:lang w:val="es-MX"/>
        </w:rPr>
      </w:pPr>
      <w:r w:rsidRPr="0042625A">
        <w:rPr>
          <w:rStyle w:val="Refdenotaalpie"/>
          <w:sz w:val="20"/>
        </w:rPr>
        <w:footnoteRef/>
      </w:r>
      <w:r w:rsidRPr="00B655E7">
        <w:rPr>
          <w:sz w:val="20"/>
          <w:lang w:val="es-MX"/>
        </w:rPr>
        <w:t xml:space="preserve"> </w:t>
      </w:r>
      <w:r w:rsidRPr="00B655E7">
        <w:rPr>
          <w:sz w:val="20"/>
          <w:lang w:val="es-MX"/>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2">
    <w:p w14:paraId="6DFABB1F" w14:textId="77777777" w:rsidR="000E5993" w:rsidRPr="0042625A" w:rsidRDefault="000E5993" w:rsidP="0042625A">
      <w:pPr>
        <w:pStyle w:val="Footnote"/>
        <w:rPr>
          <w:color w:val="000000"/>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3">
    <w:p w14:paraId="05625F7D" w14:textId="77777777"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658B"/>
    <w:rsid w:val="00051D01"/>
    <w:rsid w:val="00067A8E"/>
    <w:rsid w:val="000703D9"/>
    <w:rsid w:val="00077C5E"/>
    <w:rsid w:val="00082907"/>
    <w:rsid w:val="000A61D4"/>
    <w:rsid w:val="000B0631"/>
    <w:rsid w:val="000C1EFE"/>
    <w:rsid w:val="000D397F"/>
    <w:rsid w:val="000E1329"/>
    <w:rsid w:val="000E5993"/>
    <w:rsid w:val="000E7233"/>
    <w:rsid w:val="000F2C09"/>
    <w:rsid w:val="000F7459"/>
    <w:rsid w:val="00115449"/>
    <w:rsid w:val="00125BAC"/>
    <w:rsid w:val="00127196"/>
    <w:rsid w:val="001322FD"/>
    <w:rsid w:val="001714ED"/>
    <w:rsid w:val="00176506"/>
    <w:rsid w:val="00196BB3"/>
    <w:rsid w:val="001A0936"/>
    <w:rsid w:val="001A6A9E"/>
    <w:rsid w:val="001B4C18"/>
    <w:rsid w:val="001C360B"/>
    <w:rsid w:val="001D0725"/>
    <w:rsid w:val="001E3DBD"/>
    <w:rsid w:val="001E4445"/>
    <w:rsid w:val="0020072E"/>
    <w:rsid w:val="00202435"/>
    <w:rsid w:val="00205376"/>
    <w:rsid w:val="002073FF"/>
    <w:rsid w:val="00215CC6"/>
    <w:rsid w:val="00233735"/>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4C38"/>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D34"/>
    <w:rsid w:val="004433F5"/>
    <w:rsid w:val="0049191C"/>
    <w:rsid w:val="004945B0"/>
    <w:rsid w:val="00496B8F"/>
    <w:rsid w:val="004A01CA"/>
    <w:rsid w:val="004A6FC0"/>
    <w:rsid w:val="004E6B0E"/>
    <w:rsid w:val="004F4E57"/>
    <w:rsid w:val="00504AB5"/>
    <w:rsid w:val="00504C4D"/>
    <w:rsid w:val="00515061"/>
    <w:rsid w:val="005552B6"/>
    <w:rsid w:val="00557223"/>
    <w:rsid w:val="005574B9"/>
    <w:rsid w:val="00563F84"/>
    <w:rsid w:val="005736D6"/>
    <w:rsid w:val="00584EDA"/>
    <w:rsid w:val="005956E6"/>
    <w:rsid w:val="005A07AD"/>
    <w:rsid w:val="005B4D86"/>
    <w:rsid w:val="005C7E98"/>
    <w:rsid w:val="005D3A64"/>
    <w:rsid w:val="005F56AD"/>
    <w:rsid w:val="005F6804"/>
    <w:rsid w:val="0060122B"/>
    <w:rsid w:val="006061F9"/>
    <w:rsid w:val="006063C2"/>
    <w:rsid w:val="0061124E"/>
    <w:rsid w:val="006272DA"/>
    <w:rsid w:val="00640A1C"/>
    <w:rsid w:val="006466C4"/>
    <w:rsid w:val="00663CF8"/>
    <w:rsid w:val="00673AF2"/>
    <w:rsid w:val="00677B38"/>
    <w:rsid w:val="00682DB6"/>
    <w:rsid w:val="00684E14"/>
    <w:rsid w:val="00685E3A"/>
    <w:rsid w:val="006949C5"/>
    <w:rsid w:val="00697973"/>
    <w:rsid w:val="006A536B"/>
    <w:rsid w:val="006A5592"/>
    <w:rsid w:val="006A731E"/>
    <w:rsid w:val="006C77FA"/>
    <w:rsid w:val="006D2AF0"/>
    <w:rsid w:val="006E64C2"/>
    <w:rsid w:val="006F086D"/>
    <w:rsid w:val="006F41AA"/>
    <w:rsid w:val="0070633C"/>
    <w:rsid w:val="007102D9"/>
    <w:rsid w:val="007201E0"/>
    <w:rsid w:val="00735954"/>
    <w:rsid w:val="00744D8C"/>
    <w:rsid w:val="00745C06"/>
    <w:rsid w:val="007511D4"/>
    <w:rsid w:val="007527FA"/>
    <w:rsid w:val="0075742B"/>
    <w:rsid w:val="00764792"/>
    <w:rsid w:val="00767DF9"/>
    <w:rsid w:val="007750DC"/>
    <w:rsid w:val="0077583A"/>
    <w:rsid w:val="0078134E"/>
    <w:rsid w:val="0078277E"/>
    <w:rsid w:val="007868D7"/>
    <w:rsid w:val="007873F8"/>
    <w:rsid w:val="007A3A18"/>
    <w:rsid w:val="007A4B4E"/>
    <w:rsid w:val="007E141E"/>
    <w:rsid w:val="007E3917"/>
    <w:rsid w:val="00803BFA"/>
    <w:rsid w:val="008069E1"/>
    <w:rsid w:val="008332E5"/>
    <w:rsid w:val="00846F38"/>
    <w:rsid w:val="008476F2"/>
    <w:rsid w:val="00851C5B"/>
    <w:rsid w:val="00852942"/>
    <w:rsid w:val="008555F6"/>
    <w:rsid w:val="00862712"/>
    <w:rsid w:val="00863FC9"/>
    <w:rsid w:val="00873A9F"/>
    <w:rsid w:val="008A24F3"/>
    <w:rsid w:val="008B35FB"/>
    <w:rsid w:val="008B3DAD"/>
    <w:rsid w:val="008C0931"/>
    <w:rsid w:val="008D541A"/>
    <w:rsid w:val="008D5657"/>
    <w:rsid w:val="008E0FBC"/>
    <w:rsid w:val="008E5D04"/>
    <w:rsid w:val="008F69A2"/>
    <w:rsid w:val="00910168"/>
    <w:rsid w:val="0091037A"/>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49DB"/>
    <w:rsid w:val="00A338CB"/>
    <w:rsid w:val="00A34BD4"/>
    <w:rsid w:val="00A35D9A"/>
    <w:rsid w:val="00A416E9"/>
    <w:rsid w:val="00A43895"/>
    <w:rsid w:val="00A86F69"/>
    <w:rsid w:val="00A86FFE"/>
    <w:rsid w:val="00AA4629"/>
    <w:rsid w:val="00AB27DB"/>
    <w:rsid w:val="00AB5C6E"/>
    <w:rsid w:val="00AD4B99"/>
    <w:rsid w:val="00AF6EAD"/>
    <w:rsid w:val="00B00014"/>
    <w:rsid w:val="00B2136E"/>
    <w:rsid w:val="00B6335F"/>
    <w:rsid w:val="00B64551"/>
    <w:rsid w:val="00B655E7"/>
    <w:rsid w:val="00B6615B"/>
    <w:rsid w:val="00B70BB2"/>
    <w:rsid w:val="00B83289"/>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901E0"/>
    <w:rsid w:val="00C917CE"/>
    <w:rsid w:val="00CA28BF"/>
    <w:rsid w:val="00CA2C77"/>
    <w:rsid w:val="00CA4F0F"/>
    <w:rsid w:val="00CB264E"/>
    <w:rsid w:val="00CB36F3"/>
    <w:rsid w:val="00CC122E"/>
    <w:rsid w:val="00CD738C"/>
    <w:rsid w:val="00D253B4"/>
    <w:rsid w:val="00D40584"/>
    <w:rsid w:val="00D57D16"/>
    <w:rsid w:val="00D63736"/>
    <w:rsid w:val="00D709CD"/>
    <w:rsid w:val="00D76D93"/>
    <w:rsid w:val="00D935EE"/>
    <w:rsid w:val="00DA33A9"/>
    <w:rsid w:val="00DA566B"/>
    <w:rsid w:val="00DB1660"/>
    <w:rsid w:val="00DD7B30"/>
    <w:rsid w:val="00DE33F4"/>
    <w:rsid w:val="00E01B03"/>
    <w:rsid w:val="00E04B37"/>
    <w:rsid w:val="00E12E8F"/>
    <w:rsid w:val="00E738CE"/>
    <w:rsid w:val="00E85BE6"/>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Ttulo1">
    <w:name w:val="heading 1"/>
    <w:basedOn w:val="Heading"/>
    <w:pPr>
      <w:outlineLvl w:val="0"/>
    </w:pPr>
  </w:style>
  <w:style w:type="paragraph" w:styleId="Ttulo2">
    <w:name w:val="heading 2"/>
    <w:basedOn w:val="Heading"/>
    <w:pPr>
      <w:outlineLvl w:val="1"/>
    </w:pPr>
  </w:style>
  <w:style w:type="paragraph" w:styleId="Ttulo3">
    <w:name w:val="heading 3"/>
    <w:basedOn w:val="Heading"/>
    <w:pPr>
      <w:outlineLvl w:val="2"/>
    </w:p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935F98"/>
    <w:rPr>
      <w:rFonts w:ascii="Lucida Grande" w:hAnsi="Lucida Grande"/>
      <w:sz w:val="18"/>
      <w:szCs w:val="18"/>
    </w:rPr>
  </w:style>
  <w:style w:type="character" w:customStyle="1" w:styleId="InternetLink">
    <w:name w:val="Internet Link"/>
    <w:basedOn w:val="Fuentedeprrafopredeter"/>
    <w:uiPriority w:val="99"/>
    <w:unhideWhenUsed/>
    <w:rsid w:val="006B560D"/>
    <w:rPr>
      <w:color w:val="0000FF"/>
      <w:u w:val="single"/>
      <w:lang w:val="uz-Cyrl-UZ" w:eastAsia="uz-Cyrl-UZ" w:bidi="uz-Cyrl-UZ"/>
    </w:rPr>
  </w:style>
  <w:style w:type="character" w:customStyle="1" w:styleId="tx">
    <w:name w:val="tx"/>
    <w:basedOn w:val="Fuentedeprrafopredeter"/>
    <w:rsid w:val="00C351A7"/>
  </w:style>
  <w:style w:type="character" w:customStyle="1" w:styleId="apple-converted-space">
    <w:name w:val="apple-converted-space"/>
    <w:basedOn w:val="Fuentedeprrafopredeter"/>
    <w:rsid w:val="00367A5E"/>
  </w:style>
  <w:style w:type="character" w:styleId="Hipervnculovisitado">
    <w:name w:val="FollowedHyperlink"/>
    <w:basedOn w:val="Fuentedeprrafopredeter"/>
    <w:uiPriority w:val="99"/>
    <w:semiHidden/>
    <w:unhideWhenUsed/>
    <w:rsid w:val="00A36203"/>
    <w:rPr>
      <w:color w:val="800080"/>
      <w:u w:val="single"/>
    </w:rPr>
  </w:style>
  <w:style w:type="character" w:customStyle="1" w:styleId="TextonotapieCar">
    <w:name w:val="Texto nota pie Car"/>
    <w:basedOn w:val="Fuentedeprrafopredeter"/>
    <w:link w:val="Textonotapie"/>
    <w:semiHidden/>
    <w:rsid w:val="0030762E"/>
    <w:rPr>
      <w:rFonts w:ascii="Times New Roman" w:eastAsia="MS Mincho" w:hAnsi="Times New Roman" w:cs="Times New Roman"/>
      <w:color w:val="00000A"/>
      <w:sz w:val="20"/>
      <w:lang w:val="es-MX" w:eastAsia="es-MX"/>
    </w:rPr>
  </w:style>
  <w:style w:type="character" w:styleId="Refdenotaalpie">
    <w:name w:val="footnote reference"/>
    <w:basedOn w:val="Fuentedeprrafopredeter"/>
    <w:semiHidden/>
    <w:rsid w:val="0030762E"/>
    <w:rPr>
      <w:vertAlign w:val="superscript"/>
    </w:rPr>
  </w:style>
  <w:style w:type="character" w:customStyle="1" w:styleId="EncabezadoCar">
    <w:name w:val="Encabezado Car"/>
    <w:basedOn w:val="Fuentedeprrafopredeter"/>
    <w:link w:val="Encabezado"/>
    <w:uiPriority w:val="99"/>
    <w:rsid w:val="00D56725"/>
  </w:style>
  <w:style w:type="character" w:customStyle="1" w:styleId="PiedepginaCar">
    <w:name w:val="Pie de página Car"/>
    <w:basedOn w:val="Fuentedeprrafopredeter"/>
    <w:link w:val="Piedepgina"/>
    <w:uiPriority w:val="99"/>
    <w:rsid w:val="00D56725"/>
  </w:style>
  <w:style w:type="character" w:customStyle="1" w:styleId="BodyTextChar">
    <w:name w:val="Body Text Char"/>
    <w:basedOn w:val="Fuentedeprrafopredeter"/>
    <w:link w:val="TextBody"/>
    <w:uiPriority w:val="99"/>
    <w:rsid w:val="00B91FE6"/>
    <w:rPr>
      <w:rFonts w:ascii="Times New Roman" w:hAnsi="Times New Roman" w:cs="Times New Roman"/>
      <w:sz w:val="24"/>
      <w:szCs w:val="24"/>
    </w:rPr>
  </w:style>
  <w:style w:type="character" w:customStyle="1" w:styleId="SinespaciadoCar">
    <w:name w:val="Sin espaciado Car"/>
    <w:link w:val="Sinespaciado"/>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Ttulodellibro">
    <w:name w:val="Book Title"/>
    <w:basedOn w:val="Fuentedeprrafopredeter"/>
    <w:uiPriority w:val="33"/>
    <w:qFormat/>
    <w:rsid w:val="00FC77BF"/>
    <w:rPr>
      <w:b/>
      <w:bCs/>
      <w:smallCaps/>
      <w:spacing w:val="5"/>
    </w:rPr>
  </w:style>
  <w:style w:type="character" w:styleId="Refdecomentario">
    <w:name w:val="annotation reference"/>
    <w:basedOn w:val="Fuentedeprrafopredeter"/>
    <w:uiPriority w:val="99"/>
    <w:semiHidden/>
    <w:unhideWhenUsed/>
    <w:rsid w:val="00882443"/>
    <w:rPr>
      <w:sz w:val="18"/>
      <w:szCs w:val="18"/>
    </w:rPr>
  </w:style>
  <w:style w:type="character" w:customStyle="1" w:styleId="TextocomentarioCar">
    <w:name w:val="Texto comentario Car"/>
    <w:basedOn w:val="Fuentedeprrafopredeter"/>
    <w:link w:val="Textocomentario"/>
    <w:uiPriority w:val="99"/>
    <w:semiHidden/>
    <w:rsid w:val="00882443"/>
    <w:rPr>
      <w:sz w:val="24"/>
      <w:szCs w:val="24"/>
      <w:shd w:val="clear" w:color="auto" w:fill="FFFFFF"/>
    </w:rPr>
  </w:style>
  <w:style w:type="character" w:customStyle="1" w:styleId="AsuntodelcomentarioCar">
    <w:name w:val="Asunto del comentario Car"/>
    <w:basedOn w:val="TextocomentarioCar"/>
    <w:link w:val="Asuntodelcomentario"/>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Fuentedeprrafopredeter"/>
    <w:uiPriority w:val="1"/>
    <w:semiHidden/>
    <w:rsid w:val="00A12ECC"/>
    <w:rPr>
      <w:shd w:val="clear" w:color="auto" w:fill="FFFFFF"/>
    </w:rPr>
  </w:style>
  <w:style w:type="character" w:customStyle="1" w:styleId="BodyTextIndentChar">
    <w:name w:val="Body Text Indent Char"/>
    <w:basedOn w:val="Fuentedeprrafopredeter"/>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tulo">
    <w:name w:val="Title"/>
    <w:basedOn w:val="LO-normal"/>
    <w:pPr>
      <w:keepNext/>
      <w:keepLines/>
    </w:pPr>
    <w:rPr>
      <w:rFonts w:ascii="Trebuchet MS" w:eastAsia="Trebuchet MS" w:hAnsi="Trebuchet MS" w:cs="Trebuchet MS"/>
      <w:color w:val="000000"/>
      <w:sz w:val="42"/>
    </w:rPr>
  </w:style>
  <w:style w:type="paragraph" w:styleId="Subttulo">
    <w:name w:val="Subtitle"/>
    <w:basedOn w:val="LO-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935F98"/>
    <w:pPr>
      <w:spacing w:line="240" w:lineRule="auto"/>
    </w:pPr>
    <w:rPr>
      <w:rFonts w:ascii="Lucida Grande" w:hAnsi="Lucida Grande"/>
      <w:sz w:val="18"/>
      <w:szCs w:val="18"/>
    </w:rPr>
  </w:style>
  <w:style w:type="paragraph" w:styleId="Textonotapie">
    <w:name w:val="footnote text"/>
    <w:basedOn w:val="Normal"/>
    <w:link w:val="TextonotapieCar"/>
    <w:semiHidden/>
    <w:rsid w:val="0030762E"/>
    <w:pPr>
      <w:spacing w:line="240" w:lineRule="auto"/>
    </w:pPr>
    <w:rPr>
      <w:rFonts w:ascii="Times New Roman" w:eastAsia="MS Mincho" w:hAnsi="Times New Roman" w:cs="Times New Roman"/>
      <w:color w:val="00000A"/>
      <w:sz w:val="20"/>
      <w:lang w:val="es-MX" w:eastAsia="es-MX"/>
    </w:rPr>
  </w:style>
  <w:style w:type="paragraph" w:styleId="Encabezado">
    <w:name w:val="header"/>
    <w:basedOn w:val="Normal"/>
    <w:link w:val="EncabezadoCar"/>
    <w:uiPriority w:val="99"/>
    <w:unhideWhenUsed/>
    <w:rsid w:val="00D56725"/>
    <w:pPr>
      <w:tabs>
        <w:tab w:val="center" w:pos="4320"/>
        <w:tab w:val="right" w:pos="8640"/>
      </w:tabs>
      <w:spacing w:line="240" w:lineRule="auto"/>
    </w:pPr>
  </w:style>
  <w:style w:type="paragraph" w:styleId="Piedepgina">
    <w:name w:val="footer"/>
    <w:basedOn w:val="Normal"/>
    <w:link w:val="PiedepginaCar"/>
    <w:uiPriority w:val="99"/>
    <w:unhideWhenUsed/>
    <w:rsid w:val="00D56725"/>
    <w:pPr>
      <w:tabs>
        <w:tab w:val="center" w:pos="4320"/>
        <w:tab w:val="right" w:pos="8640"/>
      </w:tabs>
      <w:spacing w:line="240" w:lineRule="auto"/>
    </w:pPr>
  </w:style>
  <w:style w:type="paragraph" w:styleId="Sinespaciado">
    <w:name w:val="No Spacing"/>
    <w:link w:val="SinespaciadoC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Textocomentario">
    <w:name w:val="annotation text"/>
    <w:basedOn w:val="Normal"/>
    <w:link w:val="TextocomentarioCar"/>
    <w:uiPriority w:val="99"/>
    <w:semiHidden/>
    <w:unhideWhenUsed/>
    <w:rsid w:val="00882443"/>
    <w:pPr>
      <w:spacing w:line="240" w:lineRule="auto"/>
    </w:pPr>
    <w:rPr>
      <w:sz w:val="24"/>
      <w:szCs w:val="24"/>
    </w:rPr>
  </w:style>
  <w:style w:type="paragraph" w:styleId="Asuntodelcomentario">
    <w:name w:val="annotation subject"/>
    <w:basedOn w:val="Textocomentario"/>
    <w:link w:val="AsuntodelcomentarioCar"/>
    <w:uiPriority w:val="99"/>
    <w:semiHidden/>
    <w:unhideWhenUsed/>
    <w:rsid w:val="00882443"/>
    <w:rPr>
      <w:b/>
      <w:bCs/>
      <w:sz w:val="20"/>
      <w:szCs w:val="20"/>
    </w:rPr>
  </w:style>
  <w:style w:type="paragraph" w:styleId="Prrafodelista">
    <w:name w:val="List Paragraph"/>
    <w:basedOn w:val="Normal"/>
    <w:uiPriority w:val="34"/>
    <w:qFormat/>
    <w:rsid w:val="00CE5A06"/>
    <w:pPr>
      <w:ind w:left="720"/>
      <w:contextualSpacing/>
    </w:pPr>
  </w:style>
  <w:style w:type="paragraph" w:styleId="Revisi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Sangradetextonormal">
    <w:name w:val="Body Text Indent"/>
    <w:basedOn w:val="Normal"/>
    <w:uiPriority w:val="99"/>
    <w:unhideWhenUsed/>
    <w:rsid w:val="00077C5E"/>
    <w:pPr>
      <w:spacing w:after="120"/>
      <w:ind w:left="360"/>
      <w:jc w:val="left"/>
    </w:pPr>
  </w:style>
  <w:style w:type="character" w:customStyle="1" w:styleId="BodyTextIndentChar1">
    <w:name w:val="Body Text Indent Char1"/>
    <w:basedOn w:val="Fuentedeprrafopredeter"/>
    <w:uiPriority w:val="99"/>
    <w:semiHidden/>
    <w:rsid w:val="00077C5E"/>
    <w:rPr>
      <w:shd w:val="clear" w:color="auto" w:fill="auto"/>
    </w:rPr>
  </w:style>
  <w:style w:type="character" w:styleId="Hipervnculo">
    <w:name w:val="Hyperlink"/>
    <w:basedOn w:val="Fuentedeprrafopredeter"/>
    <w:uiPriority w:val="99"/>
    <w:unhideWhenUsed/>
    <w:rsid w:val="009101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Ttulo1">
    <w:name w:val="heading 1"/>
    <w:basedOn w:val="Heading"/>
    <w:pPr>
      <w:outlineLvl w:val="0"/>
    </w:pPr>
  </w:style>
  <w:style w:type="paragraph" w:styleId="Ttulo2">
    <w:name w:val="heading 2"/>
    <w:basedOn w:val="Heading"/>
    <w:pPr>
      <w:outlineLvl w:val="1"/>
    </w:pPr>
  </w:style>
  <w:style w:type="paragraph" w:styleId="Ttulo3">
    <w:name w:val="heading 3"/>
    <w:basedOn w:val="Heading"/>
    <w:pPr>
      <w:outlineLvl w:val="2"/>
    </w:p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935F98"/>
    <w:rPr>
      <w:rFonts w:ascii="Lucida Grande" w:hAnsi="Lucida Grande"/>
      <w:sz w:val="18"/>
      <w:szCs w:val="18"/>
    </w:rPr>
  </w:style>
  <w:style w:type="character" w:customStyle="1" w:styleId="InternetLink">
    <w:name w:val="Internet Link"/>
    <w:basedOn w:val="Fuentedeprrafopredeter"/>
    <w:uiPriority w:val="99"/>
    <w:unhideWhenUsed/>
    <w:rsid w:val="006B560D"/>
    <w:rPr>
      <w:color w:val="0000FF"/>
      <w:u w:val="single"/>
      <w:lang w:val="uz-Cyrl-UZ" w:eastAsia="uz-Cyrl-UZ" w:bidi="uz-Cyrl-UZ"/>
    </w:rPr>
  </w:style>
  <w:style w:type="character" w:customStyle="1" w:styleId="tx">
    <w:name w:val="tx"/>
    <w:basedOn w:val="Fuentedeprrafopredeter"/>
    <w:rsid w:val="00C351A7"/>
  </w:style>
  <w:style w:type="character" w:customStyle="1" w:styleId="apple-converted-space">
    <w:name w:val="apple-converted-space"/>
    <w:basedOn w:val="Fuentedeprrafopredeter"/>
    <w:rsid w:val="00367A5E"/>
  </w:style>
  <w:style w:type="character" w:styleId="Hipervnculovisitado">
    <w:name w:val="FollowedHyperlink"/>
    <w:basedOn w:val="Fuentedeprrafopredeter"/>
    <w:uiPriority w:val="99"/>
    <w:semiHidden/>
    <w:unhideWhenUsed/>
    <w:rsid w:val="00A36203"/>
    <w:rPr>
      <w:color w:val="800080"/>
      <w:u w:val="single"/>
    </w:rPr>
  </w:style>
  <w:style w:type="character" w:customStyle="1" w:styleId="TextonotapieCar">
    <w:name w:val="Texto nota pie Car"/>
    <w:basedOn w:val="Fuentedeprrafopredeter"/>
    <w:link w:val="Textonotapie"/>
    <w:semiHidden/>
    <w:rsid w:val="0030762E"/>
    <w:rPr>
      <w:rFonts w:ascii="Times New Roman" w:eastAsia="MS Mincho" w:hAnsi="Times New Roman" w:cs="Times New Roman"/>
      <w:color w:val="00000A"/>
      <w:sz w:val="20"/>
      <w:lang w:val="es-MX" w:eastAsia="es-MX"/>
    </w:rPr>
  </w:style>
  <w:style w:type="character" w:styleId="Refdenotaalpie">
    <w:name w:val="footnote reference"/>
    <w:basedOn w:val="Fuentedeprrafopredeter"/>
    <w:semiHidden/>
    <w:rsid w:val="0030762E"/>
    <w:rPr>
      <w:vertAlign w:val="superscript"/>
    </w:rPr>
  </w:style>
  <w:style w:type="character" w:customStyle="1" w:styleId="EncabezadoCar">
    <w:name w:val="Encabezado Car"/>
    <w:basedOn w:val="Fuentedeprrafopredeter"/>
    <w:link w:val="Encabezado"/>
    <w:uiPriority w:val="99"/>
    <w:rsid w:val="00D56725"/>
  </w:style>
  <w:style w:type="character" w:customStyle="1" w:styleId="PiedepginaCar">
    <w:name w:val="Pie de página Car"/>
    <w:basedOn w:val="Fuentedeprrafopredeter"/>
    <w:link w:val="Piedepgina"/>
    <w:uiPriority w:val="99"/>
    <w:rsid w:val="00D56725"/>
  </w:style>
  <w:style w:type="character" w:customStyle="1" w:styleId="BodyTextChar">
    <w:name w:val="Body Text Char"/>
    <w:basedOn w:val="Fuentedeprrafopredeter"/>
    <w:link w:val="TextBody"/>
    <w:uiPriority w:val="99"/>
    <w:rsid w:val="00B91FE6"/>
    <w:rPr>
      <w:rFonts w:ascii="Times New Roman" w:hAnsi="Times New Roman" w:cs="Times New Roman"/>
      <w:sz w:val="24"/>
      <w:szCs w:val="24"/>
    </w:rPr>
  </w:style>
  <w:style w:type="character" w:customStyle="1" w:styleId="SinespaciadoCar">
    <w:name w:val="Sin espaciado Car"/>
    <w:link w:val="Sinespaciado"/>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Ttulodellibro">
    <w:name w:val="Book Title"/>
    <w:basedOn w:val="Fuentedeprrafopredeter"/>
    <w:uiPriority w:val="33"/>
    <w:qFormat/>
    <w:rsid w:val="00FC77BF"/>
    <w:rPr>
      <w:b/>
      <w:bCs/>
      <w:smallCaps/>
      <w:spacing w:val="5"/>
    </w:rPr>
  </w:style>
  <w:style w:type="character" w:styleId="Refdecomentario">
    <w:name w:val="annotation reference"/>
    <w:basedOn w:val="Fuentedeprrafopredeter"/>
    <w:uiPriority w:val="99"/>
    <w:semiHidden/>
    <w:unhideWhenUsed/>
    <w:rsid w:val="00882443"/>
    <w:rPr>
      <w:sz w:val="18"/>
      <w:szCs w:val="18"/>
    </w:rPr>
  </w:style>
  <w:style w:type="character" w:customStyle="1" w:styleId="TextocomentarioCar">
    <w:name w:val="Texto comentario Car"/>
    <w:basedOn w:val="Fuentedeprrafopredeter"/>
    <w:link w:val="Textocomentario"/>
    <w:uiPriority w:val="99"/>
    <w:semiHidden/>
    <w:rsid w:val="00882443"/>
    <w:rPr>
      <w:sz w:val="24"/>
      <w:szCs w:val="24"/>
      <w:shd w:val="clear" w:color="auto" w:fill="FFFFFF"/>
    </w:rPr>
  </w:style>
  <w:style w:type="character" w:customStyle="1" w:styleId="AsuntodelcomentarioCar">
    <w:name w:val="Asunto del comentario Car"/>
    <w:basedOn w:val="TextocomentarioCar"/>
    <w:link w:val="Asuntodelcomentario"/>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Fuentedeprrafopredeter"/>
    <w:uiPriority w:val="1"/>
    <w:semiHidden/>
    <w:rsid w:val="00A12ECC"/>
    <w:rPr>
      <w:shd w:val="clear" w:color="auto" w:fill="FFFFFF"/>
    </w:rPr>
  </w:style>
  <w:style w:type="character" w:customStyle="1" w:styleId="BodyTextIndentChar">
    <w:name w:val="Body Text Indent Char"/>
    <w:basedOn w:val="Fuentedeprrafopredeter"/>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tulo">
    <w:name w:val="Title"/>
    <w:basedOn w:val="LO-normal"/>
    <w:pPr>
      <w:keepNext/>
      <w:keepLines/>
    </w:pPr>
    <w:rPr>
      <w:rFonts w:ascii="Trebuchet MS" w:eastAsia="Trebuchet MS" w:hAnsi="Trebuchet MS" w:cs="Trebuchet MS"/>
      <w:color w:val="000000"/>
      <w:sz w:val="42"/>
    </w:rPr>
  </w:style>
  <w:style w:type="paragraph" w:styleId="Subttulo">
    <w:name w:val="Subtitle"/>
    <w:basedOn w:val="LO-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935F98"/>
    <w:pPr>
      <w:spacing w:line="240" w:lineRule="auto"/>
    </w:pPr>
    <w:rPr>
      <w:rFonts w:ascii="Lucida Grande" w:hAnsi="Lucida Grande"/>
      <w:sz w:val="18"/>
      <w:szCs w:val="18"/>
    </w:rPr>
  </w:style>
  <w:style w:type="paragraph" w:styleId="Textonotapie">
    <w:name w:val="footnote text"/>
    <w:basedOn w:val="Normal"/>
    <w:link w:val="TextonotapieCar"/>
    <w:semiHidden/>
    <w:rsid w:val="0030762E"/>
    <w:pPr>
      <w:spacing w:line="240" w:lineRule="auto"/>
    </w:pPr>
    <w:rPr>
      <w:rFonts w:ascii="Times New Roman" w:eastAsia="MS Mincho" w:hAnsi="Times New Roman" w:cs="Times New Roman"/>
      <w:color w:val="00000A"/>
      <w:sz w:val="20"/>
      <w:lang w:val="es-MX" w:eastAsia="es-MX"/>
    </w:rPr>
  </w:style>
  <w:style w:type="paragraph" w:styleId="Encabezado">
    <w:name w:val="header"/>
    <w:basedOn w:val="Normal"/>
    <w:link w:val="EncabezadoCar"/>
    <w:uiPriority w:val="99"/>
    <w:unhideWhenUsed/>
    <w:rsid w:val="00D56725"/>
    <w:pPr>
      <w:tabs>
        <w:tab w:val="center" w:pos="4320"/>
        <w:tab w:val="right" w:pos="8640"/>
      </w:tabs>
      <w:spacing w:line="240" w:lineRule="auto"/>
    </w:pPr>
  </w:style>
  <w:style w:type="paragraph" w:styleId="Piedepgina">
    <w:name w:val="footer"/>
    <w:basedOn w:val="Normal"/>
    <w:link w:val="PiedepginaCar"/>
    <w:uiPriority w:val="99"/>
    <w:unhideWhenUsed/>
    <w:rsid w:val="00D56725"/>
    <w:pPr>
      <w:tabs>
        <w:tab w:val="center" w:pos="4320"/>
        <w:tab w:val="right" w:pos="8640"/>
      </w:tabs>
      <w:spacing w:line="240" w:lineRule="auto"/>
    </w:pPr>
  </w:style>
  <w:style w:type="paragraph" w:styleId="Sinespaciado">
    <w:name w:val="No Spacing"/>
    <w:link w:val="SinespaciadoC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Textocomentario">
    <w:name w:val="annotation text"/>
    <w:basedOn w:val="Normal"/>
    <w:link w:val="TextocomentarioCar"/>
    <w:uiPriority w:val="99"/>
    <w:semiHidden/>
    <w:unhideWhenUsed/>
    <w:rsid w:val="00882443"/>
    <w:pPr>
      <w:spacing w:line="240" w:lineRule="auto"/>
    </w:pPr>
    <w:rPr>
      <w:sz w:val="24"/>
      <w:szCs w:val="24"/>
    </w:rPr>
  </w:style>
  <w:style w:type="paragraph" w:styleId="Asuntodelcomentario">
    <w:name w:val="annotation subject"/>
    <w:basedOn w:val="Textocomentario"/>
    <w:link w:val="AsuntodelcomentarioCar"/>
    <w:uiPriority w:val="99"/>
    <w:semiHidden/>
    <w:unhideWhenUsed/>
    <w:rsid w:val="00882443"/>
    <w:rPr>
      <w:b/>
      <w:bCs/>
      <w:sz w:val="20"/>
      <w:szCs w:val="20"/>
    </w:rPr>
  </w:style>
  <w:style w:type="paragraph" w:styleId="Prrafodelista">
    <w:name w:val="List Paragraph"/>
    <w:basedOn w:val="Normal"/>
    <w:uiPriority w:val="34"/>
    <w:qFormat/>
    <w:rsid w:val="00CE5A06"/>
    <w:pPr>
      <w:ind w:left="720"/>
      <w:contextualSpacing/>
    </w:pPr>
  </w:style>
  <w:style w:type="paragraph" w:styleId="Revisi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Sangradetextonormal">
    <w:name w:val="Body Text Indent"/>
    <w:basedOn w:val="Normal"/>
    <w:uiPriority w:val="99"/>
    <w:unhideWhenUsed/>
    <w:rsid w:val="00077C5E"/>
    <w:pPr>
      <w:spacing w:after="120"/>
      <w:ind w:left="360"/>
      <w:jc w:val="left"/>
    </w:pPr>
  </w:style>
  <w:style w:type="character" w:customStyle="1" w:styleId="BodyTextIndentChar1">
    <w:name w:val="Body Text Indent Char1"/>
    <w:basedOn w:val="Fuentedeprrafopredeter"/>
    <w:uiPriority w:val="99"/>
    <w:semiHidden/>
    <w:rsid w:val="00077C5E"/>
    <w:rPr>
      <w:shd w:val="clear" w:color="auto" w:fill="auto"/>
    </w:rPr>
  </w:style>
  <w:style w:type="character" w:styleId="Hipervnculo">
    <w:name w:val="Hyperlink"/>
    <w:basedOn w:val="Fuentedeprrafopredeter"/>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portal.te.gob.mx/sites/default/files/32_representacion.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ine.mx/archivos3/portal/historico/contenido/estenograficas/2013/10/42ced4b4598ba310VgnVCM1000000c68000aRCRD.html" TargetMode="External"/><Relationship Id="rId2" Type="http://schemas.openxmlformats.org/officeDocument/2006/relationships/numbering" Target="numbering.xml"/><Relationship Id="rId16" Type="http://schemas.openxmlformats.org/officeDocument/2006/relationships/hyperlink" Target="http://www.brookings.edu/research/opinions/2010/06/17-redistricting-statemen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openscholar.mit.edu/sites/default/files/dept/files/ssn_key_findings_altman_and_mcdonald_on_redistricting_reform_at_internet_scale.pdf" TargetMode="External"/><Relationship Id="rId10" Type="http://schemas.openxmlformats.org/officeDocument/2006/relationships/image" Target="media/image2.emf"/><Relationship Id="rId19" Type="http://schemas.openxmlformats.org/officeDocument/2006/relationships/hyperlink" Target="http://sunlightfoundation.com/policy/documents/ten-open-data-principl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nformatics.mit.edu/publications/promise-and-perils-computers-redistricting"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lmex.mx/index.php/la-plataforma-publica-de-mapeo-y-la-democracia-en-mexico" TargetMode="External"/><Relationship Id="rId2" Type="http://schemas.openxmlformats.org/officeDocument/2006/relationships/hyperlink" Target="http://www.azavea.com/products/districtbuilder/" TargetMode="External"/><Relationship Id="rId1"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CEF92-9C04-4179-897E-F5ABA4EF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35</Pages>
  <Words>9801</Words>
  <Characters>53907</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ERIC MAGAR MEURS</cp:lastModifiedBy>
  <cp:revision>4</cp:revision>
  <cp:lastPrinted>2015-10-22T20:51:00Z</cp:lastPrinted>
  <dcterms:created xsi:type="dcterms:W3CDTF">2016-04-07T17:29:00Z</dcterms:created>
  <dcterms:modified xsi:type="dcterms:W3CDTF">2016-04-07T17:49:00Z</dcterms:modified>
  <dc:language>en-US</dc:language>
</cp:coreProperties>
</file>