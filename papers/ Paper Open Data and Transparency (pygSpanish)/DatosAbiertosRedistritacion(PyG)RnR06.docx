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E854AC" w14:textId="77777777" w:rsidR="005B0486" w:rsidRPr="00BC1710" w:rsidRDefault="005B0486">
      <w:pPr>
        <w:pStyle w:val="LO-normal"/>
        <w:spacing w:line="240" w:lineRule="auto"/>
        <w:ind w:left="720" w:hanging="720"/>
        <w:rPr>
          <w:rFonts w:ascii="Times New Roman" w:hAnsi="Times New Roman" w:cs="Times New Roman"/>
          <w:color w:val="auto"/>
        </w:rPr>
      </w:pPr>
    </w:p>
    <w:p w14:paraId="4505139D" w14:textId="77777777" w:rsidR="005B0486" w:rsidRPr="00BC1710" w:rsidRDefault="006B560D">
      <w:pPr>
        <w:pStyle w:val="Title"/>
        <w:spacing w:line="240" w:lineRule="auto"/>
        <w:jc w:val="center"/>
        <w:rPr>
          <w:rStyle w:val="FootnoteAnchor"/>
          <w:rFonts w:ascii="Times New Roman" w:hAnsi="Times New Roman" w:cs="Times New Roman"/>
          <w:color w:val="auto"/>
          <w:lang w:val="es-MX"/>
        </w:rPr>
      </w:pPr>
      <w:r w:rsidRPr="00BC1710">
        <w:rPr>
          <w:rStyle w:val="BookTitle"/>
          <w:rFonts w:ascii="Times New Roman" w:hAnsi="Times New Roman" w:cs="Times New Roman"/>
          <w:b w:val="0"/>
          <w:bCs w:val="0"/>
          <w:smallCaps w:val="0"/>
          <w:color w:val="auto"/>
          <w:spacing w:val="0"/>
          <w:lang w:val="es-MX"/>
        </w:rPr>
        <w:t xml:space="preserve">Datos abiertos, representación política y </w:t>
      </w:r>
      <w:r w:rsidRPr="00BC1710">
        <w:rPr>
          <w:rStyle w:val="BookTitle"/>
          <w:rFonts w:ascii="Times New Roman" w:hAnsi="Times New Roman" w:cs="Times New Roman"/>
          <w:b w:val="0"/>
          <w:bCs w:val="0"/>
          <w:smallCaps w:val="0"/>
          <w:color w:val="auto"/>
          <w:spacing w:val="0"/>
          <w:lang w:val="es-MX"/>
        </w:rPr>
        <w:br/>
      </w:r>
      <w:bookmarkStart w:id="0" w:name="_GoBack"/>
      <w:bookmarkEnd w:id="0"/>
      <w:r w:rsidRPr="00BC1710">
        <w:rPr>
          <w:rStyle w:val="BookTitle"/>
          <w:rFonts w:ascii="Times New Roman" w:hAnsi="Times New Roman" w:cs="Times New Roman"/>
          <w:b w:val="0"/>
          <w:bCs w:val="0"/>
          <w:smallCaps w:val="0"/>
          <w:color w:val="auto"/>
          <w:spacing w:val="0"/>
          <w:lang w:val="es-MX"/>
        </w:rPr>
        <w:t>redistritación en México</w:t>
      </w:r>
      <w:r w:rsidRPr="00BC1710">
        <w:rPr>
          <w:rStyle w:val="FootnoteAnchor"/>
          <w:rFonts w:ascii="Times New Roman" w:hAnsi="Times New Roman" w:cs="Times New Roman"/>
          <w:color w:val="auto"/>
          <w:lang w:val="es-MX"/>
        </w:rPr>
        <w:footnoteReference w:id="1"/>
      </w:r>
    </w:p>
    <w:p w14:paraId="6ECE52A9" w14:textId="77777777" w:rsidR="005B0486" w:rsidRPr="00BC1710" w:rsidRDefault="005B0486">
      <w:pPr>
        <w:pStyle w:val="LO-normal"/>
        <w:spacing w:line="240" w:lineRule="auto"/>
        <w:jc w:val="center"/>
        <w:rPr>
          <w:rFonts w:ascii="Times New Roman" w:hAnsi="Times New Roman" w:cs="Times New Roman"/>
          <w:color w:val="auto"/>
          <w:lang w:val="es-MX"/>
        </w:rPr>
      </w:pPr>
    </w:p>
    <w:p w14:paraId="7C461B6C" w14:textId="77777777" w:rsidR="005B0486" w:rsidRPr="00BC1710" w:rsidRDefault="006B560D">
      <w:pPr>
        <w:pStyle w:val="LO-normal"/>
        <w:spacing w:line="240" w:lineRule="auto"/>
        <w:jc w:val="center"/>
        <w:rPr>
          <w:rStyle w:val="FootnoteAnchor"/>
          <w:rFonts w:ascii="Times New Roman" w:eastAsia="Times New Roman" w:hAnsi="Times New Roman" w:cs="Times New Roman"/>
          <w:i/>
          <w:iCs/>
          <w:color w:val="auto"/>
          <w:sz w:val="24"/>
          <w:lang w:val="es-MX"/>
        </w:rPr>
      </w:pPr>
      <w:r w:rsidRPr="00BC1710">
        <w:rPr>
          <w:rFonts w:ascii="Times New Roman" w:eastAsia="Times New Roman" w:hAnsi="Times New Roman" w:cs="Times New Roman"/>
          <w:b/>
          <w:color w:val="auto"/>
          <w:sz w:val="24"/>
          <w:lang w:val="es-MX"/>
        </w:rPr>
        <w:t xml:space="preserve">Alejandro Trelles </w:t>
      </w:r>
      <w:r w:rsidRPr="00BC1710">
        <w:rPr>
          <w:rFonts w:ascii="Times New Roman" w:eastAsia="Times New Roman" w:hAnsi="Times New Roman" w:cs="Times New Roman"/>
          <w:i/>
          <w:iCs/>
          <w:color w:val="auto"/>
          <w:sz w:val="24"/>
          <w:lang w:val="es-MX"/>
        </w:rPr>
        <w:t xml:space="preserve"> U. Pittsburgh</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Micah Altman  </w:t>
      </w:r>
      <w:r w:rsidRPr="00BC1710">
        <w:rPr>
          <w:rFonts w:ascii="Times New Roman" w:eastAsia="Times New Roman" w:hAnsi="Times New Roman" w:cs="Times New Roman"/>
          <w:i/>
          <w:iCs/>
          <w:color w:val="auto"/>
          <w:sz w:val="24"/>
          <w:lang w:val="es-MX"/>
        </w:rPr>
        <w:t>MIT</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Eric Magar  </w:t>
      </w:r>
      <w:r w:rsidRPr="00BC1710">
        <w:rPr>
          <w:rFonts w:ascii="Times New Roman" w:eastAsia="Times New Roman" w:hAnsi="Times New Roman" w:cs="Times New Roman"/>
          <w:i/>
          <w:iCs/>
          <w:color w:val="auto"/>
          <w:sz w:val="24"/>
          <w:lang w:val="es-MX"/>
        </w:rPr>
        <w:t>ITAM</w:t>
      </w:r>
      <w:r w:rsidRPr="00BC1710">
        <w:rPr>
          <w:rFonts w:ascii="Times New Roman" w:eastAsia="Times New Roman" w:hAnsi="Times New Roman" w:cs="Times New Roman"/>
          <w:b/>
          <w:color w:val="auto"/>
          <w:sz w:val="24"/>
          <w:lang w:val="es-MX"/>
        </w:rPr>
        <w:t>,</w:t>
      </w:r>
      <w:r w:rsidRPr="00BC1710">
        <w:rPr>
          <w:rFonts w:ascii="Times New Roman" w:eastAsia="Times New Roman" w:hAnsi="Times New Roman" w:cs="Times New Roman"/>
          <w:b/>
          <w:color w:val="auto"/>
          <w:sz w:val="24"/>
          <w:lang w:val="es-MX"/>
        </w:rPr>
        <w:br/>
        <w:t xml:space="preserve">Michael P. McDonald  </w:t>
      </w:r>
      <w:r w:rsidRPr="00BC1710">
        <w:rPr>
          <w:rFonts w:ascii="Times New Roman" w:eastAsia="Times New Roman" w:hAnsi="Times New Roman" w:cs="Times New Roman"/>
          <w:i/>
          <w:iCs/>
          <w:color w:val="auto"/>
          <w:sz w:val="24"/>
          <w:lang w:val="es-MX"/>
        </w:rPr>
        <w:t>U. Florida</w:t>
      </w:r>
      <w:r w:rsidRPr="00BC1710">
        <w:rPr>
          <w:rStyle w:val="FootnoteAnchor"/>
          <w:rFonts w:ascii="Times New Roman" w:eastAsia="Times New Roman" w:hAnsi="Times New Roman" w:cs="Times New Roman"/>
          <w:i/>
          <w:iCs/>
          <w:color w:val="auto"/>
          <w:sz w:val="24"/>
          <w:lang w:val="es-MX"/>
        </w:rPr>
        <w:footnoteReference w:id="2"/>
      </w:r>
    </w:p>
    <w:p w14:paraId="2896EC28" w14:textId="77777777" w:rsidR="005B0486" w:rsidRPr="00BC1710" w:rsidRDefault="005B0486">
      <w:pPr>
        <w:pStyle w:val="LO-normal"/>
        <w:spacing w:line="240" w:lineRule="auto"/>
        <w:jc w:val="center"/>
        <w:rPr>
          <w:rFonts w:ascii="Times New Roman" w:hAnsi="Times New Roman" w:cs="Times New Roman"/>
          <w:color w:val="auto"/>
          <w:lang w:val="es-MX"/>
        </w:rPr>
      </w:pPr>
    </w:p>
    <w:p w14:paraId="40EE7FF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color w:val="auto"/>
          <w:sz w:val="24"/>
          <w:lang w:val="es-MX"/>
        </w:rPr>
        <w:t>Resumen:</w:t>
      </w:r>
      <w:r w:rsidRPr="00BC1710">
        <w:rPr>
          <w:rFonts w:ascii="Times New Roman" w:eastAsia="Times New Roman" w:hAnsi="Times New Roman" w:cs="Times New Roman"/>
          <w:color w:val="auto"/>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de código abierto ofrece un gran potencial para incrementar los niveles de participación, transparencia, comunicación y rendición de cuentas en torno a los procesos de delimitación electoral.</w:t>
      </w:r>
    </w:p>
    <w:p w14:paraId="18B0F55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i/>
          <w:color w:val="auto"/>
          <w:sz w:val="24"/>
          <w:lang w:val="es-MX"/>
        </w:rPr>
        <w:t>Palabras clave</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datos abiertos, transparencia, redistritación, mapeo público, representación política, grupos minoritarios.</w:t>
      </w:r>
    </w:p>
    <w:p w14:paraId="57C1AC34" w14:textId="77777777" w:rsidR="005B0486" w:rsidRPr="00BC1710" w:rsidRDefault="005B0486" w:rsidP="0095771F">
      <w:pPr>
        <w:pStyle w:val="LO-normal"/>
        <w:spacing w:line="240" w:lineRule="auto"/>
        <w:ind w:left="720" w:right="720"/>
        <w:jc w:val="both"/>
        <w:rPr>
          <w:rFonts w:ascii="Times New Roman" w:eastAsia="Times New Roman" w:hAnsi="Times New Roman" w:cs="Times New Roman"/>
          <w:color w:val="auto"/>
          <w:sz w:val="24"/>
          <w:lang w:val="es-MX"/>
        </w:rPr>
      </w:pPr>
    </w:p>
    <w:p w14:paraId="3BF8224E" w14:textId="77777777" w:rsidR="005B0486" w:rsidRPr="00BC1710" w:rsidRDefault="006B560D" w:rsidP="00F21E50">
      <w:pPr>
        <w:pStyle w:val="LO-normal"/>
        <w:spacing w:line="240" w:lineRule="auto"/>
        <w:ind w:right="720" w:firstLine="720"/>
        <w:jc w:val="center"/>
        <w:rPr>
          <w:rFonts w:ascii="Times New Roman" w:eastAsia="Times New Roman" w:hAnsi="Times New Roman" w:cs="Times New Roman"/>
          <w:b/>
          <w:i/>
          <w:color w:val="auto"/>
          <w:sz w:val="28"/>
        </w:rPr>
      </w:pPr>
      <w:r w:rsidRPr="00BC1710">
        <w:rPr>
          <w:rFonts w:ascii="Times New Roman" w:eastAsia="Times New Roman" w:hAnsi="Times New Roman" w:cs="Times New Roman"/>
          <w:b/>
          <w:i/>
          <w:color w:val="auto"/>
          <w:sz w:val="28"/>
        </w:rPr>
        <w:t>Open Data, Political Representation and Redistricting in Mexico</w:t>
      </w:r>
    </w:p>
    <w:p w14:paraId="3948D4E4"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color w:val="auto"/>
          <w:sz w:val="24"/>
        </w:rPr>
        <w:t>Abstract:</w:t>
      </w:r>
      <w:r w:rsidRPr="00BC1710">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w:t>
      </w:r>
      <w:r w:rsidRPr="00BC1710">
        <w:rPr>
          <w:rFonts w:ascii="Times New Roman" w:eastAsia="Times New Roman" w:hAnsi="Times New Roman" w:cs="Times New Roman"/>
          <w:color w:val="auto"/>
          <w:sz w:val="24"/>
        </w:rPr>
        <w:lastRenderedPageBreak/>
        <w:t>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14:paraId="3A1BFE67"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i/>
          <w:color w:val="auto"/>
          <w:sz w:val="24"/>
        </w:rPr>
        <w:t>Keywords</w:t>
      </w:r>
      <w:r w:rsidRPr="00BC1710">
        <w:rPr>
          <w:rFonts w:ascii="Times New Roman" w:eastAsia="Times New Roman" w:hAnsi="Times New Roman" w:cs="Times New Roman"/>
          <w:b/>
          <w:color w:val="auto"/>
          <w:sz w:val="24"/>
        </w:rPr>
        <w:t>:</w:t>
      </w:r>
      <w:r w:rsidRPr="00BC1710">
        <w:rPr>
          <w:rFonts w:ascii="Times New Roman" w:eastAsia="Times New Roman" w:hAnsi="Times New Roman" w:cs="Times New Roman"/>
          <w:color w:val="auto"/>
          <w:sz w:val="24"/>
        </w:rPr>
        <w:t xml:space="preserve"> open data, transparency, redistricting, public mapping, political representation, and minority groups. </w:t>
      </w:r>
    </w:p>
    <w:p w14:paraId="5EFB8B82" w14:textId="77777777" w:rsidR="005B0486" w:rsidRPr="00BC1710" w:rsidRDefault="005B0486" w:rsidP="0095771F">
      <w:pPr>
        <w:pStyle w:val="LO-normal"/>
        <w:spacing w:line="240" w:lineRule="auto"/>
        <w:ind w:left="720" w:right="720"/>
        <w:jc w:val="both"/>
        <w:rPr>
          <w:color w:val="auto"/>
        </w:rPr>
      </w:pPr>
    </w:p>
    <w:p w14:paraId="7323EF1D" w14:textId="77777777" w:rsidR="005B0486" w:rsidRPr="00BC1710" w:rsidRDefault="005B0486" w:rsidP="0095771F">
      <w:pPr>
        <w:pStyle w:val="LO-normal"/>
        <w:spacing w:line="240" w:lineRule="auto"/>
        <w:ind w:left="720" w:right="720"/>
        <w:jc w:val="both"/>
        <w:rPr>
          <w:color w:val="auto"/>
        </w:rPr>
      </w:pPr>
    </w:p>
    <w:p w14:paraId="44991329" w14:textId="77777777" w:rsidR="005B0486" w:rsidRPr="00BC1710" w:rsidRDefault="006B560D" w:rsidP="0095771F">
      <w:pPr>
        <w:pStyle w:val="LO-normal"/>
        <w:spacing w:line="480" w:lineRule="auto"/>
        <w:ind w:left="-2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BC1710">
        <w:rPr>
          <w:rStyle w:val="FootnoteAnchor"/>
          <w:rFonts w:ascii="Times New Roman" w:eastAsia="Times New Roman" w:hAnsi="Times New Roman" w:cs="Times New Roman"/>
          <w:color w:val="auto"/>
          <w:sz w:val="24"/>
          <w:szCs w:val="24"/>
          <w:lang w:val="es-MX"/>
        </w:rPr>
        <w:footnoteReference w:id="3"/>
      </w:r>
      <w:r w:rsidRPr="00BC1710">
        <w:rPr>
          <w:rFonts w:ascii="Times New Roman" w:eastAsia="Times New Roman" w:hAnsi="Times New Roman" w:cs="Times New Roman"/>
          <w:color w:val="auto"/>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sidRPr="00BC1710">
        <w:rPr>
          <w:rFonts w:ascii="Times New Roman" w:eastAsia="Times New Roman" w:hAnsi="Times New Roman" w:cs="Times New Roman"/>
          <w:i/>
          <w:color w:val="auto"/>
          <w:sz w:val="24"/>
          <w:szCs w:val="24"/>
          <w:lang w:val="es-MX"/>
        </w:rPr>
        <w:t>herramientas</w:t>
      </w:r>
      <w:r w:rsidRPr="00BC1710">
        <w:rPr>
          <w:rFonts w:ascii="Times New Roman" w:eastAsia="Times New Roman" w:hAnsi="Times New Roman" w:cs="Times New Roman"/>
          <w:color w:val="auto"/>
          <w:sz w:val="24"/>
          <w:szCs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w:t>
      </w:r>
      <w:r w:rsidRPr="00BC1710">
        <w:rPr>
          <w:rFonts w:ascii="Times New Roman" w:eastAsia="Times New Roman" w:hAnsi="Times New Roman" w:cs="Times New Roman"/>
          <w:color w:val="auto"/>
          <w:sz w:val="24"/>
          <w:szCs w:val="24"/>
          <w:lang w:val="es-MX"/>
        </w:rPr>
        <w:lastRenderedPageBreak/>
        <w:t xml:space="preserve">de los procesos de redistritación no se encuentran entre ellos. </w:t>
      </w:r>
    </w:p>
    <w:p w14:paraId="3F80EDD3" w14:textId="67E0939D" w:rsidR="005B0486" w:rsidRPr="00BC1710" w:rsidRDefault="006B560D" w:rsidP="0095771F">
      <w:pPr>
        <w:pStyle w:val="LO-normal"/>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w:t>
      </w:r>
      <w:r w:rsidR="00F21E50" w:rsidRPr="00BC1710">
        <w:rPr>
          <w:rFonts w:ascii="Times New Roman" w:eastAsia="Times New Roman" w:hAnsi="Times New Roman" w:cs="Times New Roman"/>
          <w:color w:val="auto"/>
          <w:sz w:val="24"/>
          <w:lang w:val="es-MX"/>
        </w:rPr>
        <w:t>r de que toda esta información –</w:t>
      </w:r>
      <w:r w:rsidRPr="00BC1710">
        <w:rPr>
          <w:rFonts w:ascii="Times New Roman" w:eastAsia="Times New Roman" w:hAnsi="Times New Roman" w:cs="Times New Roman"/>
          <w:color w:val="auto"/>
          <w:sz w:val="24"/>
          <w:lang w:val="es-MX"/>
        </w:rPr>
        <w:t>así como todos los</w:t>
      </w:r>
      <w:r w:rsidR="00F21E50" w:rsidRPr="00BC1710">
        <w:rPr>
          <w:rFonts w:ascii="Times New Roman" w:eastAsia="Times New Roman" w:hAnsi="Times New Roman" w:cs="Times New Roman"/>
          <w:color w:val="auto"/>
          <w:sz w:val="24"/>
          <w:lang w:val="es-MX"/>
        </w:rPr>
        <w:t xml:space="preserve"> acuerdos normativos relevantes–</w:t>
      </w:r>
      <w:r w:rsidRPr="00BC1710">
        <w:rPr>
          <w:rFonts w:ascii="Times New Roman" w:eastAsia="Times New Roman" w:hAnsi="Times New Roman" w:cs="Times New Roman"/>
          <w:color w:val="auto"/>
          <w:sz w:val="24"/>
          <w:lang w:val="es-MX"/>
        </w:rPr>
        <w:t xml:space="preserve">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w:t>
      </w:r>
      <w:r w:rsidR="00A13FCF" w:rsidRPr="00BC1710">
        <w:rPr>
          <w:rFonts w:ascii="Times New Roman" w:eastAsia="Times New Roman" w:hAnsi="Times New Roman" w:cs="Times New Roman"/>
          <w:color w:val="auto"/>
          <w:sz w:val="24"/>
          <w:lang w:val="es-MX"/>
        </w:rPr>
        <w:t xml:space="preserve">realizadas por los partidos </w:t>
      </w:r>
      <w:r w:rsidRPr="00BC1710">
        <w:rPr>
          <w:rFonts w:ascii="Times New Roman" w:eastAsia="Times New Roman" w:hAnsi="Times New Roman" w:cs="Times New Roman"/>
          <w:color w:val="auto"/>
          <w:sz w:val="24"/>
          <w:lang w:val="es-MX"/>
        </w:rPr>
        <w:t xml:space="preserve">cambian la geografía electoral. Tampoco están disponibles los algoritmos de optimización, el </w:t>
      </w:r>
      <w:r w:rsidRPr="00BC1710">
        <w:rPr>
          <w:rFonts w:ascii="Times New Roman" w:eastAsia="Times New Roman" w:hAnsi="Times New Roman" w:cs="Times New Roman"/>
          <w:i/>
          <w:color w:val="auto"/>
          <w:sz w:val="24"/>
          <w:lang w:val="es-MX"/>
        </w:rPr>
        <w:t>software</w:t>
      </w:r>
      <w:r w:rsidRPr="00BC1710">
        <w:rPr>
          <w:rFonts w:ascii="Times New Roman" w:eastAsia="Times New Roman" w:hAnsi="Times New Roman" w:cs="Times New Roman"/>
          <w:color w:val="auto"/>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w:t>
      </w:r>
      <w:r w:rsidR="00E6241F" w:rsidRPr="00BC1710">
        <w:rPr>
          <w:rFonts w:ascii="Times New Roman" w:eastAsia="Times New Roman" w:hAnsi="Times New Roman" w:cs="Times New Roman"/>
          <w:color w:val="auto"/>
          <w:sz w:val="24"/>
          <w:lang w:val="es-MX"/>
        </w:rPr>
        <w:t>cada completa), el público no pudede</w:t>
      </w:r>
      <w:r w:rsidRPr="00BC1710">
        <w:rPr>
          <w:rFonts w:ascii="Times New Roman" w:eastAsia="Times New Roman" w:hAnsi="Times New Roman" w:cs="Times New Roman"/>
          <w:color w:val="auto"/>
          <w:sz w:val="24"/>
          <w:lang w:val="es-MX"/>
        </w:rPr>
        <w:t xml:space="preserve"> ver</w:t>
      </w:r>
      <w:r w:rsidR="00E6241F" w:rsidRPr="00BC1710">
        <w:rPr>
          <w:rFonts w:ascii="Times New Roman" w:eastAsia="Times New Roman" w:hAnsi="Times New Roman" w:cs="Times New Roman"/>
          <w:color w:val="auto"/>
          <w:sz w:val="24"/>
          <w:lang w:val="es-MX"/>
        </w:rPr>
        <w:t>ificar directamente el cumplimient</w:t>
      </w:r>
      <w:r w:rsidRPr="00BC1710">
        <w:rPr>
          <w:rFonts w:ascii="Times New Roman" w:eastAsia="Times New Roman" w:hAnsi="Times New Roman" w:cs="Times New Roman"/>
          <w:color w:val="auto"/>
          <w:sz w:val="24"/>
          <w:lang w:val="es-MX"/>
        </w:rPr>
        <w:t xml:space="preserve">o de la normatividad y los acuerdos del proceso de redistritación. </w:t>
      </w:r>
    </w:p>
    <w:p w14:paraId="46F3FF0B" w14:textId="04BE2100" w:rsidR="00953AD3" w:rsidRPr="00BC1710" w:rsidRDefault="006B560D" w:rsidP="00953AD3">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Además, la</w:t>
      </w:r>
      <w:r w:rsidR="00324A9D" w:rsidRPr="00BC1710">
        <w:rPr>
          <w:rFonts w:ascii="Times New Roman" w:eastAsia="Times New Roman" w:hAnsi="Times New Roman" w:cs="Times New Roman"/>
          <w:color w:val="auto"/>
          <w:sz w:val="24"/>
          <w:lang w:val="es-MX"/>
        </w:rPr>
        <w:t xml:space="preserve"> autoridad electoral no ha construido los mecanismos de </w:t>
      </w:r>
      <w:r w:rsidR="00A01FDD" w:rsidRPr="00BC1710">
        <w:rPr>
          <w:rFonts w:ascii="Times New Roman" w:eastAsia="Times New Roman" w:hAnsi="Times New Roman" w:cs="Times New Roman"/>
          <w:color w:val="auto"/>
          <w:sz w:val="24"/>
          <w:lang w:val="es-MX"/>
        </w:rPr>
        <w:t xml:space="preserve">información para considerar </w:t>
      </w:r>
      <w:r w:rsidR="009F61B6" w:rsidRPr="00BC1710">
        <w:rPr>
          <w:rFonts w:ascii="Times New Roman" w:eastAsia="Times New Roman" w:hAnsi="Times New Roman" w:cs="Times New Roman"/>
          <w:color w:val="auto"/>
          <w:sz w:val="24"/>
          <w:lang w:val="es-MX"/>
        </w:rPr>
        <w:t xml:space="preserve">los intereses de la ciudadanía o </w:t>
      </w:r>
      <w:r w:rsidR="005D5924" w:rsidRPr="00BC1710">
        <w:rPr>
          <w:rFonts w:ascii="Times New Roman" w:eastAsia="Times New Roman" w:hAnsi="Times New Roman" w:cs="Times New Roman"/>
          <w:color w:val="auto"/>
          <w:sz w:val="24"/>
          <w:lang w:val="es-MX"/>
        </w:rPr>
        <w:t>comunidades minoritarias</w:t>
      </w:r>
      <w:r w:rsidRPr="00BC1710">
        <w:rPr>
          <w:rFonts w:ascii="Times New Roman" w:eastAsia="Times New Roman" w:hAnsi="Times New Roman" w:cs="Times New Roman"/>
          <w:color w:val="auto"/>
          <w:sz w:val="24"/>
          <w:lang w:val="es-MX"/>
        </w:rPr>
        <w:t xml:space="preserve">. </w:t>
      </w:r>
      <w:r w:rsidR="00586EA0" w:rsidRPr="00BC1710">
        <w:rPr>
          <w:rFonts w:ascii="Times New Roman" w:eastAsia="Times New Roman" w:hAnsi="Times New Roman" w:cs="Times New Roman"/>
          <w:color w:val="auto"/>
          <w:sz w:val="24"/>
          <w:lang w:val="es-MX"/>
        </w:rPr>
        <w:t xml:space="preserve">El ejemplo más claro es el caso de la población indígena. </w:t>
      </w:r>
      <w:r w:rsidRPr="00BC1710">
        <w:rPr>
          <w:rFonts w:ascii="Times New Roman" w:eastAsia="Times New Roman" w:hAnsi="Times New Roman" w:cs="Times New Roman"/>
          <w:color w:val="auto"/>
          <w:sz w:val="24"/>
          <w:lang w:val="es-MX"/>
        </w:rPr>
        <w:t>A pesar de que la Constitución</w:t>
      </w:r>
      <w:r w:rsidR="007446A7" w:rsidRPr="00BC1710">
        <w:rPr>
          <w:rFonts w:ascii="Times New Roman" w:eastAsia="Times New Roman" w:hAnsi="Times New Roman" w:cs="Times New Roman"/>
          <w:color w:val="auto"/>
          <w:sz w:val="24"/>
          <w:lang w:val="es-MX"/>
        </w:rPr>
        <w:t xml:space="preserve"> </w:t>
      </w:r>
      <w:r w:rsidRPr="00BC1710">
        <w:rPr>
          <w:rFonts w:ascii="Times New Roman" w:eastAsia="Times New Roman" w:hAnsi="Times New Roman" w:cs="Times New Roman"/>
          <w:color w:val="auto"/>
          <w:sz w:val="24"/>
          <w:lang w:val="es-MX"/>
        </w:rPr>
        <w:t xml:space="preserve">establece la obligación de las autoridades en todos los niveles de garantizar </w:t>
      </w:r>
      <w:r w:rsidR="005D5924" w:rsidRPr="00BC1710">
        <w:rPr>
          <w:rFonts w:ascii="Times New Roman" w:eastAsia="Times New Roman" w:hAnsi="Times New Roman" w:cs="Times New Roman"/>
          <w:color w:val="auto"/>
          <w:sz w:val="24"/>
          <w:lang w:val="es-MX"/>
        </w:rPr>
        <w:t xml:space="preserve">la participación y </w:t>
      </w:r>
      <w:r w:rsidRPr="00BC1710">
        <w:rPr>
          <w:rFonts w:ascii="Times New Roman" w:eastAsia="Times New Roman" w:hAnsi="Times New Roman" w:cs="Times New Roman"/>
          <w:color w:val="auto"/>
          <w:sz w:val="24"/>
          <w:lang w:val="es-MX"/>
        </w:rPr>
        <w:t xml:space="preserve">los derechos de </w:t>
      </w:r>
      <w:r w:rsidR="00586EA0" w:rsidRPr="00BC1710">
        <w:rPr>
          <w:rFonts w:ascii="Times New Roman" w:eastAsia="Times New Roman" w:hAnsi="Times New Roman" w:cs="Times New Roman"/>
          <w:color w:val="auto"/>
          <w:sz w:val="24"/>
          <w:lang w:val="es-MX"/>
        </w:rPr>
        <w:t>los pueblos</w:t>
      </w:r>
      <w:r w:rsidRPr="00BC1710">
        <w:rPr>
          <w:rFonts w:ascii="Times New Roman" w:eastAsia="Times New Roman" w:hAnsi="Times New Roman" w:cs="Times New Roman"/>
          <w:color w:val="auto"/>
          <w:sz w:val="24"/>
          <w:lang w:val="es-MX"/>
        </w:rPr>
        <w:t xml:space="preserve"> indígena</w:t>
      </w:r>
      <w:r w:rsidR="00586EA0" w:rsidRPr="00BC1710">
        <w:rPr>
          <w:rFonts w:ascii="Times New Roman" w:eastAsia="Times New Roman" w:hAnsi="Times New Roman" w:cs="Times New Roman"/>
          <w:color w:val="auto"/>
          <w:sz w:val="24"/>
          <w:lang w:val="es-MX"/>
        </w:rPr>
        <w:t>s</w:t>
      </w:r>
      <w:r w:rsidRPr="00BC1710">
        <w:rPr>
          <w:rFonts w:ascii="Times New Roman" w:eastAsia="Times New Roman" w:hAnsi="Times New Roman" w:cs="Times New Roman"/>
          <w:color w:val="auto"/>
          <w:sz w:val="24"/>
          <w:lang w:val="es-MX"/>
        </w:rPr>
        <w:t>, la redistritación sólo conte</w:t>
      </w:r>
      <w:r w:rsidR="005D5924" w:rsidRPr="00BC1710">
        <w:rPr>
          <w:rFonts w:ascii="Times New Roman" w:eastAsia="Times New Roman" w:hAnsi="Times New Roman" w:cs="Times New Roman"/>
          <w:color w:val="auto"/>
          <w:sz w:val="24"/>
          <w:lang w:val="es-MX"/>
        </w:rPr>
        <w:t>mpla el tamaño relativo de este grupo</w:t>
      </w:r>
      <w:r w:rsidRPr="00BC1710">
        <w:rPr>
          <w:rFonts w:ascii="Times New Roman" w:eastAsia="Times New Roman" w:hAnsi="Times New Roman" w:cs="Times New Roman"/>
          <w:color w:val="auto"/>
          <w:sz w:val="24"/>
          <w:lang w:val="es-MX"/>
        </w:rPr>
        <w:t xml:space="preserve"> en cada municipio</w:t>
      </w:r>
      <w:r w:rsidR="005D5924"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lastRenderedPageBreak/>
        <w:t>pero no las diferencias entre las más de 50</w:t>
      </w:r>
      <w:r w:rsidR="00760729"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t>comunidades y grupos étnicos</w:t>
      </w:r>
      <w:r w:rsidR="00C17BB9" w:rsidRPr="00BC1710">
        <w:rPr>
          <w:rFonts w:ascii="Times New Roman" w:eastAsia="Times New Roman" w:hAnsi="Times New Roman" w:cs="Times New Roman"/>
          <w:color w:val="auto"/>
          <w:sz w:val="24"/>
          <w:lang w:val="es-MX"/>
        </w:rPr>
        <w:t xml:space="preserve"> en el país.</w:t>
      </w:r>
      <w:r w:rsidR="009F61B6" w:rsidRPr="00BC1710">
        <w:rPr>
          <w:rStyle w:val="FootnoteReference"/>
          <w:rFonts w:ascii="Times New Roman" w:eastAsia="Times New Roman" w:hAnsi="Times New Roman" w:cs="Times New Roman"/>
          <w:color w:val="auto"/>
          <w:sz w:val="24"/>
          <w:lang w:val="es-MX"/>
        </w:rPr>
        <w:footnoteReference w:id="4"/>
      </w:r>
      <w:r w:rsidR="00C17BB9" w:rsidRPr="00BC1710">
        <w:rPr>
          <w:rFonts w:ascii="Times New Roman" w:eastAsia="Times New Roman" w:hAnsi="Times New Roman" w:cs="Times New Roman"/>
          <w:color w:val="auto"/>
          <w:sz w:val="24"/>
          <w:lang w:val="es-MX"/>
        </w:rPr>
        <w:t xml:space="preserve"> Al negarle</w:t>
      </w:r>
      <w:r w:rsidRPr="00BC1710">
        <w:rPr>
          <w:rFonts w:ascii="Times New Roman" w:eastAsia="Times New Roman" w:hAnsi="Times New Roman" w:cs="Times New Roman"/>
          <w:color w:val="auto"/>
          <w:sz w:val="24"/>
          <w:lang w:val="es-MX"/>
        </w:rPr>
        <w:t xml:space="preserve"> a los pueblos indígenas una voz en el proceso</w:t>
      </w:r>
      <w:r w:rsidR="000F23D4" w:rsidRPr="00BC1710">
        <w:rPr>
          <w:rFonts w:ascii="Times New Roman" w:eastAsia="Times New Roman" w:hAnsi="Times New Roman" w:cs="Times New Roman"/>
          <w:color w:val="auto"/>
          <w:sz w:val="24"/>
          <w:lang w:val="es-MX"/>
        </w:rPr>
        <w:t xml:space="preserve"> –o</w:t>
      </w:r>
      <w:r w:rsidRPr="00BC1710">
        <w:rPr>
          <w:rFonts w:ascii="Times New Roman" w:eastAsia="Times New Roman" w:hAnsi="Times New Roman" w:cs="Times New Roman"/>
          <w:color w:val="auto"/>
          <w:sz w:val="24"/>
          <w:lang w:val="es-MX"/>
        </w:rPr>
        <w:t xml:space="preserve"> la posibilidad de re</w:t>
      </w:r>
      <w:r w:rsidR="000F23D4" w:rsidRPr="00BC1710">
        <w:rPr>
          <w:rFonts w:ascii="Times New Roman" w:eastAsia="Times New Roman" w:hAnsi="Times New Roman" w:cs="Times New Roman"/>
          <w:color w:val="auto"/>
          <w:sz w:val="24"/>
          <w:lang w:val="es-MX"/>
        </w:rPr>
        <w:t>visar los escenarios propuestos–</w:t>
      </w:r>
      <w:r w:rsidRPr="00BC1710">
        <w:rPr>
          <w:rFonts w:ascii="Times New Roman" w:eastAsia="Times New Roman" w:hAnsi="Times New Roman" w:cs="Times New Roman"/>
          <w:color w:val="auto"/>
          <w:sz w:val="24"/>
          <w:lang w:val="es-MX"/>
        </w:rPr>
        <w:t xml:space="preserve"> los geógrafos del INE corren el riesgo de pasar por alto información f</w:t>
      </w:r>
      <w:r w:rsidR="00953AD3" w:rsidRPr="00BC1710">
        <w:rPr>
          <w:rFonts w:ascii="Times New Roman" w:eastAsia="Times New Roman" w:hAnsi="Times New Roman" w:cs="Times New Roman"/>
          <w:color w:val="auto"/>
          <w:sz w:val="24"/>
          <w:lang w:val="es-MX"/>
        </w:rPr>
        <w:t>undamental para cumplir con el artículo segundo c</w:t>
      </w:r>
      <w:r w:rsidR="00C16919" w:rsidRPr="00BC1710">
        <w:rPr>
          <w:rFonts w:ascii="Times New Roman" w:eastAsia="Times New Roman" w:hAnsi="Times New Roman" w:cs="Times New Roman"/>
          <w:color w:val="auto"/>
          <w:sz w:val="24"/>
          <w:lang w:val="es-MX"/>
        </w:rPr>
        <w:t>onstitucional</w:t>
      </w:r>
      <w:r w:rsidRPr="00BC1710">
        <w:rPr>
          <w:rFonts w:ascii="Times New Roman" w:eastAsia="Times New Roman" w:hAnsi="Times New Roman" w:cs="Times New Roman"/>
          <w:color w:val="auto"/>
          <w:sz w:val="24"/>
          <w:lang w:val="es-MX"/>
        </w:rPr>
        <w:t>. Ejemplos que podrían afectar la delimitación electoral son las diferencias ancestrales entre comunidades indígenas asentadas en un mismo municipio (</w:t>
      </w:r>
      <w:r w:rsidRPr="00BC1710">
        <w:rPr>
          <w:rFonts w:ascii="Times New Roman" w:eastAsia="Times New Roman" w:hAnsi="Times New Roman" w:cs="Times New Roman"/>
          <w:color w:val="auto"/>
          <w:sz w:val="24"/>
          <w:szCs w:val="24"/>
          <w:lang w:val="es-MX"/>
        </w:rPr>
        <w:t>Sonnleitner 2013)</w:t>
      </w:r>
      <w:r w:rsidRPr="00BC1710">
        <w:rPr>
          <w:rFonts w:ascii="Times New Roman" w:eastAsia="Times New Roman" w:hAnsi="Times New Roman" w:cs="Times New Roman"/>
          <w:color w:val="auto"/>
          <w:sz w:val="24"/>
          <w:lang w:val="es-MX"/>
        </w:rPr>
        <w:t xml:space="preserve">. </w:t>
      </w:r>
    </w:p>
    <w:p w14:paraId="55526E2B" w14:textId="13240440" w:rsidR="005B0486" w:rsidRPr="00BC1710" w:rsidRDefault="000717C6" w:rsidP="00ED185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w:t>
      </w:r>
      <w:r w:rsidR="00953AD3" w:rsidRPr="00BC1710">
        <w:rPr>
          <w:rFonts w:ascii="Times New Roman" w:eastAsia="Times New Roman" w:hAnsi="Times New Roman" w:cs="Times New Roman"/>
          <w:color w:val="auto"/>
          <w:sz w:val="24"/>
          <w:lang w:val="es-MX"/>
        </w:rPr>
        <w:t>n esta nota de investigación explicamos por qué la</w:t>
      </w:r>
      <w:r w:rsidR="006B560D" w:rsidRPr="00BC1710">
        <w:rPr>
          <w:rFonts w:ascii="Times New Roman" w:eastAsia="Times New Roman" w:hAnsi="Times New Roman" w:cs="Times New Roman"/>
          <w:color w:val="auto"/>
          <w:sz w:val="24"/>
          <w:lang w:val="es-MX"/>
        </w:rPr>
        <w:t xml:space="preserve"> redistritación </w:t>
      </w:r>
      <w:r w:rsidR="00953AD3" w:rsidRPr="00BC1710">
        <w:rPr>
          <w:rFonts w:ascii="Times New Roman" w:eastAsia="Times New Roman" w:hAnsi="Times New Roman" w:cs="Times New Roman"/>
          <w:color w:val="auto"/>
          <w:sz w:val="24"/>
          <w:lang w:val="es-MX"/>
        </w:rPr>
        <w:t xml:space="preserve">en México </w:t>
      </w:r>
      <w:r w:rsidR="006B560D" w:rsidRPr="00BC1710">
        <w:rPr>
          <w:rFonts w:ascii="Times New Roman" w:eastAsia="Times New Roman" w:hAnsi="Times New Roman" w:cs="Times New Roman"/>
          <w:color w:val="auto"/>
          <w:sz w:val="24"/>
          <w:lang w:val="es-MX"/>
        </w:rPr>
        <w:t xml:space="preserve">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sidR="00ED1854" w:rsidRPr="00BC1710">
        <w:rPr>
          <w:rFonts w:ascii="Times New Roman" w:hAnsi="Times New Roman" w:cs="Times New Roman"/>
          <w:color w:val="auto"/>
        </w:rPr>
        <w:t>E</w:t>
      </w:r>
      <w:r w:rsidR="006B560D" w:rsidRPr="00BC1710">
        <w:rPr>
          <w:rFonts w:ascii="Times New Roman" w:eastAsia="Times New Roman" w:hAnsi="Times New Roman" w:cs="Times New Roman"/>
          <w:color w:val="auto"/>
          <w:sz w:val="24"/>
          <w:lang w:val="es-MX"/>
        </w:rPr>
        <w:t xml:space="preserve">n </w:t>
      </w:r>
      <w:r w:rsidR="00353174" w:rsidRPr="00BC1710">
        <w:rPr>
          <w:rFonts w:ascii="Times New Roman" w:eastAsia="Times New Roman" w:hAnsi="Times New Roman" w:cs="Times New Roman"/>
          <w:color w:val="auto"/>
          <w:sz w:val="24"/>
          <w:lang w:val="es-MX"/>
        </w:rPr>
        <w:t>la siguinete sección</w:t>
      </w:r>
      <w:r w:rsidR="006B560D" w:rsidRPr="00BC1710">
        <w:rPr>
          <w:rFonts w:ascii="Times New Roman" w:eastAsia="Times New Roman" w:hAnsi="Times New Roman" w:cs="Times New Roman"/>
          <w:color w:val="auto"/>
          <w:sz w:val="24"/>
          <w:lang w:val="es-MX"/>
        </w:rPr>
        <w:t xml:space="preserve"> describimos brevemente la experiencia de redistritación en México.</w:t>
      </w:r>
      <w:proofErr w:type="gramEnd"/>
      <w:r w:rsidR="006B560D" w:rsidRPr="00BC1710">
        <w:rPr>
          <w:rFonts w:ascii="Times New Roman" w:eastAsia="Times New Roman" w:hAnsi="Times New Roman" w:cs="Times New Roman"/>
          <w:color w:val="auto"/>
          <w:sz w:val="24"/>
          <w:lang w:val="es-MX"/>
        </w:rPr>
        <w:t xml:space="preserve"> Después </w:t>
      </w:r>
      <w:r w:rsidR="00B65589" w:rsidRPr="00BC1710">
        <w:rPr>
          <w:rFonts w:ascii="Times New Roman" w:eastAsia="Times New Roman" w:hAnsi="Times New Roman" w:cs="Times New Roman"/>
          <w:color w:val="auto"/>
          <w:sz w:val="24"/>
          <w:lang w:val="es-MX"/>
        </w:rPr>
        <w:t>enlistamos</w:t>
      </w:r>
      <w:r w:rsidR="006B560D" w:rsidRPr="00BC1710">
        <w:rPr>
          <w:rFonts w:ascii="Times New Roman" w:eastAsia="Times New Roman" w:hAnsi="Times New Roman" w:cs="Times New Roman"/>
          <w:color w:val="auto"/>
          <w:sz w:val="24"/>
          <w:lang w:val="es-MX"/>
        </w:rPr>
        <w:t xml:space="preserve"> una serie de característic</w:t>
      </w:r>
      <w:r w:rsidR="00B65589" w:rsidRPr="00BC1710">
        <w:rPr>
          <w:rFonts w:ascii="Times New Roman" w:eastAsia="Times New Roman" w:hAnsi="Times New Roman" w:cs="Times New Roman"/>
          <w:color w:val="auto"/>
          <w:sz w:val="24"/>
          <w:lang w:val="es-MX"/>
        </w:rPr>
        <w:t>as necesarias para consolidar l</w:t>
      </w:r>
      <w:r w:rsidR="006B560D" w:rsidRPr="00BC1710">
        <w:rPr>
          <w:rFonts w:ascii="Times New Roman" w:eastAsia="Times New Roman" w:hAnsi="Times New Roman" w:cs="Times New Roman"/>
          <w:color w:val="auto"/>
          <w:sz w:val="24"/>
          <w:lang w:val="es-MX"/>
        </w:rPr>
        <w:t xml:space="preserve">a política de datos abiertos </w:t>
      </w:r>
      <w:r w:rsidR="00B65589" w:rsidRPr="00BC1710">
        <w:rPr>
          <w:rFonts w:ascii="Times New Roman" w:eastAsia="Times New Roman" w:hAnsi="Times New Roman" w:cs="Times New Roman"/>
          <w:color w:val="auto"/>
          <w:sz w:val="24"/>
          <w:lang w:val="es-MX"/>
        </w:rPr>
        <w:t>vinculada</w:t>
      </w:r>
      <w:r w:rsidR="006B560D" w:rsidRPr="00BC1710">
        <w:rPr>
          <w:rFonts w:ascii="Times New Roman" w:eastAsia="Times New Roman" w:hAnsi="Times New Roman" w:cs="Times New Roman"/>
          <w:color w:val="auto"/>
          <w:sz w:val="24"/>
          <w:lang w:val="es-MX"/>
        </w:rPr>
        <w:t xml:space="preserve"> </w:t>
      </w:r>
      <w:r w:rsidR="00B65589" w:rsidRPr="00BC1710">
        <w:rPr>
          <w:rFonts w:ascii="Times New Roman" w:eastAsia="Times New Roman" w:hAnsi="Times New Roman" w:cs="Times New Roman"/>
          <w:color w:val="auto"/>
          <w:sz w:val="24"/>
          <w:lang w:val="es-MX"/>
        </w:rPr>
        <w:t xml:space="preserve"> a la </w:t>
      </w:r>
      <w:r w:rsidR="006B560D" w:rsidRPr="00BC1710">
        <w:rPr>
          <w:rFonts w:ascii="Times New Roman" w:eastAsia="Times New Roman" w:hAnsi="Times New Roman" w:cs="Times New Roman"/>
          <w:color w:val="auto"/>
          <w:sz w:val="24"/>
          <w:lang w:val="es-MX"/>
        </w:rPr>
        <w:t xml:space="preserve">redistritación y discutimos los desafíos que hay en México en materia de transparencia y participación ciudadana. Explicamos por qué el </w:t>
      </w:r>
      <w:r w:rsidR="006B560D" w:rsidRPr="00BC1710">
        <w:rPr>
          <w:rFonts w:ascii="Times New Roman" w:eastAsia="Times New Roman" w:hAnsi="Times New Roman" w:cs="Times New Roman"/>
          <w:i/>
          <w:color w:val="auto"/>
          <w:sz w:val="24"/>
          <w:lang w:val="es-MX"/>
        </w:rPr>
        <w:t xml:space="preserve">software </w:t>
      </w:r>
      <w:r w:rsidR="006B560D" w:rsidRPr="00BC1710">
        <w:rPr>
          <w:rFonts w:ascii="Times New Roman" w:eastAsia="Times New Roman" w:hAnsi="Times New Roman" w:cs="Times New Roman"/>
          <w:color w:val="auto"/>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w:t>
      </w:r>
      <w:r w:rsidR="006B560D" w:rsidRPr="00BC1710">
        <w:rPr>
          <w:rFonts w:ascii="Times New Roman" w:eastAsia="Times New Roman" w:hAnsi="Times New Roman" w:cs="Times New Roman"/>
          <w:color w:val="auto"/>
          <w:sz w:val="24"/>
          <w:lang w:val="es-MX"/>
        </w:rPr>
        <w:lastRenderedPageBreak/>
        <w:t xml:space="preserve">uso de datos abiertos en los procesos de redistritación, su efecto en la percepción y confianza ciudadana, así como la agenda de investigación </w:t>
      </w:r>
      <w:r w:rsidR="00B65589" w:rsidRPr="00BC1710">
        <w:rPr>
          <w:rFonts w:ascii="Times New Roman" w:eastAsia="Times New Roman" w:hAnsi="Times New Roman" w:cs="Times New Roman"/>
          <w:color w:val="auto"/>
          <w:sz w:val="24"/>
          <w:lang w:val="es-MX"/>
        </w:rPr>
        <w:t xml:space="preserve">pendiente </w:t>
      </w:r>
      <w:r w:rsidR="006B560D" w:rsidRPr="00BC1710">
        <w:rPr>
          <w:rFonts w:ascii="Times New Roman" w:eastAsia="Times New Roman" w:hAnsi="Times New Roman" w:cs="Times New Roman"/>
          <w:color w:val="auto"/>
          <w:sz w:val="24"/>
          <w:lang w:val="es-MX"/>
        </w:rPr>
        <w:t xml:space="preserve">en esta materia. </w:t>
      </w:r>
    </w:p>
    <w:p w14:paraId="56595D08" w14:textId="77777777" w:rsidR="005B0486" w:rsidRPr="00BC1710" w:rsidRDefault="006B560D"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 La redistritación en México: Avances y limitaciones</w:t>
      </w:r>
    </w:p>
    <w:p w14:paraId="3D52EDF3"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317F484A" w14:textId="4DA3182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b/>
        <w:t>En el sistema electoral mixto</w:t>
      </w:r>
      <w:r w:rsidR="002D1BD7" w:rsidRPr="00BC1710">
        <w:rPr>
          <w:rFonts w:ascii="Times New Roman" w:eastAsia="Times New Roman" w:hAnsi="Times New Roman" w:cs="Times New Roman"/>
          <w:color w:val="auto"/>
          <w:sz w:val="24"/>
          <w:lang w:val="es-MX"/>
        </w:rPr>
        <w:t xml:space="preserve"> que adoptaron </w:t>
      </w:r>
      <w:r w:rsidRPr="00BC1710">
        <w:rPr>
          <w:rFonts w:ascii="Times New Roman" w:eastAsia="Times New Roman" w:hAnsi="Times New Roman" w:cs="Times New Roman"/>
          <w:color w:val="auto"/>
          <w:sz w:val="24"/>
          <w:lang w:val="es-MX"/>
        </w:rPr>
        <w:t>las legislaturas</w:t>
      </w:r>
      <w:r w:rsidR="002D1BD7" w:rsidRPr="00BC1710">
        <w:rPr>
          <w:rFonts w:ascii="Times New Roman" w:eastAsia="Times New Roman" w:hAnsi="Times New Roman" w:cs="Times New Roman"/>
          <w:color w:val="auto"/>
          <w:sz w:val="24"/>
          <w:lang w:val="es-MX"/>
        </w:rPr>
        <w:t xml:space="preserve"> a nivel federal y estatal en México,</w:t>
      </w:r>
      <w:r w:rsidRPr="00BC1710">
        <w:rPr>
          <w:rFonts w:ascii="Times New Roman" w:eastAsia="Times New Roman" w:hAnsi="Times New Roman" w:cs="Times New Roman"/>
          <w:color w:val="auto"/>
          <w:sz w:val="24"/>
          <w:lang w:val="es-MX"/>
        </w:rPr>
        <w:t xml:space="preserve"> coexisten dos principios de representación</w:t>
      </w:r>
      <w:r w:rsidR="005B32B0" w:rsidRPr="00BC1710">
        <w:rPr>
          <w:rFonts w:ascii="Times New Roman" w:eastAsia="Times New Roman" w:hAnsi="Times New Roman" w:cs="Times New Roman"/>
          <w:color w:val="auto"/>
          <w:sz w:val="24"/>
          <w:lang w:val="es-MX"/>
        </w:rPr>
        <w:t xml:space="preserve"> (Shugart y Wattenberg 2001)</w:t>
      </w:r>
      <w:r w:rsidRPr="00BC1710">
        <w:rPr>
          <w:rFonts w:ascii="Times New Roman" w:eastAsia="Times New Roman" w:hAnsi="Times New Roman" w:cs="Times New Roman"/>
          <w:color w:val="auto"/>
          <w:sz w:val="24"/>
          <w:lang w:val="es-MX"/>
        </w:rPr>
        <w:t>. Uno es el principio mayoritario en distritos uninominales; el otro es el proporcional en distritos plurinominales. La cámara de diputados del Congreso se compone de 300 distritos de</w:t>
      </w:r>
      <w:r w:rsidR="00073F7B" w:rsidRPr="00BC1710">
        <w:rPr>
          <w:rFonts w:ascii="Times New Roman" w:eastAsia="Times New Roman" w:hAnsi="Times New Roman" w:cs="Times New Roman"/>
          <w:color w:val="auto"/>
          <w:sz w:val="24"/>
          <w:lang w:val="es-MX"/>
        </w:rPr>
        <w:t>l primer tipo y 5 del segundo –</w:t>
      </w:r>
      <w:r w:rsidRPr="00BC1710">
        <w:rPr>
          <w:rFonts w:ascii="Times New Roman" w:eastAsia="Times New Roman" w:hAnsi="Times New Roman" w:cs="Times New Roman"/>
          <w:color w:val="auto"/>
          <w:sz w:val="24"/>
          <w:lang w:val="es-MX"/>
        </w:rPr>
        <w:t>números y proporciones que varían de una legislatura estatal a otra (</w:t>
      </w:r>
      <w:r w:rsidRPr="00BC1710">
        <w:rPr>
          <w:rFonts w:ascii="Times New Roman" w:eastAsia="Times New Roman" w:hAnsi="Times New Roman" w:cs="Times New Roman"/>
          <w:color w:val="auto"/>
          <w:sz w:val="24"/>
          <w:szCs w:val="24"/>
          <w:lang w:val="es-MX"/>
        </w:rPr>
        <w:t>Balkin y Orta 2004</w:t>
      </w:r>
      <w:r w:rsidRPr="00BC1710">
        <w:rPr>
          <w:rFonts w:ascii="Times New Roman" w:eastAsia="Times New Roman" w:hAnsi="Times New Roman" w:cs="Times New Roman"/>
          <w:color w:val="auto"/>
          <w:sz w:val="24"/>
          <w:lang w:val="es-MX"/>
        </w:rPr>
        <w:t>). Esta nota de investigación atiende sólo el caso de los distritos de mayoría relativa.</w:t>
      </w:r>
      <w:r w:rsidRPr="00BC1710">
        <w:rPr>
          <w:rStyle w:val="FootnoteAnchor"/>
          <w:rFonts w:ascii="Times New Roman" w:eastAsia="Times New Roman" w:hAnsi="Times New Roman" w:cs="Times New Roman"/>
          <w:color w:val="auto"/>
          <w:sz w:val="24"/>
          <w:lang w:val="es-MX"/>
        </w:rPr>
        <w:footnoteReference w:id="5"/>
      </w:r>
      <w:r w:rsidRPr="00BC1710">
        <w:rPr>
          <w:rFonts w:ascii="Times New Roman" w:eastAsia="Times New Roman" w:hAnsi="Times New Roman" w:cs="Times New Roman"/>
          <w:color w:val="auto"/>
          <w:sz w:val="24"/>
          <w:lang w:val="es-MX"/>
        </w:rPr>
        <w:t xml:space="preserve"> </w:t>
      </w:r>
    </w:p>
    <w:p w14:paraId="7B04FD85" w14:textId="334704FE" w:rsidR="005B0486" w:rsidRPr="00BC1710" w:rsidRDefault="006B560D" w:rsidP="0095771F">
      <w:pPr>
        <w:pStyle w:val="LO-normal"/>
        <w:spacing w:line="480" w:lineRule="auto"/>
        <w:ind w:left="-29" w:firstLine="749"/>
        <w:jc w:val="both"/>
        <w:rPr>
          <w:rFonts w:ascii="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 en tiempo y forma, el proceso de redistritación de cara a la elección federal de 2015, pero ante la incertidumbre y tensiones generadas por una reforma electoral</w:t>
      </w:r>
      <w:r w:rsidR="00F72F09" w:rsidRPr="00BC1710">
        <w:rPr>
          <w:rFonts w:ascii="Times New Roman" w:eastAsia="Times New Roman" w:hAnsi="Times New Roman" w:cs="Times New Roman"/>
          <w:color w:val="auto"/>
          <w:sz w:val="24"/>
          <w:lang w:val="es-MX"/>
        </w:rPr>
        <w:t xml:space="preserve"> que se negociaba en paralelo –</w:t>
      </w:r>
      <w:r w:rsidRPr="00BC1710">
        <w:rPr>
          <w:rFonts w:ascii="Times New Roman" w:eastAsia="Times New Roman" w:hAnsi="Times New Roman" w:cs="Times New Roman"/>
          <w:color w:val="auto"/>
          <w:sz w:val="24"/>
          <w:lang w:val="es-MX"/>
        </w:rPr>
        <w:t>y que se adoptaría unos mes</w:t>
      </w:r>
      <w:r w:rsidR="00F72F09" w:rsidRPr="00BC1710">
        <w:rPr>
          <w:rFonts w:ascii="Times New Roman" w:eastAsia="Times New Roman" w:hAnsi="Times New Roman" w:cs="Times New Roman"/>
          <w:color w:val="auto"/>
          <w:sz w:val="24"/>
          <w:lang w:val="es-MX"/>
        </w:rPr>
        <w:t>es más tarde</w:t>
      </w:r>
      <w:r w:rsidRPr="00BC1710">
        <w:rPr>
          <w:rFonts w:ascii="Times New Roman" w:eastAsia="Times New Roman" w:hAnsi="Times New Roman" w:cs="Times New Roman"/>
          <w:color w:val="auto"/>
          <w:sz w:val="24"/>
          <w:lang w:val="es-MX"/>
        </w:rPr>
        <w:t xml:space="preserve">– </w:t>
      </w:r>
      <w:r w:rsidRPr="00BC1710">
        <w:rPr>
          <w:rFonts w:ascii="Times New Roman" w:hAnsi="Times New Roman" w:cs="Times New Roman"/>
          <w:color w:val="auto"/>
          <w:sz w:val="24"/>
          <w:szCs w:val="24"/>
          <w:lang w:val="es-MX"/>
        </w:rPr>
        <w:t xml:space="preserve">decidió frenar en el último minuto la adopción del nuevo mapa distrital. </w:t>
      </w:r>
    </w:p>
    <w:p w14:paraId="614464E4" w14:textId="7B736692" w:rsidR="005B0486" w:rsidRPr="00BC1710" w:rsidRDefault="006B560D" w:rsidP="002F742F">
      <w:pPr>
        <w:pStyle w:val="LO-normal"/>
        <w:spacing w:line="480" w:lineRule="auto"/>
        <w:ind w:left="-29" w:firstLine="74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lastRenderedPageBreak/>
        <w:t xml:space="preserve">Con algunas diferencias técnicas, el proceso </w:t>
      </w:r>
      <w:r w:rsidR="00164BEB" w:rsidRPr="00BC1710">
        <w:rPr>
          <w:rFonts w:ascii="Times New Roman" w:eastAsia="Times New Roman" w:hAnsi="Times New Roman" w:cs="Times New Roman"/>
          <w:color w:val="auto"/>
          <w:sz w:val="24"/>
          <w:szCs w:val="24"/>
          <w:lang w:val="es-MX"/>
        </w:rPr>
        <w:t>de redistritación</w:t>
      </w:r>
      <w:r w:rsidRPr="00BC1710">
        <w:rPr>
          <w:rFonts w:ascii="Times New Roman" w:eastAsia="Times New Roman" w:hAnsi="Times New Roman" w:cs="Times New Roman"/>
          <w:color w:val="auto"/>
          <w:sz w:val="24"/>
          <w:szCs w:val="24"/>
          <w:lang w:val="es-MX"/>
        </w:rPr>
        <w:t xml:space="preserve"> fue el mismo (Trelles et al. 2015), y puede resumirse, como</w:t>
      </w:r>
      <w:r w:rsidR="00963555" w:rsidRPr="00BC1710">
        <w:rPr>
          <w:rFonts w:ascii="Times New Roman" w:eastAsia="Times New Roman" w:hAnsi="Times New Roman" w:cs="Times New Roman"/>
          <w:color w:val="auto"/>
          <w:sz w:val="24"/>
          <w:szCs w:val="24"/>
          <w:lang w:val="es-MX"/>
        </w:rPr>
        <w:t xml:space="preserve"> se muestra</w:t>
      </w:r>
      <w:r w:rsidRPr="00BC1710">
        <w:rPr>
          <w:rFonts w:ascii="Times New Roman" w:eastAsia="Times New Roman" w:hAnsi="Times New Roman" w:cs="Times New Roman"/>
          <w:color w:val="auto"/>
          <w:sz w:val="24"/>
          <w:szCs w:val="24"/>
          <w:lang w:val="es-MX"/>
        </w:rPr>
        <w:t xml:space="preserve"> en el diagrama 1, en cuatro etapas. Inicia con la distribución de 300 distritos de mayoría entre los estados y el DF según las poblaciones relativas del censo más reciente. Sigue el desarrollo y puesta en marcha, </w:t>
      </w:r>
      <w:r w:rsidR="00963555" w:rsidRPr="00BC1710">
        <w:rPr>
          <w:rFonts w:ascii="Times New Roman" w:eastAsia="Times New Roman" w:hAnsi="Times New Roman" w:cs="Times New Roman"/>
          <w:color w:val="auto"/>
          <w:sz w:val="24"/>
          <w:szCs w:val="24"/>
          <w:lang w:val="es-MX"/>
        </w:rPr>
        <w:t xml:space="preserve">por parte de un Comité Técnico </w:t>
      </w:r>
      <w:r w:rsidRPr="00BC1710">
        <w:rPr>
          <w:rFonts w:ascii="Times New Roman" w:eastAsia="Times New Roman" w:hAnsi="Times New Roman" w:cs="Times New Roman"/>
          <w:color w:val="auto"/>
          <w:sz w:val="24"/>
          <w:szCs w:val="24"/>
          <w:lang w:val="es-MX"/>
        </w:rPr>
        <w:t xml:space="preserve">nombrado por </w:t>
      </w:r>
      <w:r w:rsidR="00963555" w:rsidRPr="00BC1710">
        <w:rPr>
          <w:rFonts w:ascii="Times New Roman" w:eastAsia="Times New Roman" w:hAnsi="Times New Roman" w:cs="Times New Roman"/>
          <w:color w:val="auto"/>
          <w:sz w:val="24"/>
          <w:szCs w:val="24"/>
          <w:lang w:val="es-MX"/>
        </w:rPr>
        <w:t>el Consejo General del órgano electoral</w:t>
      </w:r>
      <w:r w:rsidRPr="00BC1710">
        <w:rPr>
          <w:rFonts w:ascii="Times New Roman" w:eastAsia="Times New Roman" w:hAnsi="Times New Roman" w:cs="Times New Roman"/>
          <w:color w:val="auto"/>
          <w:sz w:val="24"/>
          <w:szCs w:val="24"/>
          <w:lang w:val="es-MX"/>
        </w:rPr>
        <w:t xml:space="preserv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w:t>
      </w:r>
      <w:r w:rsidR="00164BEB" w:rsidRPr="00BC1710">
        <w:rPr>
          <w:rFonts w:ascii="Times New Roman" w:eastAsia="Times New Roman" w:hAnsi="Times New Roman" w:cs="Times New Roman"/>
          <w:color w:val="auto"/>
          <w:sz w:val="24"/>
          <w:szCs w:val="24"/>
          <w:lang w:val="es-MX"/>
        </w:rPr>
        <w:t>selecciona una</w:t>
      </w:r>
      <w:r w:rsidRPr="00BC1710">
        <w:rPr>
          <w:rFonts w:ascii="Times New Roman" w:eastAsia="Times New Roman" w:hAnsi="Times New Roman" w:cs="Times New Roman"/>
          <w:color w:val="auto"/>
          <w:sz w:val="24"/>
          <w:szCs w:val="24"/>
          <w:lang w:val="es-MX"/>
        </w:rPr>
        <w:t xml:space="preserve"> propuesta final y la somete al Consejo General para su aprobación.</w:t>
      </w:r>
      <w:r w:rsidR="00963555" w:rsidRPr="00BC1710">
        <w:rPr>
          <w:rStyle w:val="FootnoteReference"/>
          <w:rFonts w:ascii="Times New Roman" w:eastAsia="Times New Roman" w:hAnsi="Times New Roman" w:cs="Times New Roman"/>
          <w:color w:val="auto"/>
          <w:sz w:val="24"/>
          <w:szCs w:val="24"/>
          <w:lang w:val="es-MX"/>
        </w:rPr>
        <w:footnoteReference w:id="6"/>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commentReference w:id="1"/>
      </w:r>
    </w:p>
    <w:p w14:paraId="17DF657C" w14:textId="7888352F" w:rsidR="005B0486" w:rsidRPr="00BC1710" w:rsidRDefault="006B560D" w:rsidP="00963555">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por aquí]</w:t>
      </w:r>
    </w:p>
    <w:p w14:paraId="7044F3AD" w14:textId="77777777" w:rsidR="005B0486" w:rsidRPr="00BC1710" w:rsidRDefault="005B0486" w:rsidP="0095771F">
      <w:pPr>
        <w:pStyle w:val="LO-normal"/>
        <w:spacing w:line="240" w:lineRule="auto"/>
        <w:jc w:val="both"/>
        <w:rPr>
          <w:rFonts w:ascii="Times New Roman" w:eastAsia="Times New Roman" w:hAnsi="Times New Roman" w:cs="Times New Roman"/>
          <w:color w:val="auto"/>
          <w:sz w:val="24"/>
          <w:lang w:val="es-MX"/>
        </w:rPr>
      </w:pPr>
    </w:p>
    <w:p w14:paraId="76329F3E" w14:textId="4DDBE847" w:rsidR="00D7296C" w:rsidRPr="00BC1710" w:rsidRDefault="00C43B2F" w:rsidP="00D723CD">
      <w:pPr>
        <w:spacing w:line="480" w:lineRule="auto"/>
        <w:ind w:firstLine="720"/>
        <w:jc w:val="both"/>
        <w:rPr>
          <w:rFonts w:ascii="Times New Roman" w:eastAsia="Times New Roman" w:hAnsi="Times New Roman" w:cs="Times New Roman"/>
          <w:color w:val="auto"/>
          <w:sz w:val="24"/>
          <w:lang w:val="es-MX"/>
        </w:rPr>
      </w:pPr>
      <w:commentRangeStart w:id="2"/>
      <w:r w:rsidRPr="00BC1710">
        <w:rPr>
          <w:rFonts w:ascii="Times New Roman" w:eastAsia="Times New Roman" w:hAnsi="Times New Roman" w:cs="Times New Roman"/>
          <w:color w:val="auto"/>
          <w:sz w:val="24"/>
          <w:lang w:val="es-MX"/>
        </w:rPr>
        <w:t>Desde el ámbito académico</w:t>
      </w:r>
      <w:commentRangeEnd w:id="2"/>
      <w:r w:rsidRPr="00BC1710">
        <w:rPr>
          <w:rFonts w:ascii="Times New Roman" w:eastAsia="Times New Roman" w:hAnsi="Times New Roman" w:cs="Times New Roman"/>
          <w:color w:val="auto"/>
          <w:sz w:val="24"/>
          <w:lang w:val="es-MX"/>
        </w:rPr>
        <w:commentReference w:id="2"/>
      </w:r>
      <w:r w:rsidRPr="00BC1710">
        <w:rPr>
          <w:rFonts w:ascii="Times New Roman" w:eastAsia="Times New Roman" w:hAnsi="Times New Roman" w:cs="Times New Roman"/>
          <w:color w:val="auto"/>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w:t>
      </w:r>
      <w:r w:rsidR="009C1856" w:rsidRPr="00BC1710">
        <w:rPr>
          <w:rFonts w:ascii="Times New Roman" w:eastAsia="Times New Roman" w:hAnsi="Times New Roman" w:cs="Times New Roman"/>
          <w:color w:val="auto"/>
          <w:sz w:val="24"/>
          <w:lang w:val="es-MX"/>
        </w:rPr>
        <w:t xml:space="preserve">los resultados electorales y el balance de poder </w:t>
      </w:r>
      <w:r w:rsidRPr="00BC1710">
        <w:rPr>
          <w:rFonts w:ascii="Times New Roman" w:eastAsia="Times New Roman" w:hAnsi="Times New Roman" w:cs="Times New Roman"/>
          <w:color w:val="auto"/>
          <w:sz w:val="24"/>
          <w:lang w:val="es-MX"/>
        </w:rPr>
        <w:t xml:space="preserve">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sidRPr="00BC1710">
        <w:rPr>
          <w:rFonts w:ascii="Times New Roman" w:eastAsia="Times New Roman" w:hAnsi="Times New Roman" w:cs="Times New Roman"/>
          <w:color w:val="auto"/>
          <w:sz w:val="24"/>
          <w:szCs w:val="24"/>
          <w:lang w:val="es-MX"/>
        </w:rPr>
        <w:t xml:space="preserve">A su vez, Sonnleitner (2001, 2013) y González (2008) resaltan la importancia de tomar en cuenta las diferencias sociopolíticas entre los pueblos indígenas y la falta de calidad que hay en la representación política de este grupo, a pesar del cambio normativo que se ha dado </w:t>
      </w:r>
      <w:r w:rsidRPr="00BC1710">
        <w:rPr>
          <w:rFonts w:ascii="Times New Roman" w:eastAsia="Times New Roman" w:hAnsi="Times New Roman" w:cs="Times New Roman"/>
          <w:color w:val="auto"/>
          <w:sz w:val="24"/>
          <w:szCs w:val="24"/>
          <w:lang w:val="es-MX"/>
        </w:rPr>
        <w:lastRenderedPageBreak/>
        <w:t>en las últimas dos décadas.</w:t>
      </w:r>
      <w:r w:rsidRPr="00BC1710">
        <w:rPr>
          <w:rStyle w:val="FootnoteAnchor"/>
          <w:rFonts w:ascii="Times New Roman" w:eastAsia="Times New Roman" w:hAnsi="Times New Roman" w:cs="Times New Roman"/>
          <w:color w:val="auto"/>
          <w:sz w:val="24"/>
          <w:szCs w:val="24"/>
          <w:lang w:val="es-MX"/>
        </w:rPr>
        <w:footnoteReference w:id="7"/>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lang w:val="es-MX"/>
        </w:rPr>
        <w:t xml:space="preserve">Algunos autores han incluido recientemente la dimensión de la geografía plurinominal y sus efectos sobre la representación política (Palacios y Tirado 2009). </w:t>
      </w:r>
    </w:p>
    <w:p w14:paraId="5F6BB0EE" w14:textId="7CA51501" w:rsidR="00C43B2F" w:rsidRPr="00BC1710" w:rsidRDefault="00C43B2F" w:rsidP="00D7296C">
      <w:pPr>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3"/>
      <w:r w:rsidRPr="00BC1710">
        <w:rPr>
          <w:rFonts w:ascii="Times New Roman" w:eastAsia="Times New Roman" w:hAnsi="Times New Roman" w:cs="Times New Roman"/>
          <w:color w:val="auto"/>
          <w:sz w:val="24"/>
          <w:szCs w:val="24"/>
          <w:lang w:val="es-MX"/>
        </w:rPr>
        <w:t>Creemos que hay un campo fértil para seguir analizando la intersección entre los aspectos técnicos, normativos, y metodológicos que rodean la redistritación y el impacto político de los mismos. A su vez, consideramos que dos requisitos indispensables para poder desarrollar esta línea de investigación en el futuro son: a) la transparencia; y b)</w:t>
      </w:r>
      <w:r w:rsidR="007A0378" w:rsidRPr="00BC1710">
        <w:rPr>
          <w:rFonts w:ascii="Times New Roman" w:eastAsia="Times New Roman" w:hAnsi="Times New Roman" w:cs="Times New Roman"/>
          <w:color w:val="auto"/>
          <w:sz w:val="24"/>
          <w:szCs w:val="24"/>
          <w:lang w:val="es-MX"/>
        </w:rPr>
        <w:t xml:space="preserve"> el acceso a</w:t>
      </w:r>
      <w:r w:rsidRPr="00BC1710">
        <w:rPr>
          <w:rFonts w:ascii="Times New Roman" w:eastAsia="Times New Roman" w:hAnsi="Times New Roman" w:cs="Times New Roman"/>
          <w:color w:val="auto"/>
          <w:sz w:val="24"/>
          <w:szCs w:val="24"/>
          <w:lang w:val="es-MX"/>
        </w:rPr>
        <w:t xml:space="preserve"> los mecanismos de información y a la participación alrededor de los procesos de redistritación. </w:t>
      </w:r>
      <w:commentRangeEnd w:id="3"/>
      <w:r w:rsidRPr="00BC1710">
        <w:rPr>
          <w:rFonts w:ascii="Times New Roman" w:eastAsia="Times New Roman" w:hAnsi="Times New Roman" w:cs="Times New Roman"/>
          <w:color w:val="auto"/>
          <w:sz w:val="24"/>
          <w:szCs w:val="24"/>
          <w:lang w:val="es-MX"/>
        </w:rPr>
        <w:commentReference w:id="3"/>
      </w:r>
    </w:p>
    <w:p w14:paraId="3C5F5386" w14:textId="08C17B70" w:rsidR="00C43B2F" w:rsidRPr="00BC1710" w:rsidRDefault="007A0378" w:rsidP="0098701E">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szCs w:val="24"/>
          <w:lang w:val="es-MX"/>
        </w:rPr>
        <w:t xml:space="preserve">Sabemos que los partidos políticos participan activamente en este proceso, pero sabemos muy poco sobre sus incentivos, sus estrategias y sobre la interacción que tienen con la autoridad electoral. </w:t>
      </w:r>
      <w:commentRangeStart w:id="4"/>
      <w:r w:rsidR="00C43B2F" w:rsidRPr="00BC1710">
        <w:rPr>
          <w:rFonts w:ascii="Times New Roman" w:hAnsi="Times New Roman" w:cs="Times New Roman"/>
          <w:color w:val="auto"/>
          <w:sz w:val="24"/>
          <w:szCs w:val="24"/>
          <w:lang w:val="es-MX"/>
        </w:rPr>
        <w:t>Rossiter, Johnston y Pattie (1998),</w:t>
      </w:r>
      <w:commentRangeEnd w:id="4"/>
      <w:r w:rsidR="00C43B2F" w:rsidRPr="00BC1710">
        <w:rPr>
          <w:rFonts w:ascii="Times New Roman" w:hAnsi="Times New Roman" w:cs="Times New Roman"/>
          <w:color w:val="auto"/>
          <w:sz w:val="24"/>
          <w:szCs w:val="24"/>
          <w:lang w:val="es-MX"/>
        </w:rPr>
        <w:commentReference w:id="4"/>
      </w:r>
      <w:r w:rsidR="00C43B2F" w:rsidRPr="00BC1710">
        <w:rPr>
          <w:rFonts w:ascii="Times New Roman" w:hAnsi="Times New Roman" w:cs="Times New Roman"/>
          <w:color w:val="auto"/>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w:t>
      </w:r>
      <w:r w:rsidR="00C43B2F" w:rsidRPr="00BC1710">
        <w:rPr>
          <w:rFonts w:ascii="Times New Roman" w:hAnsi="Times New Roman" w:cs="Times New Roman"/>
          <w:color w:val="auto"/>
          <w:sz w:val="24"/>
          <w:szCs w:val="24"/>
          <w:lang w:val="es-MX"/>
        </w:rPr>
        <w:lastRenderedPageBreak/>
        <w:t xml:space="preserve">claridad de los criterios normativos; b) el perfil de los integrantes de la comisión u órgano técnico, y c) la dinámica entre el agente encargado de redistritar y los partidos políticos. </w:t>
      </w:r>
      <w:commentRangeStart w:id="5"/>
      <w:r w:rsidR="00C43B2F" w:rsidRPr="00BC1710">
        <w:rPr>
          <w:rFonts w:ascii="Times New Roman" w:hAnsi="Times New Roman" w:cs="Times New Roman"/>
          <w:color w:val="auto"/>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5"/>
      <w:r w:rsidR="00C43B2F" w:rsidRPr="00BC1710">
        <w:rPr>
          <w:rFonts w:ascii="Times New Roman" w:hAnsi="Times New Roman" w:cs="Times New Roman"/>
          <w:color w:val="auto"/>
          <w:sz w:val="24"/>
          <w:szCs w:val="24"/>
          <w:lang w:val="es-MX"/>
        </w:rPr>
        <w:commentReference w:id="5"/>
      </w:r>
      <w:r w:rsidR="00C43B2F" w:rsidRPr="00BC1710">
        <w:rPr>
          <w:rFonts w:ascii="Times New Roman" w:hAnsi="Times New Roman" w:cs="Times New Roman"/>
          <w:color w:val="auto"/>
          <w:sz w:val="24"/>
          <w:szCs w:val="24"/>
          <w:lang w:val="es-MX"/>
        </w:rPr>
        <w:t xml:space="preserve">. </w:t>
      </w:r>
      <w:del w:id="6" w:author="..." w:date="2015-10-19T18:05:00Z">
        <w:r w:rsidR="00C43B2F" w:rsidRPr="00BC1710">
          <w:rPr>
            <w:rFonts w:ascii="Times New Roman" w:hAnsi="Times New Roman" w:cs="Times New Roman"/>
            <w:color w:val="auto"/>
            <w:sz w:val="24"/>
            <w:szCs w:val="24"/>
            <w:lang w:val="es-MX"/>
          </w:rPr>
          <w:delText>s</w:delText>
        </w:r>
      </w:del>
      <w:r w:rsidR="00C43B2F" w:rsidRPr="00BC1710">
        <w:rPr>
          <w:rFonts w:ascii="Times New Roman" w:hAnsi="Times New Roman" w:cs="Times New Roman"/>
          <w:color w:val="auto"/>
          <w:sz w:val="24"/>
          <w:szCs w:val="24"/>
          <w:lang w:val="es-MX"/>
        </w:rPr>
        <w:commentReference w:id="7"/>
      </w:r>
      <w:del w:id="8" w:author="..." w:date="2015-10-19T18:05:00Z">
        <w:r w:rsidR="00C43B2F" w:rsidRPr="00BC1710">
          <w:rPr>
            <w:rFonts w:ascii="Times New Roman" w:hAnsi="Times New Roman" w:cs="Times New Roman"/>
            <w:color w:val="auto"/>
            <w:sz w:val="24"/>
            <w:szCs w:val="24"/>
            <w:lang w:val="es-MX"/>
          </w:rPr>
          <w:delText>.</w:delText>
        </w:r>
      </w:del>
    </w:p>
    <w:p w14:paraId="301420A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9"/>
      <w:r w:rsidRPr="00BC1710">
        <w:rPr>
          <w:rFonts w:ascii="Times New Roman" w:hAnsi="Times New Roman" w:cs="Times New Roman"/>
          <w:color w:val="auto"/>
          <w:sz w:val="24"/>
          <w:szCs w:val="24"/>
          <w:lang w:val="es-MX"/>
        </w:rPr>
        <w:t xml:space="preserve">En la misma dirección que Rossiter, Johnston y Pattie (1998), autores como Estévez, Magar y Rosas (2008) </w:t>
      </w:r>
      <w:commentRangeEnd w:id="9"/>
      <w:r w:rsidRPr="00BC1710">
        <w:rPr>
          <w:rFonts w:ascii="Times New Roman" w:hAnsi="Times New Roman" w:cs="Times New Roman"/>
          <w:color w:val="auto"/>
          <w:sz w:val="24"/>
          <w:szCs w:val="24"/>
          <w:lang w:val="es-MX"/>
        </w:rPr>
        <w:commentReference w:id="9"/>
      </w:r>
      <w:r w:rsidRPr="00BC1710">
        <w:rPr>
          <w:rFonts w:ascii="Times New Roman" w:hAnsi="Times New Roman" w:cs="Times New Roman"/>
          <w:color w:val="auto"/>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14:paraId="5B6B3D69" w14:textId="488C1688" w:rsidR="00C43B2F" w:rsidRPr="00BC1710" w:rsidRDefault="00C43B2F" w:rsidP="00A94F65">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Algunos ejemplos de la última (y fallida) redistritación federal ilustran como la política de transparencia </w:t>
      </w:r>
      <w:r w:rsidR="000B2B09" w:rsidRPr="00BC1710">
        <w:rPr>
          <w:rFonts w:ascii="Times New Roman" w:hAnsi="Times New Roman" w:cs="Times New Roman"/>
          <w:color w:val="auto"/>
          <w:sz w:val="24"/>
          <w:szCs w:val="24"/>
          <w:lang w:val="es-MX"/>
        </w:rPr>
        <w:t>actual incumple el grueso de la</w:t>
      </w:r>
      <w:r w:rsidRPr="00BC1710">
        <w:rPr>
          <w:rFonts w:ascii="Times New Roman" w:hAnsi="Times New Roman" w:cs="Times New Roman"/>
          <w:color w:val="auto"/>
          <w:sz w:val="24"/>
          <w:szCs w:val="24"/>
          <w:lang w:val="es-MX"/>
        </w:rPr>
        <w:t xml:space="preserve"> desiderata. Los partidos participaron activamente en la formulación de propuestas y contrapropuestas para construir los distritos electorales federales (Trelles et al. 2015). En su intervención, el entonces Consejero Presidente, Leonardo Valdés, resaltó la activa participación de los partidos en la construcción de los </w:t>
      </w:r>
      <w:r w:rsidRPr="00BC1710">
        <w:rPr>
          <w:rFonts w:ascii="Times New Roman" w:hAnsi="Times New Roman" w:cs="Times New Roman"/>
          <w:color w:val="auto"/>
          <w:sz w:val="24"/>
          <w:szCs w:val="24"/>
          <w:lang w:val="es-MX"/>
        </w:rPr>
        <w:lastRenderedPageBreak/>
        <w:t xml:space="preserve">escenarios distritales: </w:t>
      </w:r>
    </w:p>
    <w:p w14:paraId="3C1FBD43" w14:textId="77777777" w:rsidR="00C43B2F" w:rsidRPr="00BC1710" w:rsidRDefault="00C43B2F" w:rsidP="00C43B2F">
      <w:pPr>
        <w:spacing w:line="240" w:lineRule="auto"/>
        <w:ind w:left="720" w:right="720"/>
        <w:jc w:val="both"/>
        <w:rPr>
          <w:rFonts w:ascii="Times New Roman" w:hAnsi="Times New Roman" w:cs="Times New Roman"/>
          <w:color w:val="auto"/>
          <w:szCs w:val="22"/>
          <w:lang w:val="es-MX"/>
        </w:rPr>
      </w:pPr>
      <w:r w:rsidRPr="00BC1710">
        <w:rPr>
          <w:rFonts w:ascii="Times New Roman" w:hAnsi="Times New Roman" w:cs="Times New Roman"/>
          <w:color w:val="auto"/>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14:paraId="28AC7E32" w14:textId="77777777" w:rsidR="00C43B2F" w:rsidRPr="00BC1710" w:rsidRDefault="00C43B2F" w:rsidP="00C43B2F">
      <w:pPr>
        <w:spacing w:line="240" w:lineRule="auto"/>
        <w:ind w:left="720" w:right="720"/>
        <w:jc w:val="both"/>
        <w:rPr>
          <w:rFonts w:ascii="Times New Roman" w:hAnsi="Times New Roman" w:cs="Times New Roman"/>
          <w:color w:val="auto"/>
          <w:sz w:val="20"/>
          <w:lang w:val="es-MX"/>
        </w:rPr>
      </w:pPr>
    </w:p>
    <w:p w14:paraId="7C72093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10"/>
      <w:r w:rsidRPr="00BC1710">
        <w:rPr>
          <w:rFonts w:ascii="Times New Roman" w:hAnsi="Times New Roman" w:cs="Times New Roman"/>
          <w:color w:val="auto"/>
          <w:sz w:val="24"/>
          <w:szCs w:val="24"/>
          <w:lang w:val="es-MX"/>
        </w:rPr>
        <w:t>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10"/>
      <w:r w:rsidRPr="00BC1710">
        <w:rPr>
          <w:rFonts w:ascii="Times New Roman" w:hAnsi="Times New Roman" w:cs="Times New Roman"/>
          <w:color w:val="auto"/>
          <w:sz w:val="24"/>
          <w:szCs w:val="24"/>
          <w:lang w:val="es-MX"/>
        </w:rPr>
        <w:commentReference w:id="10"/>
      </w:r>
      <w:r w:rsidRPr="00BC1710">
        <w:rPr>
          <w:rFonts w:ascii="Times New Roman" w:hAnsi="Times New Roman" w:cs="Times New Roman"/>
          <w:color w:val="auto"/>
          <w:sz w:val="24"/>
          <w:szCs w:val="24"/>
          <w:lang w:val="es-MX"/>
        </w:rPr>
        <w:t xml:space="preserve">. Es decir, los siete partidos políticos con representación en el IFE formularon, en promedio, 75 contrapropuestas cada uno (Trelles et al. 2015). </w:t>
      </w:r>
    </w:p>
    <w:p w14:paraId="3DD9A1DC" w14:textId="502216E1"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11"/>
      <w:r w:rsidRPr="00BC1710">
        <w:rPr>
          <w:rFonts w:ascii="Times New Roman" w:hAnsi="Times New Roman" w:cs="Times New Roman"/>
          <w:color w:val="auto"/>
          <w:sz w:val="24"/>
          <w:szCs w:val="24"/>
          <w:lang w:val="es-MX"/>
        </w:rPr>
        <w:t>¿Qué cambios propusieron los partidos políticos?</w:t>
      </w:r>
      <w:r w:rsidR="004832BD" w:rsidRPr="00BC1710">
        <w:rPr>
          <w:rFonts w:ascii="Times New Roman" w:hAnsi="Times New Roman" w:cs="Times New Roman"/>
          <w:color w:val="auto"/>
          <w:sz w:val="24"/>
          <w:szCs w:val="24"/>
          <w:lang w:val="es-MX"/>
        </w:rPr>
        <w:t xml:space="preserve"> ¿Qué intereses había detrás de las contrapropuestas?</w:t>
      </w:r>
      <w:r w:rsidRPr="00BC1710">
        <w:rPr>
          <w:rFonts w:ascii="Times New Roman" w:hAnsi="Times New Roman" w:cs="Times New Roman"/>
          <w:color w:val="auto"/>
          <w:sz w:val="24"/>
          <w:szCs w:val="24"/>
          <w:lang w:val="es-MX"/>
        </w:rPr>
        <w:t xml:space="preserve"> ¿Qué tanto se distanciaron las propuestas </w:t>
      </w:r>
      <w:r w:rsidR="004832BD" w:rsidRPr="00BC1710">
        <w:rPr>
          <w:rFonts w:ascii="Times New Roman" w:hAnsi="Times New Roman" w:cs="Times New Roman"/>
          <w:color w:val="auto"/>
          <w:sz w:val="24"/>
          <w:szCs w:val="24"/>
          <w:lang w:val="es-MX"/>
        </w:rPr>
        <w:t>formluladas por los partidos</w:t>
      </w:r>
      <w:r w:rsidRPr="00BC1710">
        <w:rPr>
          <w:rFonts w:ascii="Times New Roman" w:hAnsi="Times New Roman" w:cs="Times New Roman"/>
          <w:color w:val="auto"/>
          <w:sz w:val="24"/>
          <w:szCs w:val="24"/>
          <w:lang w:val="es-MX"/>
        </w:rPr>
        <w:t xml:space="preserve"> del primer escenario generado de manera automatizada? ¿</w:t>
      </w:r>
      <w:r w:rsidR="004832BD" w:rsidRPr="00BC1710">
        <w:rPr>
          <w:rFonts w:ascii="Times New Roman" w:hAnsi="Times New Roman" w:cs="Times New Roman"/>
          <w:color w:val="auto"/>
          <w:sz w:val="24"/>
          <w:szCs w:val="24"/>
          <w:lang w:val="es-MX"/>
        </w:rPr>
        <w:t>Cuáles</w:t>
      </w:r>
      <w:r w:rsidRPr="00BC1710">
        <w:rPr>
          <w:rFonts w:ascii="Times New Roman" w:hAnsi="Times New Roman" w:cs="Times New Roman"/>
          <w:color w:val="auto"/>
          <w:sz w:val="24"/>
          <w:szCs w:val="24"/>
          <w:lang w:val="es-MX"/>
        </w:rPr>
        <w:t xml:space="preserve">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11"/>
      <w:r w:rsidRPr="00BC1710">
        <w:rPr>
          <w:rFonts w:ascii="Times New Roman" w:hAnsi="Times New Roman" w:cs="Times New Roman"/>
          <w:color w:val="auto"/>
          <w:sz w:val="24"/>
          <w:szCs w:val="24"/>
          <w:lang w:val="es-MX"/>
        </w:rPr>
        <w:commentReference w:id="11"/>
      </w:r>
      <w:r w:rsidRPr="00BC1710">
        <w:rPr>
          <w:rFonts w:ascii="Times New Roman" w:hAnsi="Times New Roman" w:cs="Times New Roman"/>
          <w:color w:val="auto"/>
          <w:sz w:val="24"/>
          <w:szCs w:val="24"/>
          <w:lang w:val="es-MX"/>
        </w:rPr>
        <w:t xml:space="preserve">¿Qué tanto se mejoró el valor original asociado a la función de costo? </w:t>
      </w:r>
      <w:r w:rsidRPr="00BC1710">
        <w:rPr>
          <w:rFonts w:ascii="Times New Roman" w:hAnsi="Times New Roman" w:cs="Times New Roman"/>
          <w:color w:val="auto"/>
          <w:sz w:val="24"/>
          <w:szCs w:val="24"/>
          <w:lang w:val="es-MX"/>
        </w:rPr>
        <w:lastRenderedPageBreak/>
        <w:t xml:space="preserve">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14:paraId="61234505" w14:textId="77777777" w:rsidR="00C43B2F" w:rsidRPr="00BC1710" w:rsidRDefault="00C43B2F" w:rsidP="00C43B2F">
      <w:pPr>
        <w:pStyle w:val="LO-normal"/>
        <w:spacing w:line="480" w:lineRule="auto"/>
        <w:ind w:firstLine="720"/>
        <w:jc w:val="both"/>
        <w:rPr>
          <w:rFonts w:ascii="Times New Roman" w:eastAsia="Times New Roman" w:hAnsi="Times New Roman" w:cs="Times New Roman"/>
          <w:color w:val="auto"/>
          <w:sz w:val="24"/>
          <w:lang w:val="es-MX"/>
        </w:rPr>
      </w:pPr>
      <w:commentRangeStart w:id="12"/>
      <w:r w:rsidRPr="00BC1710">
        <w:rPr>
          <w:rFonts w:ascii="Times New Roman" w:eastAsia="Times New Roman" w:hAnsi="Times New Roman" w:cs="Times New Roman"/>
          <w:color w:val="auto"/>
          <w:sz w:val="24"/>
          <w:lang w:val="es-MX"/>
        </w:rPr>
        <w:t>En comparación</w:t>
      </w:r>
      <w:ins w:id="13" w:author="..." w:date="2015-10-19T18:12:00Z">
        <w:r w:rsidRPr="00BC1710">
          <w:rPr>
            <w:rFonts w:ascii="Times New Roman" w:eastAsia="Times New Roman" w:hAnsi="Times New Roman" w:cs="Times New Roman"/>
            <w:color w:val="auto"/>
            <w:sz w:val="24"/>
            <w:lang w:val="es-MX"/>
          </w:rPr>
          <w:t xml:space="preserve"> a la redistritación federal</w:t>
        </w:r>
      </w:ins>
      <w:r w:rsidRPr="00BC1710">
        <w:rPr>
          <w:rFonts w:ascii="Times New Roman" w:eastAsia="Times New Roman" w:hAnsi="Times New Roman" w:cs="Times New Roman"/>
          <w:color w:val="auto"/>
          <w:sz w:val="24"/>
          <w:lang w:val="es-MX"/>
        </w:rPr>
        <w:t>, el rezago en términos de capacidad técnica y procedimental era notorio en la mayoría de los estados</w:t>
      </w:r>
      <w:commentRangeEnd w:id="12"/>
      <w:r w:rsidRPr="00BC1710">
        <w:rPr>
          <w:rFonts w:ascii="Times New Roman" w:eastAsia="Times New Roman" w:hAnsi="Times New Roman" w:cs="Times New Roman"/>
          <w:color w:val="auto"/>
          <w:sz w:val="24"/>
          <w:lang w:val="es-MX"/>
        </w:rPr>
        <w:commentReference w:id="12"/>
      </w:r>
      <w:r w:rsidRPr="00BC1710">
        <w:rPr>
          <w:rFonts w:ascii="Times New Roman" w:eastAsia="Times New Roman" w:hAnsi="Times New Roman" w:cs="Times New Roman"/>
          <w:color w:val="auto"/>
          <w:sz w:val="24"/>
          <w:lang w:val="es-MX"/>
        </w:rPr>
        <w:t>. Los niveles de arbitrariedad en el tipo de criterios utilizados, los niveles de politización, y la falta de transparencia que caracterizaba a los procesos de redistritación a nivel local eran mucho más pronunciados.</w:t>
      </w:r>
      <w:r w:rsidRPr="00BC1710">
        <w:rPr>
          <w:rStyle w:val="FootnoteAnchor"/>
          <w:rFonts w:ascii="Times New Roman" w:eastAsia="Times New Roman" w:hAnsi="Times New Roman" w:cs="Times New Roman"/>
          <w:color w:val="auto"/>
          <w:sz w:val="24"/>
          <w:lang w:val="es-MX"/>
        </w:rPr>
        <w:footnoteReference w:id="8"/>
      </w:r>
      <w:r w:rsidRPr="00BC1710">
        <w:rPr>
          <w:rFonts w:ascii="Times New Roman" w:eastAsia="Times New Roman" w:hAnsi="Times New Roman" w:cs="Times New Roman"/>
          <w:color w:val="auto"/>
          <w:sz w:val="24"/>
          <w:lang w:val="es-MX"/>
        </w:rPr>
        <w:t xml:space="preserve"> </w:t>
      </w:r>
      <w:commentRangeStart w:id="14"/>
      <w:r w:rsidRPr="00BC1710">
        <w:rPr>
          <w:rFonts w:ascii="Times New Roman" w:eastAsia="Tahoma" w:hAnsi="Times New Roman" w:cs="Times New Roman"/>
          <w:color w:val="auto"/>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14"/>
      <w:r w:rsidRPr="00BC1710">
        <w:rPr>
          <w:rFonts w:ascii="Times New Roman" w:eastAsia="Tahoma" w:hAnsi="Times New Roman" w:cs="Times New Roman"/>
          <w:color w:val="auto"/>
          <w:sz w:val="24"/>
          <w:szCs w:val="24"/>
          <w:lang w:val="es-MX"/>
        </w:rPr>
        <w:commentReference w:id="14"/>
      </w:r>
      <w:r w:rsidRPr="00BC1710">
        <w:rPr>
          <w:rFonts w:ascii="Times New Roman" w:eastAsia="Tahoma" w:hAnsi="Times New Roman" w:cs="Times New Roman"/>
          <w:color w:val="auto"/>
          <w:sz w:val="24"/>
          <w:szCs w:val="24"/>
          <w:lang w:val="es-MX"/>
        </w:rPr>
        <w:t>.</w:t>
      </w:r>
      <w:r w:rsidRPr="00BC1710">
        <w:rPr>
          <w:rFonts w:ascii="Times New Roman" w:eastAsia="Times New Roman" w:hAnsi="Times New Roman" w:cs="Times New Roman"/>
          <w:color w:val="auto"/>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sidRPr="00BC1710">
        <w:rPr>
          <w:rFonts w:ascii="Times New Roman" w:eastAsia="Times New Roman" w:hAnsi="Times New Roman" w:cs="Times New Roman"/>
          <w:color w:val="auto"/>
          <w:sz w:val="24"/>
          <w:szCs w:val="24"/>
          <w:lang w:val="es-MX"/>
        </w:rPr>
        <w:t xml:space="preserve">López y Soto 2008; </w:t>
      </w:r>
      <w:r w:rsidRPr="00BC1710">
        <w:rPr>
          <w:rFonts w:ascii="Times New Roman" w:eastAsia="Times New Roman" w:hAnsi="Times New Roman" w:cs="Times New Roman"/>
          <w:color w:val="auto"/>
          <w:sz w:val="24"/>
          <w:lang w:val="es-MX"/>
        </w:rPr>
        <w:t>Lujambio y Vives 2008). A partir de la reforma electoral de 2014 la redistritación federal, y los procesos de delimitación electoral a nivel local, quedaron en manos del INE.</w:t>
      </w:r>
      <w:r w:rsidRPr="00BC1710">
        <w:rPr>
          <w:rStyle w:val="FootnoteAnchor"/>
          <w:rFonts w:ascii="Times New Roman" w:eastAsia="Times New Roman" w:hAnsi="Times New Roman" w:cs="Times New Roman"/>
          <w:color w:val="auto"/>
          <w:sz w:val="24"/>
          <w:lang w:val="es-MX"/>
        </w:rPr>
        <w:footnoteReference w:id="9"/>
      </w:r>
      <w:r w:rsidRPr="00BC1710">
        <w:rPr>
          <w:rFonts w:ascii="Times New Roman" w:eastAsia="Times New Roman" w:hAnsi="Times New Roman" w:cs="Times New Roman"/>
          <w:color w:val="auto"/>
          <w:sz w:val="24"/>
          <w:lang w:val="es-MX"/>
        </w:rPr>
        <w:t xml:space="preserve"> Debido a que el marco legal y las condiciones </w:t>
      </w:r>
      <w:r w:rsidRPr="00BC1710">
        <w:rPr>
          <w:rFonts w:ascii="Times New Roman" w:eastAsia="Times New Roman" w:hAnsi="Times New Roman" w:cs="Times New Roman"/>
          <w:color w:val="auto"/>
          <w:sz w:val="24"/>
          <w:lang w:val="es-MX"/>
        </w:rPr>
        <w:lastRenderedPageBreak/>
        <w:t>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sidRPr="00BC1710">
        <w:rPr>
          <w:rStyle w:val="FootnoteAnchor"/>
          <w:rFonts w:ascii="Times New Roman" w:eastAsia="Times New Roman" w:hAnsi="Times New Roman" w:cs="Times New Roman"/>
          <w:color w:val="auto"/>
          <w:sz w:val="24"/>
          <w:lang w:val="es-MX"/>
        </w:rPr>
        <w:footnoteReference w:id="10"/>
      </w:r>
      <w:r w:rsidRPr="00BC1710">
        <w:rPr>
          <w:rFonts w:ascii="Times New Roman" w:eastAsia="Times New Roman" w:hAnsi="Times New Roman" w:cs="Times New Roman"/>
          <w:color w:val="auto"/>
          <w:sz w:val="24"/>
          <w:lang w:val="es-MX"/>
        </w:rPr>
        <w:t xml:space="preserve"> </w:t>
      </w:r>
    </w:p>
    <w:p w14:paraId="211BB154" w14:textId="77777777"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En la fase de redistritaciones a nivel local, el INE decidió utilizar un método distinto al que había utilizado en los procesos federales.</w:t>
      </w:r>
      <w:r w:rsidRPr="00BC1710">
        <w:rPr>
          <w:rStyle w:val="FootnoteAnchor"/>
          <w:rFonts w:ascii="Times New Roman" w:eastAsia="Tahoma" w:hAnsi="Times New Roman" w:cs="Times New Roman"/>
          <w:color w:val="auto"/>
          <w:sz w:val="24"/>
          <w:szCs w:val="24"/>
          <w:lang w:val="es-MX"/>
        </w:rPr>
        <w:footnoteReference w:id="11"/>
      </w:r>
      <w:r w:rsidRPr="00BC1710">
        <w:rPr>
          <w:rFonts w:ascii="Times New Roman" w:eastAsia="Tahoma" w:hAnsi="Times New Roman" w:cs="Times New Roman"/>
          <w:color w:val="auto"/>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sidRPr="00BC1710">
        <w:rPr>
          <w:rStyle w:val="FootnoteAnchor"/>
          <w:rFonts w:ascii="Times New Roman" w:eastAsia="Tahoma" w:hAnsi="Times New Roman" w:cs="Times New Roman"/>
          <w:color w:val="auto"/>
          <w:sz w:val="24"/>
          <w:szCs w:val="24"/>
          <w:lang w:val="es-MX"/>
        </w:rPr>
        <w:footnoteReference w:id="12"/>
      </w:r>
      <w:r w:rsidRPr="00BC1710">
        <w:rPr>
          <w:rFonts w:ascii="Times New Roman" w:eastAsia="Tahoma" w:hAnsi="Times New Roman" w:cs="Times New Roman"/>
          <w:color w:val="auto"/>
          <w:sz w:val="24"/>
          <w:szCs w:val="24"/>
          <w:lang w:val="es-MX"/>
        </w:rPr>
        <w:t xml:space="preserve"> </w:t>
      </w:r>
    </w:p>
    <w:p w14:paraId="3E6E9532" w14:textId="77777777"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lastRenderedPageBreak/>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15"/>
      <w:r w:rsidRPr="00BC1710">
        <w:rPr>
          <w:rFonts w:ascii="Times New Roman" w:eastAsia="Tahoma" w:hAnsi="Times New Roman" w:cs="Times New Roman"/>
          <w:color w:val="auto"/>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15"/>
      <w:r w:rsidRPr="00BC1710">
        <w:rPr>
          <w:rFonts w:ascii="Times New Roman" w:eastAsia="Tahoma" w:hAnsi="Times New Roman" w:cs="Times New Roman"/>
          <w:color w:val="auto"/>
          <w:sz w:val="24"/>
          <w:szCs w:val="24"/>
          <w:lang w:val="es-MX"/>
        </w:rPr>
        <w:commentReference w:id="15"/>
      </w:r>
      <w:r w:rsidRPr="00BC1710">
        <w:rPr>
          <w:rFonts w:ascii="Times New Roman" w:eastAsia="Tahoma" w:hAnsi="Times New Roman" w:cs="Times New Roman"/>
          <w:color w:val="auto"/>
          <w:sz w:val="24"/>
          <w:szCs w:val="24"/>
          <w:lang w:val="es-MX"/>
        </w:rPr>
        <w:t xml:space="preserve"> ¿Qué efecto político ha tenido el </w:t>
      </w:r>
      <w:r w:rsidRPr="00BC1710">
        <w:rPr>
          <w:rFonts w:ascii="Times New Roman" w:eastAsia="Tahoma" w:hAnsi="Times New Roman" w:cs="Times New Roman"/>
          <w:i/>
          <w:color w:val="auto"/>
          <w:sz w:val="24"/>
          <w:szCs w:val="24"/>
          <w:lang w:val="es-MX"/>
        </w:rPr>
        <w:t xml:space="preserve">malapportionment </w:t>
      </w:r>
      <w:r w:rsidRPr="00BC1710">
        <w:rPr>
          <w:rFonts w:ascii="Times New Roman" w:eastAsia="Tahoma" w:hAnsi="Times New Roman" w:cs="Times New Roman"/>
          <w:color w:val="auto"/>
          <w:sz w:val="24"/>
          <w:szCs w:val="24"/>
          <w:lang w:val="es-MX"/>
        </w:rPr>
        <w:t>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6" w:author="..." w:date="2015-10-19T18:14:00Z">
        <w:r w:rsidRPr="00BC1710">
          <w:rPr>
            <w:rFonts w:ascii="Times New Roman" w:eastAsia="Tahoma" w:hAnsi="Times New Roman" w:cs="Times New Roman"/>
            <w:color w:val="auto"/>
            <w:sz w:val="24"/>
            <w:szCs w:val="24"/>
            <w:lang w:val="es-MX"/>
          </w:rPr>
          <w:t>n teoría, e</w:t>
        </w:r>
      </w:ins>
      <w:r w:rsidRPr="00BC1710">
        <w:rPr>
          <w:rFonts w:ascii="Times New Roman" w:eastAsia="Tahoma" w:hAnsi="Times New Roman" w:cs="Times New Roman"/>
          <w:color w:val="auto"/>
          <w:sz w:val="24"/>
          <w:szCs w:val="24"/>
          <w:lang w:val="es-MX"/>
        </w:rPr>
        <w:t>stos distritos servirán para reelegir a los legisladores en las elecciones subsecuentes de 2021, 2024 y 2027.</w:t>
      </w:r>
      <w:r w:rsidRPr="00BC1710">
        <w:rPr>
          <w:rStyle w:val="FootnoteAnchor"/>
          <w:rFonts w:ascii="Times New Roman" w:eastAsia="Tahoma" w:hAnsi="Times New Roman" w:cs="Times New Roman"/>
          <w:color w:val="auto"/>
          <w:sz w:val="24"/>
          <w:szCs w:val="24"/>
          <w:lang w:val="es-MX"/>
        </w:rPr>
        <w:footnoteReference w:id="13"/>
      </w:r>
      <w:r w:rsidRPr="00BC1710">
        <w:rPr>
          <w:rFonts w:ascii="Times New Roman" w:eastAsia="Tahoma" w:hAnsi="Times New Roman" w:cs="Times New Roman"/>
          <w:color w:val="auto"/>
          <w:sz w:val="24"/>
          <w:szCs w:val="24"/>
          <w:lang w:val="es-MX"/>
        </w:rPr>
        <w:t xml:space="preserve"> </w:t>
      </w:r>
    </w:p>
    <w:p w14:paraId="335E630D" w14:textId="77777777"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ins w:id="17" w:author="..." w:date="2015-10-19T18:20:00Z">
        <w:r w:rsidRPr="00BC1710">
          <w:rPr>
            <w:rFonts w:ascii="Times New Roman" w:eastAsia="Tahoma" w:hAnsi="Times New Roman" w:cs="Times New Roman"/>
            <w:color w:val="auto"/>
            <w:sz w:val="24"/>
            <w:szCs w:val="24"/>
            <w:lang w:val="es-MX"/>
          </w:rPr>
          <w:t>Si bien es cierto que l</w:t>
        </w:r>
      </w:ins>
      <w:commentRangeStart w:id="18"/>
      <w:r w:rsidRPr="00BC1710">
        <w:rPr>
          <w:rFonts w:ascii="Times New Roman" w:eastAsia="Tahoma" w:hAnsi="Times New Roman" w:cs="Times New Roman"/>
          <w:color w:val="auto"/>
          <w:sz w:val="24"/>
          <w:szCs w:val="24"/>
          <w:lang w:val="es-MX"/>
        </w:rPr>
        <w:t xml:space="preserve">a redistritación en México no ha sido un tema que se haya </w:t>
      </w:r>
      <w:r w:rsidRPr="00BC1710">
        <w:rPr>
          <w:rFonts w:ascii="Times New Roman" w:eastAsia="Tahoma" w:hAnsi="Times New Roman" w:cs="Times New Roman"/>
          <w:color w:val="auto"/>
          <w:sz w:val="24"/>
          <w:szCs w:val="24"/>
          <w:lang w:val="es-MX"/>
        </w:rPr>
        <w:lastRenderedPageBreak/>
        <w:t>caracterizado por los altos niveles de politización en el pasado</w:t>
      </w:r>
      <w:ins w:id="19" w:author="..." w:date="2015-10-19T18:20:00Z">
        <w:r w:rsidRPr="00BC1710">
          <w:rPr>
            <w:rFonts w:ascii="Times New Roman" w:eastAsia="Tahoma" w:hAnsi="Times New Roman" w:cs="Times New Roman"/>
            <w:color w:val="auto"/>
            <w:sz w:val="24"/>
            <w:szCs w:val="24"/>
            <w:lang w:val="es-MX"/>
          </w:rPr>
          <w:t>, no podemos afirmar que es un proceso que se caracterice por su transpaerencia</w:t>
        </w:r>
      </w:ins>
      <w:r w:rsidRPr="00BC1710">
        <w:rPr>
          <w:rFonts w:ascii="Times New Roman" w:eastAsia="Tahoma" w:hAnsi="Times New Roman" w:cs="Times New Roman"/>
          <w:color w:val="auto"/>
          <w:sz w:val="24"/>
          <w:szCs w:val="24"/>
          <w:lang w:val="es-MX"/>
        </w:rPr>
        <w:t xml:space="preserve"> o que esté libre de tensiones políticas en el mediano plazo</w:t>
      </w:r>
      <w:del w:id="20" w:author="..." w:date="2015-10-19T18:21:00Z">
        <w:r w:rsidRPr="00BC1710">
          <w:rPr>
            <w:rFonts w:ascii="Times New Roman" w:eastAsia="Tahoma" w:hAnsi="Times New Roman" w:cs="Times New Roman"/>
            <w:color w:val="auto"/>
            <w:sz w:val="24"/>
            <w:szCs w:val="24"/>
            <w:lang w:val="es-MX"/>
          </w:rPr>
          <w:delText xml:space="preserve">  </w:delText>
        </w:r>
      </w:del>
      <w:commentRangeEnd w:id="18"/>
      <w:r w:rsidRPr="00BC1710">
        <w:rPr>
          <w:rFonts w:ascii="Times New Roman" w:eastAsia="Tahoma" w:hAnsi="Times New Roman" w:cs="Times New Roman"/>
          <w:color w:val="auto"/>
          <w:sz w:val="24"/>
          <w:szCs w:val="24"/>
          <w:lang w:val="es-MX"/>
        </w:rPr>
        <w:commentReference w:id="18"/>
      </w:r>
    </w:p>
    <w:p w14:paraId="6F24E293" w14:textId="1363EC78" w:rsidR="00693D2C" w:rsidRPr="00BC1710" w:rsidRDefault="00C43B2F" w:rsidP="002F74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Desde nuestra perspectiva, la ausencia de reelección legislativa explica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sidRPr="00BC1710">
        <w:rPr>
          <w:rFonts w:ascii="Times New Roman" w:eastAsia="Tahoma" w:hAnsi="Times New Roman" w:cs="Times New Roman"/>
          <w:color w:val="auto"/>
          <w:sz w:val="24"/>
          <w:szCs w:val="24"/>
          <w:lang w:val="es-MX"/>
        </w:rPr>
        <w:commentReference w:id="21"/>
      </w:r>
      <w:r w:rsidRPr="00BC1710">
        <w:rPr>
          <w:rFonts w:ascii="Times New Roman" w:eastAsia="Tahoma" w:hAnsi="Times New Roman" w:cs="Times New Roman"/>
          <w:color w:val="auto"/>
          <w:sz w:val="24"/>
          <w:szCs w:val="24"/>
          <w:lang w:val="es-MX"/>
        </w:rPr>
        <w:t>. A su vez, los legilsladores tienen incentivos para cultivar lealtades con la cúpula partidista, pero no con los electores de su demarcación. La interacción partidista que se da en torno al proceso de redistritación permanece en la oscuridad. Las decisiones que ha tomado la autoridad en materia de redistritación,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14:paraId="5AA85B66" w14:textId="7E2FEBB8" w:rsidR="005B0486" w:rsidRPr="00BC1710" w:rsidRDefault="006B560D" w:rsidP="0095771F">
      <w:pPr>
        <w:pStyle w:val="Heading2"/>
        <w:jc w:val="both"/>
        <w:rPr>
          <w:rFonts w:ascii="Times New Roman" w:hAnsi="Times New Roman" w:cs="Times New Roman"/>
          <w:b/>
          <w:color w:val="auto"/>
          <w:lang w:val="es-ES_tradnl"/>
        </w:rPr>
      </w:pPr>
      <w:r w:rsidRPr="00BC1710">
        <w:rPr>
          <w:rFonts w:ascii="Times New Roman" w:hAnsi="Times New Roman" w:cs="Times New Roman"/>
          <w:b/>
          <w:color w:val="auto"/>
          <w:lang w:val="es-ES_tradnl"/>
        </w:rPr>
        <w:t xml:space="preserve">II. </w:t>
      </w:r>
      <w:r w:rsidR="008F37EB" w:rsidRPr="00BC1710">
        <w:rPr>
          <w:rFonts w:ascii="Times New Roman" w:hAnsi="Times New Roman" w:cs="Times New Roman"/>
          <w:b/>
          <w:color w:val="auto"/>
          <w:lang w:val="es-ES_tradnl"/>
        </w:rPr>
        <w:t>T</w:t>
      </w:r>
      <w:r w:rsidRPr="00BC1710">
        <w:rPr>
          <w:rFonts w:ascii="Times New Roman" w:hAnsi="Times New Roman" w:cs="Times New Roman"/>
          <w:b/>
          <w:color w:val="auto"/>
          <w:lang w:val="es-ES_tradnl"/>
        </w:rPr>
        <w:t>ransparencia</w:t>
      </w:r>
      <w:r w:rsidR="008F37EB" w:rsidRPr="00BC1710">
        <w:rPr>
          <w:rFonts w:ascii="Times New Roman" w:hAnsi="Times New Roman" w:cs="Times New Roman"/>
          <w:b/>
          <w:color w:val="auto"/>
          <w:lang w:val="es-ES_tradnl"/>
        </w:rPr>
        <w:t>, rendición de cuentas</w:t>
      </w:r>
      <w:r w:rsidRPr="00BC1710">
        <w:rPr>
          <w:rFonts w:ascii="Times New Roman" w:hAnsi="Times New Roman" w:cs="Times New Roman"/>
          <w:b/>
          <w:color w:val="auto"/>
          <w:lang w:val="es-ES_tradnl"/>
        </w:rPr>
        <w:t xml:space="preserve"> </w:t>
      </w:r>
      <w:r w:rsidR="001A12BE" w:rsidRPr="00BC1710">
        <w:rPr>
          <w:rFonts w:ascii="Times New Roman" w:hAnsi="Times New Roman" w:cs="Times New Roman"/>
          <w:b/>
          <w:color w:val="auto"/>
          <w:lang w:val="es-ES_tradnl"/>
        </w:rPr>
        <w:t xml:space="preserve">y </w:t>
      </w:r>
      <w:r w:rsidR="00D57C91" w:rsidRPr="00BC1710">
        <w:rPr>
          <w:rFonts w:ascii="Times New Roman" w:hAnsi="Times New Roman" w:cs="Times New Roman"/>
          <w:b/>
          <w:color w:val="auto"/>
          <w:lang w:val="es-ES_tradnl"/>
        </w:rPr>
        <w:t>participación ciudadana</w:t>
      </w:r>
      <w:r w:rsidR="00325D6C" w:rsidRPr="00BC1710">
        <w:rPr>
          <w:rFonts w:ascii="Times New Roman" w:hAnsi="Times New Roman" w:cs="Times New Roman"/>
          <w:b/>
          <w:color w:val="auto"/>
          <w:lang w:val="es-ES_tradnl"/>
        </w:rPr>
        <w:t xml:space="preserve"> </w:t>
      </w:r>
    </w:p>
    <w:p w14:paraId="6BEC93C4" w14:textId="16AC1E45" w:rsidR="00C43B2F" w:rsidRPr="00BC1710" w:rsidRDefault="00C43B2F" w:rsidP="00C43B2F">
      <w:pPr>
        <w:spacing w:line="480" w:lineRule="auto"/>
        <w:jc w:val="both"/>
        <w:rPr>
          <w:rFonts w:ascii="Times New Roman" w:eastAsia="Times New Roman" w:hAnsi="Times New Roman" w:cs="Times New Roman"/>
          <w:color w:val="auto"/>
          <w:sz w:val="24"/>
          <w:lang w:val="es-MX"/>
        </w:rPr>
      </w:pPr>
      <w:r w:rsidRPr="00BC1710">
        <w:rPr>
          <w:rFonts w:ascii="Times New Roman" w:eastAsia="Tahoma" w:hAnsi="Times New Roman" w:cs="Times New Roman"/>
          <w:color w:val="auto"/>
          <w:sz w:val="24"/>
          <w:szCs w:val="24"/>
          <w:lang w:val="es-MX"/>
        </w:rPr>
        <w:t>La delimitación de los distritos es una tarea que requiere de un volum</w:t>
      </w:r>
      <w:r w:rsidR="00B65589" w:rsidRPr="00BC1710">
        <w:rPr>
          <w:rFonts w:ascii="Times New Roman" w:eastAsia="Tahoma" w:hAnsi="Times New Roman" w:cs="Times New Roman"/>
          <w:color w:val="auto"/>
          <w:sz w:val="24"/>
          <w:szCs w:val="24"/>
          <w:lang w:val="es-MX"/>
        </w:rPr>
        <w:t>en de información considerable</w:t>
      </w:r>
      <w:r w:rsidRPr="00BC1710">
        <w:rPr>
          <w:rFonts w:ascii="Times New Roman" w:eastAsia="Tahoma" w:hAnsi="Times New Roman" w:cs="Times New Roman"/>
          <w:color w:val="auto"/>
          <w:sz w:val="24"/>
          <w:szCs w:val="24"/>
          <w:lang w:val="es-MX"/>
        </w:rPr>
        <w:t>.</w:t>
      </w:r>
      <w:r w:rsidRPr="00BC1710">
        <w:rPr>
          <w:rStyle w:val="FootnoteReference"/>
          <w:rFonts w:ascii="Times New Roman" w:eastAsia="Tahoma" w:hAnsi="Times New Roman" w:cs="Times New Roman"/>
          <w:color w:val="auto"/>
          <w:sz w:val="24"/>
          <w:szCs w:val="24"/>
          <w:lang w:val="es-MX"/>
        </w:rPr>
        <w:footnoteReference w:id="14"/>
      </w:r>
      <w:r w:rsidRPr="00BC1710">
        <w:rPr>
          <w:rFonts w:ascii="Times New Roman" w:eastAsia="Tahoma" w:hAnsi="Times New Roman" w:cs="Times New Roman"/>
          <w:color w:val="auto"/>
          <w:sz w:val="24"/>
          <w:szCs w:val="24"/>
          <w:lang w:val="es-MX"/>
        </w:rPr>
        <w:t xml:space="preserve"> El cuadro 1 enumera siete grandes rubros, que incluyen bases de datos, mapas digitales, algoritmos y software especializado, entre otros. Treinta y seis órganos públicos son responsables de producirla y distribuirla. Una parte de la información es de fuentes </w:t>
      </w:r>
      <w:r w:rsidRPr="00BC1710">
        <w:rPr>
          <w:rFonts w:ascii="Times New Roman" w:eastAsia="Times New Roman" w:hAnsi="Times New Roman" w:cs="Times New Roman"/>
          <w:color w:val="auto"/>
          <w:sz w:val="24"/>
          <w:szCs w:val="24"/>
          <w:lang w:val="es-MX"/>
        </w:rPr>
        <w:t xml:space="preserve">externas a la </w:t>
      </w:r>
      <w:r w:rsidRPr="00BC1710">
        <w:rPr>
          <w:rFonts w:ascii="Times New Roman" w:eastAsia="Times New Roman" w:hAnsi="Times New Roman" w:cs="Times New Roman"/>
          <w:color w:val="auto"/>
          <w:sz w:val="24"/>
          <w:szCs w:val="24"/>
          <w:lang w:val="es-MX"/>
        </w:rPr>
        <w:lastRenderedPageBreak/>
        <w:t>autoridad electoral, como la censal que reporta el</w:t>
      </w:r>
      <w:r w:rsidRPr="00BC1710">
        <w:rPr>
          <w:rFonts w:ascii="Times New Roman" w:eastAsia="Times New Roman" w:hAnsi="Times New Roman" w:cs="Times New Roman"/>
          <w:color w:val="auto"/>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sidRPr="00BC1710">
        <w:rPr>
          <w:rStyle w:val="FootnoteAnchor"/>
          <w:rFonts w:ascii="Times New Roman" w:eastAsia="Times New Roman" w:hAnsi="Times New Roman" w:cs="Times New Roman"/>
          <w:color w:val="auto"/>
          <w:sz w:val="24"/>
          <w:lang w:val="es-MX"/>
        </w:rPr>
        <w:footnoteReference w:id="15"/>
      </w:r>
      <w:r w:rsidRPr="00BC1710">
        <w:rPr>
          <w:rFonts w:ascii="Times New Roman" w:eastAsia="Times New Roman" w:hAnsi="Times New Roman" w:cs="Times New Roman"/>
          <w:color w:val="auto"/>
          <w:sz w:val="24"/>
          <w:lang w:val="es-MX"/>
        </w:rPr>
        <w:t xml:space="preserve"> la normatividad relevante o la cartografía de las s</w:t>
      </w:r>
      <w:r w:rsidR="00561FDB" w:rsidRPr="00BC1710">
        <w:rPr>
          <w:rFonts w:ascii="Times New Roman" w:eastAsia="Times New Roman" w:hAnsi="Times New Roman" w:cs="Times New Roman"/>
          <w:color w:val="auto"/>
          <w:sz w:val="24"/>
          <w:lang w:val="es-MX"/>
        </w:rPr>
        <w:t>ecciones electorales del país –</w:t>
      </w:r>
      <w:r w:rsidRPr="00BC1710">
        <w:rPr>
          <w:rFonts w:ascii="Times New Roman" w:eastAsia="Times New Roman" w:hAnsi="Times New Roman" w:cs="Times New Roman"/>
          <w:color w:val="auto"/>
          <w:sz w:val="24"/>
          <w:lang w:val="es-MX"/>
        </w:rPr>
        <w:t xml:space="preserve">que son las unidades fundamentales de la redistritación. Por último, cada órgano electoral local concentra los distintos criterios legales y administrativos que tiene cada entidad. El proceso formal de la redistritación no contempla el análisis de resultados electorales, pero es de suponer que las revisiones partidistas se hacen, primordialmente, a la luz de éstos y los votos son, por ende, información clave para que cada partido evalúe los mapas y pueda realizar contrapropuestas. </w:t>
      </w:r>
    </w:p>
    <w:p w14:paraId="6DEDAD60"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Cuadro 1 aproximadamente aquí]</w:t>
      </w:r>
    </w:p>
    <w:p w14:paraId="522140B9"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p>
    <w:p w14:paraId="60BCD4FE" w14:textId="77777777" w:rsidR="00C43B2F" w:rsidRPr="00BC1710" w:rsidRDefault="00C43B2F" w:rsidP="00C43B2F">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El software especializado para procesar una parte de la información es de tres tipos. Se necesita, por un lado, algún programa para manipular información georreferenciada en formato GIS. Existen muchas opciones, tanto comerciales como de fuente abierta y gratuitas (wikipedia enlista una docena bajo el rubro “geographic information systems”).  Por otro, se necesita una copia del sistema que desarrolló el 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y calcula indicadores cuantitativos para la evaluación de distintos escenarios. Por último, se necesita la plataforma desarrollada por el INE  que  sirve de vehículo para socializar las propuestas con los partidos políticos y recibir sus </w:t>
      </w:r>
      <w:r w:rsidRPr="00BC1710">
        <w:rPr>
          <w:rFonts w:ascii="Times New Roman" w:eastAsia="Times New Roman" w:hAnsi="Times New Roman" w:cs="Times New Roman"/>
          <w:color w:val="auto"/>
          <w:sz w:val="24"/>
          <w:lang w:val="es-MX"/>
        </w:rPr>
        <w:lastRenderedPageBreak/>
        <w:t>contrapropuestas.</w:t>
      </w:r>
    </w:p>
    <w:p w14:paraId="35F0A4BC" w14:textId="73671F71" w:rsidR="00C43B2F" w:rsidRPr="00BC1710" w:rsidRDefault="00F33A43" w:rsidP="00F33A43">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Hay que reconocer los importantes esfuerzos y logros del IFE/INE en aras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sidRPr="00BC1710">
        <w:rPr>
          <w:rStyle w:val="FootnoteAnchor"/>
          <w:rFonts w:ascii="Times New Roman" w:eastAsia="Tahoma" w:hAnsi="Times New Roman" w:cs="Times New Roman"/>
          <w:color w:val="auto"/>
          <w:sz w:val="24"/>
          <w:szCs w:val="24"/>
          <w:lang w:val="es-MX"/>
        </w:rPr>
        <w:footnoteReference w:id="16"/>
      </w:r>
      <w:r w:rsidRPr="00BC1710">
        <w:rPr>
          <w:rFonts w:ascii="Times New Roman" w:eastAsia="Tahoma" w:hAnsi="Times New Roman" w:cs="Times New Roman"/>
          <w:color w:val="auto"/>
          <w:sz w:val="24"/>
          <w:szCs w:val="24"/>
          <w:lang w:val="es-MX"/>
        </w:rPr>
        <w:t xml:space="preserve"> Lo paradójico es que, por la naturaleza de la redistritación y la complejidad técnica del proceso, el enorme esfuerzo hasta ahora es insuficiente. </w:t>
      </w:r>
      <w:r w:rsidRPr="00BC1710">
        <w:rPr>
          <w:rFonts w:ascii="Times New Roman" w:eastAsia="Times New Roman" w:hAnsi="Times New Roman" w:cs="Times New Roman"/>
          <w:color w:val="auto"/>
          <w:sz w:val="24"/>
          <w:szCs w:val="24"/>
          <w:lang w:val="es-MX"/>
        </w:rPr>
        <w:t>Como se  muestra en el cuadro 1, a pesar de que toda esta información es pública, no toda está disponible en formatos accesibles o difícilmente se puede conseguir.</w:t>
      </w:r>
      <w:r w:rsidRPr="00BC1710">
        <w:rPr>
          <w:rStyle w:val="FootnoteAnchor"/>
          <w:rFonts w:ascii="Times New Roman" w:eastAsia="Times New Roman" w:hAnsi="Times New Roman" w:cs="Times New Roman"/>
          <w:color w:val="auto"/>
          <w:sz w:val="24"/>
          <w:szCs w:val="24"/>
          <w:lang w:val="es-MX"/>
        </w:rPr>
        <w:footnoteReference w:id="17"/>
      </w:r>
      <w:r w:rsidRPr="00BC1710">
        <w:rPr>
          <w:rFonts w:ascii="Times New Roman" w:eastAsia="Times New Roman" w:hAnsi="Times New Roman" w:cs="Times New Roman"/>
          <w:color w:val="auto"/>
          <w:sz w:val="24"/>
          <w:szCs w:val="24"/>
          <w:lang w:val="es-MX"/>
        </w:rPr>
        <w:t xml:space="preserve">  A nivel local, la disponibilidad de información es aún menor.</w:t>
      </w:r>
      <w:r w:rsidRPr="00BC1710">
        <w:rPr>
          <w:rStyle w:val="FootnoteAnchor"/>
          <w:rFonts w:ascii="Times New Roman" w:eastAsia="Times New Roman" w:hAnsi="Times New Roman" w:cs="Times New Roman"/>
          <w:color w:val="auto"/>
          <w:sz w:val="24"/>
          <w:szCs w:val="24"/>
          <w:lang w:val="es-MX"/>
        </w:rPr>
        <w:footnoteReference w:id="18"/>
      </w:r>
      <w:r w:rsidRPr="00BC1710">
        <w:rPr>
          <w:rFonts w:ascii="Times New Roman" w:eastAsia="Times New Roman"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 xml:space="preserve">Alcanzar la rendición de cuentas exigirá un esfuerzo importante de armonización e integración de parte de la autoridad electoral. Hoy no existen formatos accesibles o resulta casi imposible vincular los datos de distintas fuentes para replicar la totalidad del proceso de redistritación. Aunque son necesarios para rendir cuentas, los datos abiertos son a veces insuficientes. En las siguientes líneas </w:t>
      </w:r>
      <w:r w:rsidR="000033FC" w:rsidRPr="00BC1710">
        <w:rPr>
          <w:rFonts w:ascii="Times New Roman" w:eastAsia="Tahoma" w:hAnsi="Times New Roman" w:cs="Times New Roman"/>
          <w:color w:val="auto"/>
          <w:sz w:val="24"/>
          <w:szCs w:val="24"/>
          <w:lang w:val="es-MX"/>
        </w:rPr>
        <w:t>enlistamos</w:t>
      </w:r>
      <w:r w:rsidRPr="00BC1710">
        <w:rPr>
          <w:rFonts w:ascii="Times New Roman" w:eastAsia="Tahoma" w:hAnsi="Times New Roman" w:cs="Times New Roman"/>
          <w:color w:val="auto"/>
          <w:sz w:val="24"/>
          <w:szCs w:val="24"/>
          <w:lang w:val="es-MX"/>
        </w:rPr>
        <w:t xml:space="preserve"> las condiciones</w:t>
      </w:r>
      <w:r w:rsidR="000033FC" w:rsidRPr="00BC1710">
        <w:rPr>
          <w:rFonts w:ascii="Times New Roman" w:eastAsia="Tahoma" w:hAnsi="Times New Roman" w:cs="Times New Roman"/>
          <w:color w:val="auto"/>
          <w:sz w:val="24"/>
          <w:szCs w:val="24"/>
          <w:lang w:val="es-MX"/>
        </w:rPr>
        <w:t xml:space="preserve"> mínimas</w:t>
      </w:r>
      <w:r w:rsidRPr="00BC1710">
        <w:rPr>
          <w:rFonts w:ascii="Times New Roman" w:eastAsia="Tahoma" w:hAnsi="Times New Roman" w:cs="Times New Roman"/>
          <w:color w:val="auto"/>
          <w:sz w:val="24"/>
          <w:szCs w:val="24"/>
          <w:lang w:val="es-MX"/>
        </w:rPr>
        <w:t xml:space="preserve"> para que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w:t>
      </w:r>
    </w:p>
    <w:p w14:paraId="1797BA49" w14:textId="4E35ACF4" w:rsidR="005B0486" w:rsidRPr="00BC1710" w:rsidRDefault="006B560D" w:rsidP="00BA59CB">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Un poco de terminología debe</w:t>
      </w:r>
      <w:r w:rsidR="00043F9D" w:rsidRPr="00BC1710">
        <w:rPr>
          <w:rFonts w:ascii="Times New Roman" w:eastAsia="Tahoma" w:hAnsi="Times New Roman" w:cs="Times New Roman"/>
          <w:color w:val="auto"/>
          <w:sz w:val="24"/>
          <w:szCs w:val="24"/>
          <w:lang w:val="es-MX"/>
        </w:rPr>
        <w:t>ría de aclarar d</w:t>
      </w:r>
      <w:r w:rsidR="004D38B8" w:rsidRPr="00BC1710">
        <w:rPr>
          <w:rFonts w:ascii="Times New Roman" w:eastAsia="Tahoma" w:hAnsi="Times New Roman" w:cs="Times New Roman"/>
          <w:color w:val="auto"/>
          <w:sz w:val="24"/>
          <w:szCs w:val="24"/>
          <w:lang w:val="es-MX"/>
        </w:rPr>
        <w:t xml:space="preserve">e qué hablamos. </w:t>
      </w:r>
      <w:r w:rsidRPr="00BC1710">
        <w:rPr>
          <w:rFonts w:ascii="Times New Roman" w:eastAsia="Tahoma" w:hAnsi="Times New Roman" w:cs="Times New Roman"/>
          <w:color w:val="auto"/>
          <w:sz w:val="24"/>
          <w:szCs w:val="24"/>
          <w:lang w:val="es-MX"/>
        </w:rPr>
        <w:t xml:space="preserve">La </w:t>
      </w:r>
      <w:r w:rsidRPr="00BC1710">
        <w:rPr>
          <w:rFonts w:ascii="Times New Roman" w:eastAsia="Tahoma" w:hAnsi="Times New Roman" w:cs="Times New Roman"/>
          <w:i/>
          <w:color w:val="auto"/>
          <w:sz w:val="24"/>
          <w:szCs w:val="24"/>
          <w:lang w:val="es-MX"/>
        </w:rPr>
        <w:t xml:space="preserve">transparencia </w:t>
      </w:r>
      <w:r w:rsidRPr="00BC1710">
        <w:rPr>
          <w:rFonts w:ascii="Times New Roman" w:eastAsia="Tahoma" w:hAnsi="Times New Roman" w:cs="Times New Roman"/>
          <w:color w:val="auto"/>
          <w:sz w:val="24"/>
          <w:szCs w:val="24"/>
          <w:lang w:val="es-MX"/>
        </w:rPr>
        <w:t xml:space="preserve">es el esfuerzo continuo por clasificar como públicos y facilitar la distribución de los datos e información sobre  decisiones regulatorias y sus procesos. Por rendición de cuentas entendemos que la decisión y el proceso sean verificables y replicables en su totalidad por actores externos, </w:t>
      </w:r>
      <w:r w:rsidRPr="00BC1710">
        <w:rPr>
          <w:rFonts w:ascii="Times New Roman" w:eastAsia="Tahoma" w:hAnsi="Times New Roman" w:cs="Times New Roman"/>
          <w:color w:val="auto"/>
          <w:sz w:val="24"/>
          <w:szCs w:val="24"/>
          <w:lang w:val="es-MX"/>
        </w:rPr>
        <w:lastRenderedPageBreak/>
        <w:t>tales como periodistas, investigadores o incluso grupos de interés</w:t>
      </w:r>
      <w:r w:rsidR="004D38B8" w:rsidRPr="00BC1710">
        <w:rPr>
          <w:rFonts w:ascii="Times New Roman" w:eastAsia="Tahoma" w:hAnsi="Times New Roman" w:cs="Times New Roman"/>
          <w:color w:val="auto"/>
          <w:sz w:val="24"/>
          <w:szCs w:val="24"/>
          <w:lang w:val="es-MX"/>
        </w:rPr>
        <w:t xml:space="preserve"> (</w:t>
      </w:r>
      <w:commentRangeStart w:id="22"/>
      <w:r w:rsidR="004D38B8" w:rsidRPr="00BC1710">
        <w:rPr>
          <w:rFonts w:ascii="Times New Roman" w:eastAsia="Tahoma" w:hAnsi="Times New Roman" w:cs="Times New Roman"/>
          <w:color w:val="auto"/>
          <w:sz w:val="24"/>
          <w:szCs w:val="24"/>
          <w:lang w:val="es-MX"/>
        </w:rPr>
        <w:t>Wonderlich 2010</w:t>
      </w:r>
      <w:r w:rsidR="0027196D" w:rsidRPr="00BC1710">
        <w:rPr>
          <w:rFonts w:ascii="Times New Roman" w:eastAsia="Tahoma" w:hAnsi="Times New Roman" w:cs="Times New Roman"/>
          <w:color w:val="auto"/>
          <w:sz w:val="24"/>
          <w:szCs w:val="24"/>
          <w:lang w:val="es-MX"/>
        </w:rPr>
        <w:t>, Altman et. Al. 2010</w:t>
      </w:r>
      <w:commentRangeEnd w:id="22"/>
      <w:r w:rsidR="00CB0B6B" w:rsidRPr="00BC1710">
        <w:rPr>
          <w:rStyle w:val="CommentReference"/>
          <w:color w:val="auto"/>
        </w:rPr>
        <w:commentReference w:id="22"/>
      </w:r>
      <w:r w:rsidR="004D38B8" w:rsidRPr="00BC1710">
        <w:rPr>
          <w:rFonts w:ascii="Times New Roman" w:eastAsia="Tahoma" w:hAnsi="Times New Roman" w:cs="Times New Roman"/>
          <w:color w:val="auto"/>
          <w:sz w:val="24"/>
          <w:szCs w:val="24"/>
          <w:lang w:val="es-MX"/>
        </w:rPr>
        <w:t>)</w:t>
      </w:r>
      <w:r w:rsidRPr="00BC1710">
        <w:rPr>
          <w:rFonts w:ascii="Times New Roman" w:eastAsia="Tahoma" w:hAnsi="Times New Roman" w:cs="Times New Roman"/>
          <w:color w:val="auto"/>
          <w:sz w:val="24"/>
          <w:szCs w:val="24"/>
          <w:lang w:val="es-MX"/>
        </w:rPr>
        <w:t xml:space="preserve">.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por los méritos profesionales de los aspirantes. </w:t>
      </w:r>
      <w:r w:rsidR="00724563" w:rsidRPr="00BC1710">
        <w:rPr>
          <w:rFonts w:ascii="Times New Roman" w:eastAsia="Tahoma" w:hAnsi="Times New Roman" w:cs="Times New Roman"/>
          <w:color w:val="auto"/>
          <w:sz w:val="24"/>
          <w:szCs w:val="24"/>
          <w:lang w:val="es-MX"/>
        </w:rPr>
        <w:t>A continuación, distinguimos</w:t>
      </w:r>
      <w:r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 xml:space="preserve">entre </w:t>
      </w:r>
      <w:r w:rsidR="003A0D57" w:rsidRPr="00BC1710">
        <w:rPr>
          <w:rFonts w:ascii="Times New Roman" w:eastAsia="Tahoma" w:hAnsi="Times New Roman" w:cs="Times New Roman"/>
          <w:color w:val="auto"/>
          <w:sz w:val="24"/>
          <w:szCs w:val="24"/>
          <w:lang w:val="es-MX"/>
        </w:rPr>
        <w:t>tres</w:t>
      </w:r>
      <w:r w:rsidR="00C46AAC" w:rsidRPr="00BC1710">
        <w:rPr>
          <w:rFonts w:ascii="Times New Roman" w:eastAsia="Tahoma" w:hAnsi="Times New Roman" w:cs="Times New Roman"/>
          <w:color w:val="auto"/>
          <w:sz w:val="24"/>
          <w:szCs w:val="24"/>
          <w:lang w:val="es-MX"/>
        </w:rPr>
        <w:t xml:space="preserve"> condiciones</w:t>
      </w:r>
      <w:r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que requiere</w:t>
      </w:r>
      <w:r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la transparencia, cada una</w:t>
      </w:r>
      <w:r w:rsidRPr="00BC1710">
        <w:rPr>
          <w:rFonts w:ascii="Times New Roman" w:eastAsia="Tahoma" w:hAnsi="Times New Roman" w:cs="Times New Roman"/>
          <w:color w:val="auto"/>
          <w:sz w:val="24"/>
          <w:szCs w:val="24"/>
          <w:lang w:val="es-MX"/>
        </w:rPr>
        <w:t xml:space="preserve"> más exigente </w:t>
      </w:r>
      <w:r w:rsidR="00C46AAC" w:rsidRPr="00BC1710">
        <w:rPr>
          <w:rFonts w:ascii="Times New Roman" w:eastAsia="Tahoma" w:hAnsi="Times New Roman" w:cs="Times New Roman"/>
          <w:color w:val="auto"/>
          <w:sz w:val="24"/>
          <w:szCs w:val="24"/>
          <w:lang w:val="es-MX"/>
        </w:rPr>
        <w:t>a la previa</w:t>
      </w:r>
      <w:r w:rsidRPr="00BC1710">
        <w:rPr>
          <w:rFonts w:ascii="Times New Roman" w:eastAsia="Tahoma" w:hAnsi="Times New Roman" w:cs="Times New Roman"/>
          <w:color w:val="auto"/>
          <w:sz w:val="24"/>
          <w:szCs w:val="24"/>
          <w:lang w:val="es-MX"/>
        </w:rPr>
        <w:t>. Mientras mayor el estadío que alcanzan los lineamientos de la redistritación, mayor la probabilidad de que la transparencia se traduzca en rendición de cuentas efectiva.</w:t>
      </w:r>
      <w:r w:rsidRPr="00BC1710">
        <w:rPr>
          <w:rStyle w:val="FootnoteAnchor"/>
          <w:rFonts w:ascii="Times New Roman" w:eastAsia="Tahoma" w:hAnsi="Times New Roman" w:cs="Times New Roman"/>
          <w:color w:val="auto"/>
          <w:sz w:val="24"/>
          <w:szCs w:val="24"/>
          <w:lang w:val="es-MX"/>
        </w:rPr>
        <w:footnoteReference w:id="19"/>
      </w:r>
      <w:r w:rsidRPr="00BC1710">
        <w:rPr>
          <w:rFonts w:ascii="Times New Roman" w:eastAsia="Tahoma" w:hAnsi="Times New Roman" w:cs="Times New Roman"/>
          <w:color w:val="auto"/>
          <w:sz w:val="24"/>
          <w:szCs w:val="24"/>
          <w:lang w:val="es-MX"/>
        </w:rPr>
        <w:t xml:space="preserve"> </w:t>
      </w:r>
    </w:p>
    <w:p w14:paraId="493CBD78" w14:textId="2F9F0D8D" w:rsidR="005B0486" w:rsidRPr="00BC1710" w:rsidRDefault="006B560D" w:rsidP="006E6672">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datos abiertos</w:t>
      </w:r>
      <w:r w:rsidRPr="00BC1710">
        <w:rPr>
          <w:rFonts w:ascii="Times New Roman" w:eastAsia="Tahoma" w:hAnsi="Times New Roman" w:cs="Times New Roman"/>
          <w:b/>
          <w:bCs/>
          <w:color w:val="auto"/>
          <w:sz w:val="24"/>
          <w:szCs w:val="24"/>
          <w:lang w:val="es-MX"/>
        </w:rPr>
        <w:t>.</w:t>
      </w:r>
      <w:r w:rsidRPr="00BC1710">
        <w:rPr>
          <w:rFonts w:ascii="Times New Roman" w:eastAsia="Tahoma" w:hAnsi="Times New Roman" w:cs="Times New Roman"/>
          <w:color w:val="auto"/>
          <w:sz w:val="24"/>
          <w:szCs w:val="24"/>
          <w:lang w:val="es-MX"/>
        </w:rPr>
        <w:t xml:space="preserve"> 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w:t>
      </w:r>
      <w:r w:rsidR="000033FC" w:rsidRPr="00BC1710">
        <w:rPr>
          <w:rFonts w:ascii="Times New Roman" w:eastAsia="Tahoma" w:hAnsi="Times New Roman" w:cs="Times New Roman"/>
          <w:color w:val="auto"/>
          <w:sz w:val="24"/>
          <w:szCs w:val="24"/>
          <w:lang w:val="es-MX"/>
        </w:rPr>
        <w:t xml:space="preserve">Lo mismo en el caso del </w:t>
      </w:r>
      <w:r w:rsidRPr="00BC1710">
        <w:rPr>
          <w:rFonts w:ascii="Times New Roman" w:eastAsia="Tahoma" w:hAnsi="Times New Roman" w:cs="Times New Roman"/>
          <w:i/>
          <w:color w:val="auto"/>
          <w:sz w:val="24"/>
          <w:szCs w:val="24"/>
          <w:lang w:val="es-MX"/>
        </w:rPr>
        <w:t>software</w:t>
      </w:r>
      <w:r w:rsidRPr="00BC1710">
        <w:rPr>
          <w:rFonts w:ascii="Times New Roman" w:eastAsia="Tahoma" w:hAnsi="Times New Roman" w:cs="Times New Roman"/>
          <w:color w:val="auto"/>
          <w:sz w:val="24"/>
          <w:szCs w:val="24"/>
          <w:lang w:val="es-MX"/>
        </w:rPr>
        <w:t xml:space="preserve"> especializado, el público debe poder </w:t>
      </w:r>
      <w:r w:rsidR="00BA59CB" w:rsidRPr="00BC1710">
        <w:rPr>
          <w:rFonts w:ascii="Times New Roman" w:eastAsia="Tahoma" w:hAnsi="Times New Roman" w:cs="Times New Roman"/>
          <w:color w:val="auto"/>
          <w:sz w:val="24"/>
          <w:szCs w:val="24"/>
          <w:lang w:val="es-MX"/>
        </w:rPr>
        <w:t>utilizar</w:t>
      </w:r>
      <w:r w:rsidR="005806D3" w:rsidRPr="00BC1710">
        <w:rPr>
          <w:rFonts w:ascii="Times New Roman" w:eastAsia="Tahoma" w:hAnsi="Times New Roman" w:cs="Times New Roman"/>
          <w:color w:val="auto"/>
          <w:sz w:val="24"/>
          <w:szCs w:val="24"/>
          <w:lang w:val="es-MX"/>
        </w:rPr>
        <w:t>lo</w:t>
      </w:r>
      <w:r w:rsidRPr="00BC1710">
        <w:rPr>
          <w:rFonts w:ascii="Times New Roman" w:eastAsia="Tahoma" w:hAnsi="Times New Roman" w:cs="Times New Roman"/>
          <w:color w:val="auto"/>
          <w:sz w:val="24"/>
          <w:szCs w:val="24"/>
          <w:lang w:val="es-MX"/>
        </w:rPr>
        <w:t xml:space="preserve"> libremente o poder operarlo desde la nube. </w:t>
      </w:r>
      <w:r w:rsidR="00BA59CB" w:rsidRPr="00BC1710">
        <w:rPr>
          <w:rFonts w:ascii="Times New Roman" w:eastAsia="Tahoma" w:hAnsi="Times New Roman" w:cs="Times New Roman"/>
          <w:color w:val="auto"/>
          <w:sz w:val="24"/>
          <w:szCs w:val="24"/>
          <w:lang w:val="es-MX"/>
        </w:rPr>
        <w:t xml:space="preserve">Como se </w:t>
      </w:r>
      <w:r w:rsidR="0097146A" w:rsidRPr="00BC1710">
        <w:rPr>
          <w:rFonts w:ascii="Times New Roman" w:eastAsia="Tahoma" w:hAnsi="Times New Roman" w:cs="Times New Roman"/>
          <w:color w:val="auto"/>
          <w:sz w:val="24"/>
          <w:szCs w:val="24"/>
          <w:lang w:val="es-MX"/>
        </w:rPr>
        <w:t>puede observar en la memoria institucional de los procesos previos</w:t>
      </w:r>
      <w:r w:rsidR="00BA59CB" w:rsidRPr="00BC1710">
        <w:rPr>
          <w:rFonts w:ascii="Times New Roman" w:eastAsia="Tahoma" w:hAnsi="Times New Roman" w:cs="Times New Roman"/>
          <w:color w:val="auto"/>
          <w:sz w:val="24"/>
          <w:szCs w:val="24"/>
          <w:lang w:val="es-MX"/>
        </w:rPr>
        <w:t>,</w:t>
      </w:r>
      <w:r w:rsidR="00E32224" w:rsidRPr="00BC1710">
        <w:rPr>
          <w:rFonts w:ascii="Times New Roman" w:eastAsia="Tahoma" w:hAnsi="Times New Roman" w:cs="Times New Roman"/>
          <w:color w:val="auto"/>
          <w:sz w:val="24"/>
          <w:szCs w:val="24"/>
          <w:lang w:val="es-MX"/>
        </w:rPr>
        <w:t xml:space="preserve"> especialmente en la de 2005, </w:t>
      </w:r>
      <w:r w:rsidR="00BA59CB" w:rsidRPr="00BC1710">
        <w:rPr>
          <w:rFonts w:ascii="Times New Roman" w:eastAsia="Tahoma" w:hAnsi="Times New Roman" w:cs="Times New Roman"/>
          <w:color w:val="auto"/>
          <w:sz w:val="24"/>
          <w:szCs w:val="24"/>
          <w:lang w:val="es-MX"/>
        </w:rPr>
        <w:t xml:space="preserve"> </w:t>
      </w:r>
      <w:r w:rsidR="00E920EE" w:rsidRPr="00BC1710">
        <w:rPr>
          <w:rFonts w:ascii="Times New Roman" w:eastAsia="Tahoma" w:hAnsi="Times New Roman" w:cs="Times New Roman"/>
          <w:color w:val="auto"/>
          <w:sz w:val="24"/>
          <w:szCs w:val="24"/>
          <w:lang w:val="es-MX"/>
        </w:rPr>
        <w:t xml:space="preserve">el IFE ha dado los primeros pasos para cumplir esta primera condición </w:t>
      </w:r>
      <w:r w:rsidR="006E6672" w:rsidRPr="00BC1710">
        <w:rPr>
          <w:rFonts w:ascii="Times New Roman" w:eastAsia="Tahoma" w:hAnsi="Times New Roman" w:cs="Times New Roman"/>
          <w:color w:val="auto"/>
          <w:sz w:val="24"/>
          <w:szCs w:val="24"/>
          <w:lang w:val="es-MX"/>
        </w:rPr>
        <w:t>a nivel federal (</w:t>
      </w:r>
      <w:r w:rsidR="00E920EE" w:rsidRPr="00BC1710">
        <w:rPr>
          <w:rFonts w:ascii="Times New Roman" w:eastAsia="Tahoma" w:hAnsi="Times New Roman" w:cs="Times New Roman"/>
          <w:color w:val="auto"/>
          <w:sz w:val="24"/>
          <w:szCs w:val="24"/>
          <w:lang w:val="es-MX"/>
        </w:rPr>
        <w:t>IFE</w:t>
      </w:r>
      <w:r w:rsidR="0097146A" w:rsidRPr="00BC1710">
        <w:rPr>
          <w:rFonts w:ascii="Times New Roman" w:eastAsia="Tahoma" w:hAnsi="Times New Roman" w:cs="Times New Roman"/>
          <w:color w:val="auto"/>
          <w:sz w:val="24"/>
          <w:szCs w:val="24"/>
          <w:lang w:val="es-MX"/>
        </w:rPr>
        <w:t xml:space="preserve"> 2005</w:t>
      </w:r>
      <w:r w:rsidR="006E6672" w:rsidRPr="00BC1710">
        <w:rPr>
          <w:rFonts w:ascii="Times New Roman" w:eastAsia="Tahoma" w:hAnsi="Times New Roman" w:cs="Times New Roman"/>
          <w:color w:val="auto"/>
          <w:sz w:val="24"/>
          <w:szCs w:val="24"/>
          <w:lang w:val="es-MX"/>
        </w:rPr>
        <w:t>)</w:t>
      </w:r>
      <w:r w:rsidRPr="00BC1710">
        <w:rPr>
          <w:rFonts w:ascii="Times New Roman" w:eastAsia="Tahoma" w:hAnsi="Times New Roman" w:cs="Times New Roman"/>
          <w:color w:val="auto"/>
          <w:sz w:val="24"/>
          <w:szCs w:val="24"/>
          <w:lang w:val="es-MX"/>
        </w:rPr>
        <w:t xml:space="preserve">. </w:t>
      </w:r>
    </w:p>
    <w:p w14:paraId="3A3D6E06" w14:textId="0DFB8737"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replicabilidad</w:t>
      </w:r>
      <w:r w:rsidRPr="00BC1710">
        <w:rPr>
          <w:rFonts w:ascii="Times New Roman" w:eastAsia="Tahoma" w:hAnsi="Times New Roman" w:cs="Times New Roman"/>
          <w:color w:val="auto"/>
          <w:sz w:val="24"/>
          <w:szCs w:val="24"/>
          <w:lang w:val="es-MX"/>
        </w:rPr>
        <w:t xml:space="preserve">. Exigencias adicionales, como la </w:t>
      </w:r>
      <w:r w:rsidRPr="00BC1710">
        <w:rPr>
          <w:rFonts w:ascii="Times New Roman" w:eastAsia="Times New Roman" w:hAnsi="Times New Roman" w:cs="Times New Roman"/>
          <w:color w:val="auto"/>
          <w:sz w:val="24"/>
          <w:szCs w:val="24"/>
          <w:lang w:val="es-MX"/>
        </w:rPr>
        <w:t xml:space="preserve">existencia de un catálogo de los datos abiertos necesarios, gratuitos, de libre uso y estructurados para ser legibles por equipos </w:t>
      </w:r>
      <w:r w:rsidR="00E920EE" w:rsidRPr="00BC1710">
        <w:rPr>
          <w:rFonts w:ascii="Times New Roman" w:eastAsia="Times New Roman" w:hAnsi="Times New Roman" w:cs="Times New Roman"/>
          <w:color w:val="auto"/>
          <w:sz w:val="24"/>
          <w:szCs w:val="24"/>
          <w:lang w:val="es-MX"/>
        </w:rPr>
        <w:t xml:space="preserve">digitales de manera automática. Es decir, se requiere poder </w:t>
      </w:r>
      <w:r w:rsidRPr="00BC1710">
        <w:rPr>
          <w:rFonts w:ascii="Times New Roman" w:eastAsia="Times New Roman" w:hAnsi="Times New Roman" w:cs="Times New Roman"/>
          <w:color w:val="auto"/>
          <w:sz w:val="24"/>
          <w:szCs w:val="24"/>
          <w:lang w:val="es-MX"/>
        </w:rPr>
        <w:t xml:space="preserve">obtener con un clic toda la </w:t>
      </w:r>
      <w:r w:rsidR="00E920EE" w:rsidRPr="00BC1710">
        <w:rPr>
          <w:rFonts w:ascii="Times New Roman" w:eastAsia="Times New Roman" w:hAnsi="Times New Roman" w:cs="Times New Roman"/>
          <w:color w:val="auto"/>
          <w:sz w:val="24"/>
          <w:szCs w:val="24"/>
          <w:lang w:val="es-MX"/>
        </w:rPr>
        <w:lastRenderedPageBreak/>
        <w:t>información relevante</w:t>
      </w:r>
      <w:r w:rsidRPr="00BC1710">
        <w:rPr>
          <w:rFonts w:ascii="Times New Roman" w:eastAsia="Times New Roman" w:hAnsi="Times New Roman" w:cs="Times New Roman"/>
          <w:color w:val="auto"/>
          <w:sz w:val="24"/>
          <w:szCs w:val="24"/>
          <w:lang w:val="es-MX"/>
        </w:rPr>
        <w:t xml:space="preserve">. También es necesario que todos los datos estén estructurados y vinculados entre sí para poder proceder a cruzarlos y analizarlos. Esto en aras de poder replicar íntegramente el proceso y todos sus productos. </w:t>
      </w:r>
      <w:r w:rsidRPr="00BC1710">
        <w:rPr>
          <w:rFonts w:ascii="Times New Roman" w:eastAsia="Tahoma" w:hAnsi="Times New Roman" w:cs="Times New Roman"/>
          <w:color w:val="auto"/>
          <w:sz w:val="24"/>
          <w:szCs w:val="24"/>
          <w:lang w:val="es-MX"/>
        </w:rPr>
        <w:t xml:space="preserve">Con ello, </w:t>
      </w:r>
      <w:r w:rsidR="00F9248C" w:rsidRPr="00BC1710">
        <w:rPr>
          <w:rFonts w:ascii="Times New Roman" w:eastAsia="Tahoma" w:hAnsi="Times New Roman" w:cs="Times New Roman"/>
          <w:color w:val="auto"/>
          <w:sz w:val="24"/>
          <w:szCs w:val="24"/>
          <w:lang w:val="es-MX"/>
        </w:rPr>
        <w:t>se pude incrmentar</w:t>
      </w:r>
      <w:r w:rsidRPr="00BC1710">
        <w:rPr>
          <w:rFonts w:ascii="Times New Roman" w:eastAsia="Tahoma" w:hAnsi="Times New Roman" w:cs="Times New Roman"/>
          <w:color w:val="auto"/>
          <w:sz w:val="24"/>
          <w:szCs w:val="24"/>
          <w:lang w:val="es-MX"/>
        </w:rPr>
        <w:t xml:space="preserve"> la confianza del público en la autoridad ya que puede descartar, de primera mano, que no hubo manipulación indebida. </w:t>
      </w:r>
    </w:p>
    <w:p w14:paraId="61B2B651" w14:textId="60ABD59C"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 xml:space="preserve">Los procesos de redistritación deben generar información en formatos comprensibles a través de una interfaz estándar y accesible, así como contar con una licencia de datos abierta. Los datos abiertos deben ser integrales –incluyendo todo lo necesario para </w:t>
      </w:r>
      <w:r w:rsidR="006A6166" w:rsidRPr="00BC1710">
        <w:rPr>
          <w:rFonts w:ascii="Times New Roman" w:eastAsia="Tahoma" w:hAnsi="Times New Roman" w:cs="Times New Roman"/>
          <w:color w:val="auto"/>
          <w:sz w:val="24"/>
          <w:szCs w:val="24"/>
          <w:lang w:val="es-MX"/>
        </w:rPr>
        <w:t>que cualquier intersado puedo formular contra</w:t>
      </w:r>
      <w:r w:rsidRPr="00BC1710">
        <w:rPr>
          <w:rFonts w:ascii="Times New Roman" w:eastAsia="Tahoma" w:hAnsi="Times New Roman" w:cs="Times New Roman"/>
          <w:color w:val="auto"/>
          <w:sz w:val="24"/>
          <w:szCs w:val="24"/>
          <w:lang w:val="es-MX"/>
        </w:rPr>
        <w:t>propues</w:t>
      </w:r>
      <w:r w:rsidR="006A6166" w:rsidRPr="00BC1710">
        <w:rPr>
          <w:rFonts w:ascii="Times New Roman" w:eastAsia="Tahoma" w:hAnsi="Times New Roman" w:cs="Times New Roman"/>
          <w:color w:val="auto"/>
          <w:sz w:val="24"/>
          <w:szCs w:val="24"/>
          <w:lang w:val="es-MX"/>
        </w:rPr>
        <w:t xml:space="preserve">tas de delimitación electoral </w:t>
      </w:r>
      <w:r w:rsidRPr="00BC1710">
        <w:rPr>
          <w:rFonts w:ascii="Times New Roman" w:eastAsia="Tahoma" w:hAnsi="Times New Roman" w:cs="Times New Roman"/>
          <w:color w:val="auto"/>
          <w:sz w:val="24"/>
          <w:szCs w:val="24"/>
          <w:lang w:val="es-MX"/>
        </w:rPr>
        <w:t>legales y evaluar tanto los criterios formales y</w:t>
      </w:r>
      <w:r w:rsidR="00A7694E" w:rsidRPr="00BC1710">
        <w:rPr>
          <w:rFonts w:ascii="Times New Roman" w:eastAsia="Tahoma" w:hAnsi="Times New Roman" w:cs="Times New Roman"/>
          <w:color w:val="auto"/>
          <w:sz w:val="24"/>
          <w:szCs w:val="24"/>
          <w:lang w:val="es-MX"/>
        </w:rPr>
        <w:t xml:space="preserve"> las</w:t>
      </w:r>
      <w:r w:rsidRPr="00BC1710">
        <w:rPr>
          <w:rFonts w:ascii="Times New Roman" w:eastAsia="Tahoma" w:hAnsi="Times New Roman" w:cs="Times New Roman"/>
          <w:color w:val="auto"/>
          <w:sz w:val="24"/>
          <w:szCs w:val="24"/>
          <w:lang w:val="es-MX"/>
        </w:rPr>
        <w:t xml:space="preserve"> consecuencias políticas de los planes propuestos. Poner a disposición del público imágenes o fotos de la cartografía electoral (como archivos en pdf) satisfacen sol</w:t>
      </w:r>
      <w:r w:rsidR="00A7694E" w:rsidRPr="00BC1710">
        <w:rPr>
          <w:rFonts w:ascii="Times New Roman" w:eastAsia="Tahoma" w:hAnsi="Times New Roman" w:cs="Times New Roman"/>
          <w:color w:val="auto"/>
          <w:sz w:val="24"/>
          <w:szCs w:val="24"/>
          <w:lang w:val="es-MX"/>
        </w:rPr>
        <w:t>o las nesidades más superficial</w:t>
      </w:r>
      <w:r w:rsidRPr="00BC1710">
        <w:rPr>
          <w:rFonts w:ascii="Times New Roman" w:eastAsia="Tahoma" w:hAnsi="Times New Roman" w:cs="Times New Roman"/>
          <w:color w:val="auto"/>
          <w:sz w:val="24"/>
          <w:szCs w:val="24"/>
          <w:lang w:val="es-MX"/>
        </w:rPr>
        <w:t>es de la política de datos abiertos, ya que no pueden ser fácilmente convertidos en formatos legibles y no permiten el análisis o la evaluación de distintos escenarios</w:t>
      </w:r>
      <w:r w:rsidR="00A7694E" w:rsidRPr="00BC1710">
        <w:rPr>
          <w:rFonts w:ascii="Times New Roman" w:eastAsia="Tahoma" w:hAnsi="Times New Roman" w:cs="Times New Roman"/>
          <w:color w:val="auto"/>
          <w:sz w:val="24"/>
          <w:szCs w:val="24"/>
          <w:lang w:val="es-MX"/>
        </w:rPr>
        <w:t>.</w:t>
      </w:r>
    </w:p>
    <w:p w14:paraId="20092EF9" w14:textId="6D05B3F0" w:rsidR="005B0486" w:rsidRPr="00BC1710" w:rsidRDefault="003A0D57" w:rsidP="003A0D57">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b/>
          <w:i/>
          <w:color w:val="auto"/>
          <w:sz w:val="24"/>
          <w:szCs w:val="24"/>
          <w:lang w:val="es-MX"/>
        </w:rPr>
        <w:t>Condición de usabilidad</w:t>
      </w:r>
      <w:r w:rsidRPr="00BC1710">
        <w:rPr>
          <w:rFonts w:ascii="Times New Roman" w:eastAsia="Times New Roman" w:hAnsi="Times New Roman" w:cs="Times New Roman"/>
          <w:color w:val="auto"/>
          <w:sz w:val="24"/>
          <w:szCs w:val="24"/>
          <w:lang w:val="es-MX"/>
        </w:rPr>
        <w:t xml:space="preserve">: El software de mapeo debe ser diseñado para hacer que el proceso de </w:t>
      </w:r>
      <w:r w:rsidR="0072563B" w:rsidRPr="00BC1710">
        <w:rPr>
          <w:rFonts w:ascii="Times New Roman" w:eastAsia="Times New Roman" w:hAnsi="Times New Roman" w:cs="Times New Roman"/>
          <w:color w:val="auto"/>
          <w:sz w:val="24"/>
          <w:szCs w:val="24"/>
          <w:lang w:val="es-MX"/>
        </w:rPr>
        <w:t>re</w:t>
      </w:r>
      <w:r w:rsidRPr="00BC1710">
        <w:rPr>
          <w:rFonts w:ascii="Times New Roman" w:eastAsia="Times New Roman" w:hAnsi="Times New Roman" w:cs="Times New Roman"/>
          <w:color w:val="auto"/>
          <w:sz w:val="24"/>
          <w:szCs w:val="24"/>
          <w:lang w:val="es-MX"/>
        </w:rPr>
        <w:t>distritación sea lo más sencillo para cualquier usuario.</w:t>
      </w:r>
      <w:r w:rsidRPr="00BC1710">
        <w:rPr>
          <w:rStyle w:val="FootnoteReference"/>
          <w:rFonts w:ascii="Times New Roman" w:eastAsia="Times New Roman" w:hAnsi="Times New Roman" w:cs="Times New Roman"/>
          <w:color w:val="auto"/>
          <w:sz w:val="24"/>
          <w:szCs w:val="24"/>
          <w:lang w:val="es-MX"/>
        </w:rPr>
        <w:footnoteReference w:id="20"/>
      </w:r>
      <w:r w:rsidRPr="00BC1710">
        <w:rPr>
          <w:rFonts w:ascii="Times New Roman" w:eastAsia="Times New Roman"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A su vez, es necesario</w:t>
      </w:r>
      <w:r w:rsidR="006B560D" w:rsidRPr="00BC1710">
        <w:rPr>
          <w:rFonts w:ascii="Times New Roman" w:eastAsia="Tahoma" w:hAnsi="Times New Roman" w:cs="Times New Roman"/>
          <w:color w:val="auto"/>
          <w:sz w:val="24"/>
          <w:szCs w:val="24"/>
          <w:lang w:val="es-MX"/>
        </w:rPr>
        <w:t xml:space="preserve"> crear </w:t>
      </w:r>
      <w:r w:rsidR="006B560D" w:rsidRPr="00BC1710">
        <w:rPr>
          <w:rFonts w:ascii="Times New Roman" w:eastAsia="Times New Roman" w:hAnsi="Times New Roman" w:cs="Times New Roman"/>
          <w:color w:val="auto"/>
          <w:sz w:val="24"/>
          <w:szCs w:val="24"/>
          <w:lang w:val="es-MX"/>
        </w:rPr>
        <w:t>mecanismos efectivos de participación que posibiliten la interacción entre la autoridad y el público. C</w:t>
      </w:r>
      <w:r w:rsidR="006B560D" w:rsidRPr="00BC1710">
        <w:rPr>
          <w:rFonts w:ascii="Times New Roman" w:eastAsia="Tahoma" w:hAnsi="Times New Roman" w:cs="Times New Roman"/>
          <w:color w:val="auto"/>
          <w:sz w:val="24"/>
          <w:szCs w:val="24"/>
          <w:lang w:val="es-MX"/>
        </w:rPr>
        <w:t xml:space="preserve">rear y distribuir plataforma(s) que permitan analizar y evaluar </w:t>
      </w:r>
      <w:r w:rsidR="00C46AAC" w:rsidRPr="00BC1710">
        <w:rPr>
          <w:rFonts w:ascii="Times New Roman" w:eastAsia="Tahoma" w:hAnsi="Times New Roman" w:cs="Times New Roman"/>
          <w:color w:val="auto"/>
          <w:sz w:val="24"/>
          <w:szCs w:val="24"/>
          <w:lang w:val="es-MX"/>
        </w:rPr>
        <w:t>las decisiones</w:t>
      </w:r>
      <w:r w:rsidR="006B560D" w:rsidRPr="00BC1710">
        <w:rPr>
          <w:rFonts w:ascii="Times New Roman" w:eastAsia="Tahoma" w:hAnsi="Times New Roman" w:cs="Times New Roman"/>
          <w:color w:val="auto"/>
          <w:sz w:val="24"/>
          <w:szCs w:val="24"/>
          <w:lang w:val="es-MX"/>
        </w:rPr>
        <w:t xml:space="preserve"> del proceso fá</w:t>
      </w:r>
      <w:r w:rsidR="00D70F60" w:rsidRPr="00BC1710">
        <w:rPr>
          <w:rFonts w:ascii="Times New Roman" w:eastAsia="Tahoma" w:hAnsi="Times New Roman" w:cs="Times New Roman"/>
          <w:color w:val="auto"/>
          <w:sz w:val="24"/>
          <w:szCs w:val="24"/>
          <w:lang w:val="es-MX"/>
        </w:rPr>
        <w:t xml:space="preserve">cilmente por no especialistas </w:t>
      </w:r>
      <w:r w:rsidR="00C46AAC" w:rsidRPr="00BC1710">
        <w:rPr>
          <w:rFonts w:ascii="Times New Roman" w:eastAsia="Tahoma" w:hAnsi="Times New Roman" w:cs="Times New Roman"/>
          <w:color w:val="auto"/>
          <w:sz w:val="24"/>
          <w:szCs w:val="24"/>
          <w:lang w:val="es-MX"/>
        </w:rPr>
        <w:t>ayudaría a</w:t>
      </w:r>
      <w:r w:rsidR="006B560D" w:rsidRPr="00BC1710">
        <w:rPr>
          <w:rFonts w:ascii="Times New Roman" w:eastAsia="Tahoma" w:hAnsi="Times New Roman" w:cs="Times New Roman"/>
          <w:color w:val="auto"/>
          <w:sz w:val="24"/>
          <w:szCs w:val="24"/>
          <w:lang w:val="es-MX"/>
        </w:rPr>
        <w:t xml:space="preserve"> que</w:t>
      </w:r>
      <w:r w:rsidR="006B560D" w:rsidRPr="00BC1710">
        <w:rPr>
          <w:rFonts w:ascii="Times New Roman" w:eastAsia="Times New Roman" w:hAnsi="Times New Roman" w:cs="Times New Roman"/>
          <w:color w:val="auto"/>
          <w:sz w:val="24"/>
          <w:szCs w:val="24"/>
          <w:lang w:val="es-MX"/>
        </w:rPr>
        <w:t xml:space="preserve"> todos los datos sean accesibles en línea, y puedan ser usados, reutilizados, y redistribu</w:t>
      </w:r>
      <w:r w:rsidR="00DE6AF2" w:rsidRPr="00BC1710">
        <w:rPr>
          <w:rFonts w:ascii="Times New Roman" w:eastAsia="Times New Roman" w:hAnsi="Times New Roman" w:cs="Times New Roman"/>
          <w:color w:val="auto"/>
          <w:sz w:val="24"/>
          <w:szCs w:val="24"/>
          <w:lang w:val="es-MX"/>
        </w:rPr>
        <w:t xml:space="preserve">idos por cualquier interesado. </w:t>
      </w:r>
      <w:r w:rsidR="008376CC" w:rsidRPr="00BC1710">
        <w:rPr>
          <w:rFonts w:ascii="Times New Roman" w:eastAsia="Times New Roman" w:hAnsi="Times New Roman" w:cs="Times New Roman"/>
          <w:color w:val="auto"/>
          <w:sz w:val="24"/>
          <w:szCs w:val="24"/>
          <w:lang w:val="es-MX"/>
        </w:rPr>
        <w:t xml:space="preserve">Las herramientas en línea, hoy por hoy, </w:t>
      </w:r>
      <w:r w:rsidR="006B560D" w:rsidRPr="00BC1710">
        <w:rPr>
          <w:rFonts w:ascii="Times New Roman" w:eastAsia="Times New Roman" w:hAnsi="Times New Roman" w:cs="Times New Roman"/>
          <w:color w:val="auto"/>
          <w:sz w:val="24"/>
          <w:szCs w:val="24"/>
          <w:lang w:val="es-MX"/>
        </w:rPr>
        <w:t>ofrecen tecnología qu</w:t>
      </w:r>
      <w:r w:rsidR="00D70F60" w:rsidRPr="00BC1710">
        <w:rPr>
          <w:rFonts w:ascii="Times New Roman" w:eastAsia="Times New Roman" w:hAnsi="Times New Roman" w:cs="Times New Roman"/>
          <w:color w:val="auto"/>
          <w:sz w:val="24"/>
          <w:szCs w:val="24"/>
          <w:lang w:val="es-MX"/>
        </w:rPr>
        <w:t>e posibilita la participación y a</w:t>
      </w:r>
      <w:r w:rsidR="006B560D" w:rsidRPr="00BC1710">
        <w:rPr>
          <w:rFonts w:ascii="Times New Roman" w:eastAsia="Times New Roman" w:hAnsi="Times New Roman" w:cs="Times New Roman"/>
          <w:color w:val="auto"/>
          <w:sz w:val="24"/>
          <w:szCs w:val="24"/>
          <w:lang w:val="es-MX"/>
        </w:rPr>
        <w:t>ñaden un valor sustancial al proceso.</w:t>
      </w:r>
      <w:r w:rsidR="00D70F60" w:rsidRPr="00BC1710">
        <w:rPr>
          <w:rFonts w:ascii="Times New Roman" w:eastAsia="Times New Roman" w:hAnsi="Times New Roman" w:cs="Times New Roman"/>
          <w:color w:val="auto"/>
          <w:sz w:val="24"/>
          <w:szCs w:val="24"/>
          <w:lang w:val="es-MX"/>
        </w:rPr>
        <w:t xml:space="preserve"> El </w:t>
      </w:r>
      <w:r w:rsidR="00D70F60" w:rsidRPr="00BC1710">
        <w:rPr>
          <w:rFonts w:ascii="Times New Roman" w:eastAsia="Times New Roman" w:hAnsi="Times New Roman" w:cs="Times New Roman"/>
          <w:i/>
          <w:color w:val="auto"/>
          <w:sz w:val="24"/>
          <w:szCs w:val="24"/>
          <w:lang w:val="es-MX"/>
        </w:rPr>
        <w:t xml:space="preserve">crowdsourcing, </w:t>
      </w:r>
      <w:r w:rsidR="00D70F60" w:rsidRPr="00BC1710">
        <w:rPr>
          <w:rFonts w:ascii="Times New Roman" w:eastAsia="Times New Roman" w:hAnsi="Times New Roman" w:cs="Times New Roman"/>
          <w:color w:val="auto"/>
          <w:sz w:val="24"/>
          <w:szCs w:val="24"/>
          <w:lang w:val="es-MX"/>
        </w:rPr>
        <w:t xml:space="preserve">por ejemplo, ofrece a la autoridad electoral la posibilidad de </w:t>
      </w:r>
      <w:r w:rsidR="00D70F60" w:rsidRPr="00BC1710">
        <w:rPr>
          <w:rFonts w:ascii="Times New Roman" w:eastAsia="Times New Roman" w:hAnsi="Times New Roman" w:cs="Times New Roman"/>
          <w:color w:val="auto"/>
          <w:sz w:val="24"/>
          <w:szCs w:val="24"/>
          <w:lang w:val="es-MX"/>
        </w:rPr>
        <w:lastRenderedPageBreak/>
        <w:t>incrementa</w:t>
      </w:r>
      <w:r w:rsidR="008376CC" w:rsidRPr="00BC1710">
        <w:rPr>
          <w:rFonts w:ascii="Times New Roman" w:eastAsia="Times New Roman" w:hAnsi="Times New Roman" w:cs="Times New Roman"/>
          <w:color w:val="auto"/>
          <w:sz w:val="24"/>
          <w:szCs w:val="24"/>
          <w:lang w:val="es-MX"/>
        </w:rPr>
        <w:t>r y mejorar sustancialmente la</w:t>
      </w:r>
      <w:r w:rsidR="00D70F60" w:rsidRPr="00BC1710">
        <w:rPr>
          <w:rFonts w:ascii="Times New Roman" w:eastAsia="Times New Roman" w:hAnsi="Times New Roman" w:cs="Times New Roman"/>
          <w:color w:val="auto"/>
          <w:sz w:val="24"/>
          <w:szCs w:val="24"/>
          <w:lang w:val="es-MX"/>
        </w:rPr>
        <w:t xml:space="preserve"> información </w:t>
      </w:r>
      <w:r w:rsidR="008376CC" w:rsidRPr="00BC1710">
        <w:rPr>
          <w:rFonts w:ascii="Times New Roman" w:eastAsia="Times New Roman" w:hAnsi="Times New Roman" w:cs="Times New Roman"/>
          <w:color w:val="auto"/>
          <w:sz w:val="24"/>
          <w:szCs w:val="24"/>
          <w:lang w:val="es-MX"/>
        </w:rPr>
        <w:t>que recibe durante</w:t>
      </w:r>
      <w:r w:rsidR="00D70F60" w:rsidRPr="00BC1710">
        <w:rPr>
          <w:rFonts w:ascii="Times New Roman" w:eastAsia="Times New Roman" w:hAnsi="Times New Roman" w:cs="Times New Roman"/>
          <w:color w:val="auto"/>
          <w:sz w:val="24"/>
          <w:szCs w:val="24"/>
          <w:lang w:val="es-MX"/>
        </w:rPr>
        <w:t xml:space="preserve"> las distintas etapas del proceso</w:t>
      </w:r>
      <w:r w:rsidR="00AA0D48" w:rsidRPr="00BC1710">
        <w:rPr>
          <w:rFonts w:ascii="Times New Roman" w:eastAsia="Times New Roman" w:hAnsi="Times New Roman" w:cs="Times New Roman"/>
          <w:color w:val="auto"/>
          <w:sz w:val="24"/>
          <w:szCs w:val="24"/>
          <w:lang w:val="es-MX"/>
        </w:rPr>
        <w:t xml:space="preserve"> (</w:t>
      </w:r>
      <w:commentRangeStart w:id="23"/>
      <w:r w:rsidR="00AA0D48" w:rsidRPr="00BC1710">
        <w:rPr>
          <w:rFonts w:ascii="Times New Roman" w:eastAsia="Times New Roman" w:hAnsi="Times New Roman" w:cs="Times New Roman"/>
          <w:color w:val="auto"/>
          <w:sz w:val="24"/>
          <w:szCs w:val="24"/>
          <w:lang w:val="es-MX"/>
        </w:rPr>
        <w:t>Altman</w:t>
      </w:r>
      <w:commentRangeEnd w:id="23"/>
      <w:r w:rsidR="00AA0D48" w:rsidRPr="00BC1710">
        <w:rPr>
          <w:rStyle w:val="CommentReference"/>
          <w:color w:val="auto"/>
        </w:rPr>
        <w:commentReference w:id="23"/>
      </w:r>
      <w:r w:rsidR="00AA0D48" w:rsidRPr="00BC1710">
        <w:rPr>
          <w:rFonts w:ascii="Times New Roman" w:eastAsia="Times New Roman" w:hAnsi="Times New Roman" w:cs="Times New Roman"/>
          <w:color w:val="auto"/>
          <w:sz w:val="24"/>
          <w:szCs w:val="24"/>
          <w:lang w:val="es-MX"/>
        </w:rPr>
        <w:t>)</w:t>
      </w:r>
      <w:r w:rsidR="00D70F60" w:rsidRPr="00BC1710">
        <w:rPr>
          <w:rFonts w:ascii="Times New Roman" w:eastAsia="Times New Roman" w:hAnsi="Times New Roman" w:cs="Times New Roman"/>
          <w:color w:val="auto"/>
          <w:sz w:val="24"/>
          <w:szCs w:val="24"/>
          <w:lang w:val="es-MX"/>
        </w:rPr>
        <w:t>.</w:t>
      </w:r>
      <w:r w:rsidR="006B560D" w:rsidRPr="00BC1710">
        <w:rPr>
          <w:rFonts w:ascii="Times New Roman" w:eastAsia="Times New Roman" w:hAnsi="Times New Roman" w:cs="Times New Roman"/>
          <w:color w:val="auto"/>
          <w:sz w:val="24"/>
          <w:szCs w:val="24"/>
          <w:lang w:val="es-MX"/>
        </w:rPr>
        <w:t xml:space="preserve"> Elaboramos acerca de </w:t>
      </w:r>
      <w:r w:rsidR="008376CC"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herramienta</w:t>
      </w:r>
      <w:r w:rsidR="008376CC"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en la</w:t>
      </w:r>
      <w:r w:rsidR="00DE6AF2" w:rsidRPr="00BC1710">
        <w:rPr>
          <w:rFonts w:ascii="Times New Roman" w:eastAsia="Times New Roman" w:hAnsi="Times New Roman" w:cs="Times New Roman"/>
          <w:color w:val="auto"/>
          <w:sz w:val="24"/>
          <w:szCs w:val="24"/>
          <w:lang w:val="es-MX"/>
        </w:rPr>
        <w:t xml:space="preserve"> siguinete sección</w:t>
      </w:r>
      <w:r w:rsidR="006B560D" w:rsidRPr="00BC1710">
        <w:rPr>
          <w:rFonts w:ascii="Times New Roman" w:eastAsia="Times New Roman" w:hAnsi="Times New Roman" w:cs="Times New Roman"/>
          <w:color w:val="auto"/>
          <w:sz w:val="24"/>
          <w:szCs w:val="24"/>
          <w:lang w:val="es-MX"/>
        </w:rPr>
        <w:t xml:space="preserve">. </w:t>
      </w:r>
    </w:p>
    <w:p w14:paraId="50B5F103" w14:textId="77777777" w:rsidR="00101185" w:rsidRPr="00BC1710" w:rsidRDefault="006B560D" w:rsidP="00D70F60">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En lo que se refiere a </w:t>
      </w:r>
      <w:r w:rsidRPr="00BC1710">
        <w:rPr>
          <w:rFonts w:ascii="Times New Roman" w:eastAsia="Times New Roman" w:hAnsi="Times New Roman" w:cs="Times New Roman"/>
          <w:color w:val="auto"/>
          <w:sz w:val="24"/>
          <w:szCs w:val="24"/>
          <w:lang w:val="es-MX"/>
        </w:rPr>
        <w:t xml:space="preserve">los mecanismos de </w:t>
      </w:r>
      <w:r w:rsidRPr="00BC1710">
        <w:rPr>
          <w:rFonts w:ascii="Times New Roman" w:eastAsia="Times New Roman" w:hAnsi="Times New Roman" w:cs="Times New Roman"/>
          <w:i/>
          <w:color w:val="auto"/>
          <w:sz w:val="24"/>
          <w:szCs w:val="24"/>
          <w:lang w:val="es-MX"/>
        </w:rPr>
        <w:t>participación</w:t>
      </w:r>
      <w:r w:rsidR="008376CC" w:rsidRPr="00BC1710">
        <w:rPr>
          <w:rFonts w:ascii="Times New Roman" w:eastAsia="Times New Roman" w:hAnsi="Times New Roman" w:cs="Times New Roman"/>
          <w:i/>
          <w:color w:val="auto"/>
          <w:sz w:val="24"/>
          <w:szCs w:val="24"/>
          <w:lang w:val="es-MX"/>
        </w:rPr>
        <w:t xml:space="preserve"> ciudadana</w:t>
      </w:r>
      <w:r w:rsidRPr="00BC1710">
        <w:rPr>
          <w:rFonts w:ascii="Times New Roman" w:eastAsia="Times New Roman" w:hAnsi="Times New Roman" w:cs="Times New Roman"/>
          <w:i/>
          <w:color w:val="auto"/>
          <w:sz w:val="24"/>
          <w:szCs w:val="24"/>
          <w:lang w:val="es-MX"/>
        </w:rPr>
        <w:t xml:space="preserve"> </w:t>
      </w:r>
      <w:r w:rsidRPr="00BC1710">
        <w:rPr>
          <w:rFonts w:ascii="Times New Roman" w:eastAsia="Times New Roman" w:hAnsi="Times New Roman" w:cs="Times New Roman"/>
          <w:color w:val="auto"/>
          <w:sz w:val="24"/>
          <w:szCs w:val="24"/>
          <w:lang w:val="es-MX"/>
        </w:rPr>
        <w:t xml:space="preserve">alrededor de los procesos de redistritación, es importante subrayar que la inclusión de la ciudadanía, o de grupos minoritarios, tiene distintos niveles y posibilidades. Como se muestra en el diagrama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w:t>
      </w:r>
    </w:p>
    <w:p w14:paraId="0D0192F8" w14:textId="2EF1564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Diagrama 2 aproximadamente aquí]</w:t>
      </w:r>
    </w:p>
    <w:p w14:paraId="7B879DB2" w14:textId="7777777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p>
    <w:p w14:paraId="23A1490B" w14:textId="31B0F94F" w:rsidR="005B0486" w:rsidRPr="00BC1710" w:rsidRDefault="006B560D" w:rsidP="00EB1D5E">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Autores como Sonnleitner (2013) han señalado el desfase entre el esfuerzo inicial que ha hecho la autoridad electoral para construir distritos de “mayoría indígena” y la representación de los pueblos indígenas en la vida política del país. </w:t>
      </w:r>
      <w:r w:rsidR="00101185" w:rsidRPr="00BC1710">
        <w:rPr>
          <w:rFonts w:ascii="Times New Roman" w:eastAsia="Times New Roman" w:hAnsi="Times New Roman" w:cs="Times New Roman"/>
          <w:color w:val="auto"/>
          <w:sz w:val="24"/>
          <w:szCs w:val="24"/>
          <w:lang w:val="es-MX"/>
        </w:rPr>
        <w:t xml:space="preserve">México se encuentra en los niveles más báscios de participación (probablemente en el segundo nivel). </w:t>
      </w:r>
      <w:r w:rsidRPr="00BC1710">
        <w:rPr>
          <w:rFonts w:ascii="Times New Roman" w:eastAsia="Times New Roman" w:hAnsi="Times New Roman" w:cs="Times New Roman"/>
          <w:color w:val="auto"/>
          <w:sz w:val="24"/>
          <w:szCs w:val="24"/>
          <w:lang w:val="es-MX"/>
        </w:rPr>
        <w:t xml:space="preserve">Para transitar de los primeros niveles de participación (de inclusión indirecta) a los niveles de participación </w:t>
      </w:r>
      <w:r w:rsidR="00101185" w:rsidRPr="00BC1710">
        <w:rPr>
          <w:rFonts w:ascii="Times New Roman" w:eastAsia="Times New Roman" w:hAnsi="Times New Roman" w:cs="Times New Roman"/>
          <w:color w:val="auto"/>
          <w:sz w:val="24"/>
          <w:szCs w:val="24"/>
          <w:lang w:val="es-MX"/>
        </w:rPr>
        <w:t xml:space="preserve">real y </w:t>
      </w:r>
      <w:r w:rsidRPr="00BC1710">
        <w:rPr>
          <w:rFonts w:ascii="Times New Roman" w:eastAsia="Times New Roman" w:hAnsi="Times New Roman" w:cs="Times New Roman"/>
          <w:color w:val="auto"/>
          <w:sz w:val="24"/>
          <w:szCs w:val="24"/>
          <w:lang w:val="es-MX"/>
        </w:rPr>
        <w:t>directa</w:t>
      </w:r>
      <w:r w:rsidR="00101185" w:rsidRPr="00BC1710">
        <w:rPr>
          <w:rFonts w:ascii="Times New Roman" w:eastAsia="Times New Roman" w:hAnsi="Times New Roman" w:cs="Times New Roman"/>
          <w:color w:val="auto"/>
          <w:sz w:val="24"/>
          <w:szCs w:val="24"/>
          <w:lang w:val="es-MX"/>
        </w:rPr>
        <w:t xml:space="preserve"> (cuarto y quinto nivel) es necesario: a)</w:t>
      </w:r>
      <w:r w:rsidRPr="00BC1710">
        <w:rPr>
          <w:rFonts w:ascii="Times New Roman" w:eastAsia="Times New Roman" w:hAnsi="Times New Roman" w:cs="Times New Roman"/>
          <w:color w:val="auto"/>
          <w:sz w:val="24"/>
          <w:szCs w:val="24"/>
          <w:lang w:val="es-MX"/>
        </w:rPr>
        <w:t xml:space="preserve"> </w:t>
      </w:r>
      <w:r w:rsidR="00470EC1" w:rsidRPr="00BC1710">
        <w:rPr>
          <w:rFonts w:ascii="Times New Roman" w:eastAsia="Times New Roman" w:hAnsi="Times New Roman" w:cs="Times New Roman"/>
          <w:color w:val="auto"/>
          <w:sz w:val="24"/>
          <w:szCs w:val="24"/>
          <w:lang w:val="es-MX"/>
        </w:rPr>
        <w:t>crear</w:t>
      </w:r>
      <w:r w:rsidR="00101185" w:rsidRPr="00BC1710">
        <w:rPr>
          <w:rFonts w:ascii="Times New Roman" w:eastAsia="Times New Roman" w:hAnsi="Times New Roman" w:cs="Times New Roman"/>
          <w:color w:val="auto"/>
          <w:sz w:val="24"/>
          <w:szCs w:val="24"/>
          <w:lang w:val="es-MX"/>
        </w:rPr>
        <w:t xml:space="preserve"> campañas de educación para </w:t>
      </w:r>
      <w:r w:rsidR="00EB1D5E" w:rsidRPr="00BC1710">
        <w:rPr>
          <w:rFonts w:ascii="Times New Roman" w:eastAsia="Times New Roman" w:hAnsi="Times New Roman" w:cs="Times New Roman"/>
          <w:color w:val="auto"/>
          <w:sz w:val="24"/>
          <w:szCs w:val="24"/>
          <w:lang w:val="es-MX"/>
        </w:rPr>
        <w:t xml:space="preserve">que </w:t>
      </w:r>
      <w:r w:rsidRPr="00BC1710">
        <w:rPr>
          <w:rFonts w:ascii="Times New Roman" w:eastAsia="Times New Roman" w:hAnsi="Times New Roman" w:cs="Times New Roman"/>
          <w:color w:val="auto"/>
          <w:sz w:val="24"/>
          <w:szCs w:val="24"/>
          <w:lang w:val="es-MX"/>
        </w:rPr>
        <w:t xml:space="preserve">la ciudadanía esté informada y consciente de que puede participar en </w:t>
      </w:r>
      <w:r w:rsidR="00EB1D5E" w:rsidRPr="00BC1710">
        <w:rPr>
          <w:rFonts w:ascii="Times New Roman" w:eastAsia="Times New Roman" w:hAnsi="Times New Roman" w:cs="Times New Roman"/>
          <w:color w:val="auto"/>
          <w:sz w:val="24"/>
          <w:szCs w:val="24"/>
          <w:lang w:val="es-MX"/>
        </w:rPr>
        <w:t>estos</w:t>
      </w:r>
      <w:r w:rsidR="00101185" w:rsidRPr="00BC1710">
        <w:rPr>
          <w:rFonts w:ascii="Times New Roman" w:eastAsia="Times New Roman" w:hAnsi="Times New Roman" w:cs="Times New Roman"/>
          <w:color w:val="auto"/>
          <w:sz w:val="24"/>
          <w:szCs w:val="24"/>
          <w:lang w:val="es-MX"/>
        </w:rPr>
        <w:t xml:space="preserve"> procesos, y b</w:t>
      </w:r>
      <w:r w:rsidR="00EB1D5E" w:rsidRPr="00BC1710">
        <w:rPr>
          <w:rFonts w:ascii="Times New Roman" w:eastAsia="Times New Roman" w:hAnsi="Times New Roman" w:cs="Times New Roman"/>
          <w:color w:val="auto"/>
          <w:sz w:val="24"/>
          <w:szCs w:val="24"/>
          <w:lang w:val="es-MX"/>
        </w:rPr>
        <w:t xml:space="preserve">) desarrollar los mecanismos </w:t>
      </w:r>
      <w:r w:rsidRPr="00BC1710">
        <w:rPr>
          <w:rFonts w:ascii="Times New Roman" w:eastAsia="Times New Roman" w:hAnsi="Times New Roman" w:cs="Times New Roman"/>
          <w:color w:val="auto"/>
          <w:sz w:val="24"/>
          <w:szCs w:val="24"/>
          <w:lang w:val="es-MX"/>
        </w:rPr>
        <w:t>y las herramientas para que los ci</w:t>
      </w:r>
      <w:r w:rsidR="00EB1D5E" w:rsidRPr="00BC1710">
        <w:rPr>
          <w:rFonts w:ascii="Times New Roman" w:eastAsia="Times New Roman" w:hAnsi="Times New Roman" w:cs="Times New Roman"/>
          <w:color w:val="auto"/>
          <w:sz w:val="24"/>
          <w:szCs w:val="24"/>
          <w:lang w:val="es-MX"/>
        </w:rPr>
        <w:t>udadanos puedan participar</w:t>
      </w:r>
      <w:r w:rsidRPr="00BC1710">
        <w:rPr>
          <w:rFonts w:ascii="Times New Roman" w:eastAsia="Times New Roman" w:hAnsi="Times New Roman" w:cs="Times New Roman"/>
          <w:color w:val="auto"/>
          <w:sz w:val="24"/>
          <w:szCs w:val="24"/>
          <w:lang w:val="es-MX"/>
        </w:rPr>
        <w:t xml:space="preserve">. </w:t>
      </w:r>
    </w:p>
    <w:p w14:paraId="15FE2384" w14:textId="0FFB653F" w:rsidR="005B0486" w:rsidRPr="00BC1710" w:rsidRDefault="00520AAF" w:rsidP="00E3222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En síntesis, c</w:t>
      </w:r>
      <w:r w:rsidR="006B560D" w:rsidRPr="00BC1710">
        <w:rPr>
          <w:rFonts w:ascii="Times New Roman" w:eastAsia="Times New Roman" w:hAnsi="Times New Roman" w:cs="Times New Roman"/>
          <w:color w:val="auto"/>
          <w:sz w:val="24"/>
          <w:lang w:val="es-MX"/>
        </w:rPr>
        <w:t>onsideramos que t</w:t>
      </w:r>
      <w:r w:rsidR="00AA0D48" w:rsidRPr="00BC1710">
        <w:rPr>
          <w:rFonts w:ascii="Times New Roman" w:eastAsia="Times New Roman" w:hAnsi="Times New Roman" w:cs="Times New Roman"/>
          <w:color w:val="auto"/>
          <w:sz w:val="24"/>
          <w:lang w:val="es-MX"/>
        </w:rPr>
        <w:t>ransparentar la redistritación –</w:t>
      </w:r>
      <w:r w:rsidR="006B560D" w:rsidRPr="00BC1710">
        <w:rPr>
          <w:rFonts w:ascii="Times New Roman" w:eastAsia="Times New Roman" w:hAnsi="Times New Roman" w:cs="Times New Roman"/>
          <w:color w:val="auto"/>
          <w:sz w:val="24"/>
          <w:lang w:val="es-MX"/>
        </w:rPr>
        <w:t>así como construir las herramientas de acceso a la inform</w:t>
      </w:r>
      <w:r w:rsidR="00AA0D48" w:rsidRPr="00BC1710">
        <w:rPr>
          <w:rFonts w:ascii="Times New Roman" w:eastAsia="Times New Roman" w:hAnsi="Times New Roman" w:cs="Times New Roman"/>
          <w:color w:val="auto"/>
          <w:sz w:val="24"/>
          <w:lang w:val="es-MX"/>
        </w:rPr>
        <w:t>ación y participación ciudadana–</w:t>
      </w:r>
      <w:r w:rsidR="006B560D" w:rsidRPr="00BC1710">
        <w:rPr>
          <w:rFonts w:ascii="Times New Roman" w:eastAsia="Times New Roman" w:hAnsi="Times New Roman" w:cs="Times New Roman"/>
          <w:color w:val="auto"/>
          <w:sz w:val="24"/>
          <w:lang w:val="es-MX"/>
        </w:rPr>
        <w:t xml:space="preserve"> tendría beneficios importantes para el proceso</w:t>
      </w:r>
      <w:r w:rsidR="00470EC1" w:rsidRPr="00BC1710">
        <w:rPr>
          <w:rFonts w:ascii="Times New Roman" w:eastAsia="Times New Roman" w:hAnsi="Times New Roman" w:cs="Times New Roman"/>
          <w:color w:val="auto"/>
          <w:sz w:val="24"/>
          <w:lang w:val="es-MX"/>
        </w:rPr>
        <w:t xml:space="preserve"> de redistritación y para la consilidación democrática en México</w:t>
      </w:r>
      <w:r w:rsidR="006B560D" w:rsidRPr="00BC1710">
        <w:rPr>
          <w:rFonts w:ascii="Times New Roman" w:eastAsia="Times New Roman" w:hAnsi="Times New Roman" w:cs="Times New Roman"/>
          <w:color w:val="auto"/>
          <w:sz w:val="24"/>
          <w:lang w:val="es-MX"/>
        </w:rPr>
        <w:t>. G</w:t>
      </w:r>
      <w:r w:rsidR="006B560D" w:rsidRPr="00BC1710">
        <w:rPr>
          <w:rFonts w:ascii="Times New Roman" w:hAnsi="Times New Roman" w:cs="Times New Roman"/>
          <w:color w:val="auto"/>
          <w:sz w:val="24"/>
          <w:szCs w:val="24"/>
          <w:lang w:val="es-MX"/>
        </w:rPr>
        <w:t xml:space="preserve">racias a las nuevas tecnologías de la información –como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de </w:t>
      </w:r>
      <w:r w:rsidR="006B560D" w:rsidRPr="00BC1710">
        <w:rPr>
          <w:rFonts w:ascii="Times New Roman" w:hAnsi="Times New Roman" w:cs="Times New Roman"/>
          <w:color w:val="auto"/>
          <w:sz w:val="24"/>
          <w:szCs w:val="24"/>
          <w:lang w:val="es-MX"/>
        </w:rPr>
        <w:t xml:space="preserve">código de fuente abierta </w:t>
      </w:r>
      <w:r w:rsidR="006B560D" w:rsidRPr="00BC1710">
        <w:rPr>
          <w:rFonts w:ascii="Times New Roman" w:hAnsi="Times New Roman" w:cs="Times New Roman"/>
          <w:color w:val="auto"/>
          <w:sz w:val="24"/>
          <w:szCs w:val="24"/>
          <w:lang w:val="es-MX"/>
        </w:rPr>
        <w:lastRenderedPageBreak/>
        <w:t>y las plataformas de mapeo público– estas dos condiciones (</w:t>
      </w:r>
      <w:r w:rsidR="006B560D" w:rsidRPr="00BC1710">
        <w:rPr>
          <w:rFonts w:ascii="Times New Roman" w:hAnsi="Times New Roman" w:cs="Times New Roman"/>
          <w:i/>
          <w:color w:val="auto"/>
          <w:sz w:val="24"/>
          <w:szCs w:val="24"/>
          <w:lang w:val="es-MX"/>
        </w:rPr>
        <w:t>transparencia</w:t>
      </w:r>
      <w:r w:rsidR="006B560D" w:rsidRPr="00BC1710">
        <w:rPr>
          <w:rFonts w:ascii="Times New Roman" w:hAnsi="Times New Roman" w:cs="Times New Roman"/>
          <w:color w:val="auto"/>
          <w:sz w:val="24"/>
          <w:szCs w:val="24"/>
          <w:lang w:val="es-MX"/>
        </w:rPr>
        <w:t xml:space="preserve"> y </w:t>
      </w:r>
      <w:r w:rsidR="006B560D" w:rsidRPr="00BC1710">
        <w:rPr>
          <w:rFonts w:ascii="Times New Roman" w:hAnsi="Times New Roman" w:cs="Times New Roman"/>
          <w:i/>
          <w:color w:val="auto"/>
          <w:sz w:val="24"/>
          <w:szCs w:val="24"/>
          <w:lang w:val="es-MX"/>
        </w:rPr>
        <w:t>participación</w:t>
      </w:r>
      <w:r w:rsidR="006B560D" w:rsidRPr="00BC1710">
        <w:rPr>
          <w:rFonts w:ascii="Times New Roman" w:hAnsi="Times New Roman" w:cs="Times New Roman"/>
          <w:color w:val="auto"/>
          <w:sz w:val="24"/>
          <w:szCs w:val="24"/>
          <w:lang w:val="es-MX"/>
        </w:rPr>
        <w:t xml:space="preserve"> </w:t>
      </w:r>
      <w:r w:rsidR="006B560D" w:rsidRPr="00BC1710">
        <w:rPr>
          <w:rFonts w:ascii="Times New Roman" w:hAnsi="Times New Roman" w:cs="Times New Roman"/>
          <w:i/>
          <w:color w:val="auto"/>
          <w:sz w:val="24"/>
          <w:szCs w:val="24"/>
          <w:lang w:val="es-MX"/>
        </w:rPr>
        <w:t>ciudadana</w:t>
      </w:r>
      <w:r w:rsidR="006B560D" w:rsidRPr="00BC1710">
        <w:rPr>
          <w:rFonts w:ascii="Times New Roman" w:hAnsi="Times New Roman" w:cs="Times New Roman"/>
          <w:color w:val="auto"/>
          <w:sz w:val="24"/>
          <w:szCs w:val="24"/>
          <w:lang w:val="es-MX"/>
        </w:rPr>
        <w:t>) ya no sólo son deseables, sino factibles (Altman et al. 2010; Altman y McDonald 2011, 2012, 2014).</w:t>
      </w:r>
      <w:r w:rsidR="006B560D" w:rsidRPr="00BC1710">
        <w:rPr>
          <w:rFonts w:ascii="Times New Roman" w:eastAsia="Times New Roman" w:hAnsi="Times New Roman" w:cs="Times New Roman"/>
          <w:color w:val="auto"/>
          <w:sz w:val="24"/>
          <w:lang w:val="es-MX"/>
        </w:rPr>
        <w:t xml:space="preserve"> El estado de la tecnología permitiría generar estos mecanismos de información a un costo marginal, especialmente si se utilizan plataformas de código de fuente abierta. Más que una </w:t>
      </w:r>
      <w:r w:rsidR="00F16D8A" w:rsidRPr="00BC1710">
        <w:rPr>
          <w:rFonts w:ascii="Times New Roman" w:eastAsia="Times New Roman" w:hAnsi="Times New Roman" w:cs="Times New Roman"/>
          <w:color w:val="auto"/>
          <w:sz w:val="24"/>
          <w:lang w:val="es-MX"/>
        </w:rPr>
        <w:t xml:space="preserve">amenaza para la redistritación, </w:t>
      </w:r>
      <w:r w:rsidR="006B560D" w:rsidRPr="00BC1710">
        <w:rPr>
          <w:rFonts w:ascii="Times New Roman" w:eastAsia="Times New Roman" w:hAnsi="Times New Roman" w:cs="Times New Roman"/>
          <w:color w:val="auto"/>
          <w:sz w:val="24"/>
          <w:lang w:val="es-MX"/>
        </w:rPr>
        <w:t>como lo pueden percibir algunos actores bur</w:t>
      </w:r>
      <w:r w:rsidR="00F16D8A" w:rsidRPr="00BC1710">
        <w:rPr>
          <w:rFonts w:ascii="Times New Roman" w:eastAsia="Times New Roman" w:hAnsi="Times New Roman" w:cs="Times New Roman"/>
          <w:color w:val="auto"/>
          <w:sz w:val="24"/>
          <w:lang w:val="es-MX"/>
        </w:rPr>
        <w:t>ocráticos o partidistas</w:t>
      </w:r>
      <w:r w:rsidR="006B560D" w:rsidRPr="00BC1710">
        <w:rPr>
          <w:rFonts w:ascii="Times New Roman" w:eastAsia="Times New Roman" w:hAnsi="Times New Roman" w:cs="Times New Roman"/>
          <w:color w:val="auto"/>
          <w:sz w:val="24"/>
          <w:lang w:val="es-MX"/>
        </w:rPr>
        <w:t xml:space="preserve">,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14:paraId="1B1ADA85" w14:textId="637BD595"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III</w:t>
      </w:r>
      <w:r w:rsidR="006B560D" w:rsidRPr="00BC1710">
        <w:rPr>
          <w:rFonts w:ascii="Times New Roman" w:hAnsi="Times New Roman" w:cs="Times New Roman"/>
          <w:b/>
          <w:color w:val="auto"/>
          <w:lang w:val="es-MX"/>
        </w:rPr>
        <w:t xml:space="preserve">. El uso del </w:t>
      </w:r>
      <w:r w:rsidR="006B560D" w:rsidRPr="00BC1710">
        <w:rPr>
          <w:rFonts w:ascii="Times New Roman" w:hAnsi="Times New Roman" w:cs="Times New Roman"/>
          <w:b/>
          <w:i/>
          <w:color w:val="auto"/>
          <w:lang w:val="es-MX"/>
        </w:rPr>
        <w:t xml:space="preserve">software </w:t>
      </w:r>
      <w:r w:rsidR="006B560D" w:rsidRPr="00BC1710">
        <w:rPr>
          <w:rFonts w:ascii="Times New Roman" w:hAnsi="Times New Roman" w:cs="Times New Roman"/>
          <w:b/>
          <w:color w:val="auto"/>
          <w:lang w:val="es-MX"/>
        </w:rPr>
        <w:t>de fuente abierta y las plataformas públicas de mapeo como una posible solución</w:t>
      </w:r>
    </w:p>
    <w:p w14:paraId="703DD630"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w:t>
      </w:r>
      <w:r w:rsidRPr="00BC1710">
        <w:rPr>
          <w:rFonts w:ascii="Times New Roman" w:eastAsia="Times New Roman" w:hAnsi="Times New Roman" w:cs="Times New Roman"/>
          <w:color w:val="auto"/>
          <w:sz w:val="24"/>
          <w:lang w:val="es-MX"/>
        </w:rPr>
        <w:lastRenderedPageBreak/>
        <w:t>McDonald 2010, 2011, 2012, 2014).</w:t>
      </w:r>
      <w:r w:rsidRPr="00BC1710">
        <w:rPr>
          <w:rStyle w:val="FootnoteAnchor"/>
          <w:rFonts w:ascii="Times New Roman" w:eastAsia="Times New Roman" w:hAnsi="Times New Roman" w:cs="Times New Roman"/>
          <w:color w:val="auto"/>
          <w:sz w:val="24"/>
          <w:lang w:val="es-MX"/>
        </w:rPr>
        <w:footnoteReference w:id="21"/>
      </w:r>
      <w:r w:rsidRPr="00BC1710">
        <w:rPr>
          <w:rFonts w:ascii="Times New Roman" w:eastAsia="Times New Roman" w:hAnsi="Times New Roman" w:cs="Times New Roman"/>
          <w:color w:val="auto"/>
          <w:sz w:val="24"/>
          <w:lang w:val="es-MX"/>
        </w:rPr>
        <w:t xml:space="preserve"> </w:t>
      </w:r>
    </w:p>
    <w:p w14:paraId="0F4EE048" w14:textId="10F6690B" w:rsidR="005B0486" w:rsidRPr="00BC1710" w:rsidRDefault="006B560D" w:rsidP="00AA0D48">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A continuación, utilizamos como ejemplo el </w:t>
      </w:r>
      <w:r w:rsidRPr="00BC1710">
        <w:rPr>
          <w:rFonts w:ascii="Times New Roman" w:eastAsia="Times New Roman" w:hAnsi="Times New Roman" w:cs="Times New Roman"/>
          <w:i/>
          <w:color w:val="auto"/>
          <w:sz w:val="24"/>
          <w:lang w:val="es-MX"/>
        </w:rPr>
        <w:t xml:space="preserve">District Builder </w:t>
      </w:r>
      <w:r w:rsidRPr="00BC1710">
        <w:rPr>
          <w:rFonts w:ascii="Times New Roman" w:eastAsia="Times New Roman" w:hAnsi="Times New Roman" w:cs="Times New Roman"/>
          <w:color w:val="auto"/>
          <w:sz w:val="24"/>
          <w:lang w:val="es-MX"/>
        </w:rPr>
        <w:t>(una plataforma web de mapeo de código de fuente abierta)</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para ilustrar cómo este tipo de plataformas ofrecen un espacio para transparentar la redistritación y un mecanismo para que la ciudadanía participe abiertamente en estos procesos.</w:t>
      </w:r>
      <w:r w:rsidRPr="00BC1710">
        <w:rPr>
          <w:rStyle w:val="FootnoteAnchor"/>
          <w:rFonts w:ascii="Times New Roman" w:eastAsia="Times New Roman" w:hAnsi="Times New Roman" w:cs="Times New Roman"/>
          <w:color w:val="auto"/>
          <w:sz w:val="24"/>
          <w:lang w:val="es-MX"/>
        </w:rPr>
        <w:footnoteReference w:id="22"/>
      </w:r>
      <w:r w:rsidRPr="00BC1710">
        <w:rPr>
          <w:rFonts w:ascii="Times New Roman" w:eastAsia="Times New Roman" w:hAnsi="Times New Roman" w:cs="Times New Roman"/>
          <w:color w:val="auto"/>
          <w:sz w:val="24"/>
          <w:lang w:val="es-MX"/>
        </w:rPr>
        <w:t xml:space="preserve">  A través de este tipo de plataformas –que pueden ser alberg</w:t>
      </w:r>
      <w:r w:rsidR="00673DC0" w:rsidRPr="00BC1710">
        <w:rPr>
          <w:rFonts w:ascii="Times New Roman" w:eastAsia="Times New Roman" w:hAnsi="Times New Roman" w:cs="Times New Roman"/>
          <w:color w:val="auto"/>
          <w:sz w:val="24"/>
          <w:lang w:val="es-MX"/>
        </w:rPr>
        <w:t xml:space="preserve">adas por la autoridad electoral, una institución académica </w:t>
      </w:r>
      <w:r w:rsidRPr="00BC1710">
        <w:rPr>
          <w:rFonts w:ascii="Times New Roman" w:eastAsia="Times New Roman" w:hAnsi="Times New Roman" w:cs="Times New Roman"/>
          <w:color w:val="auto"/>
          <w:sz w:val="24"/>
          <w:lang w:val="es-MX"/>
        </w:rPr>
        <w:t xml:space="preserve">o por una organización no gubernamental– los ciudadanos tienen acceso a la información vinculada al proceso de redistritación, pueden crear sus propios distritos, evaluar escenarios, comparar planes, y formular sugerencias. </w:t>
      </w:r>
    </w:p>
    <w:p w14:paraId="52B9BCCB" w14:textId="457D415B" w:rsidR="005B0486" w:rsidRPr="00BC1710" w:rsidRDefault="00F16D8A" w:rsidP="0054223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Este tipo de herramientas </w:t>
      </w:r>
      <w:r w:rsidR="00673DC0" w:rsidRPr="00BC1710">
        <w:rPr>
          <w:rFonts w:ascii="Times New Roman" w:eastAsia="Times New Roman" w:hAnsi="Times New Roman" w:cs="Times New Roman"/>
          <w:color w:val="auto"/>
          <w:sz w:val="24"/>
          <w:lang w:val="es-MX"/>
        </w:rPr>
        <w:t>permitiría</w:t>
      </w:r>
      <w:r w:rsidR="006B560D" w:rsidRPr="00BC1710">
        <w:rPr>
          <w:rFonts w:ascii="Times New Roman" w:eastAsia="Times New Roman" w:hAnsi="Times New Roman" w:cs="Times New Roman"/>
          <w:color w:val="auto"/>
          <w:sz w:val="24"/>
          <w:szCs w:val="24"/>
          <w:lang w:val="es-MX"/>
        </w:rPr>
        <w:t xml:space="preserve"> a los usuarios crear distritos a partir de un escena</w:t>
      </w:r>
      <w:r w:rsidR="00673DC0" w:rsidRPr="00BC1710">
        <w:rPr>
          <w:rFonts w:ascii="Times New Roman" w:eastAsia="Times New Roman" w:hAnsi="Times New Roman" w:cs="Times New Roman"/>
          <w:color w:val="auto"/>
          <w:sz w:val="24"/>
          <w:szCs w:val="24"/>
          <w:lang w:val="es-MX"/>
        </w:rPr>
        <w:t xml:space="preserve">rio en blanco, pero también </w:t>
      </w:r>
      <w:r w:rsidR="006B560D" w:rsidRPr="00BC1710">
        <w:rPr>
          <w:rFonts w:ascii="Times New Roman" w:eastAsia="Times New Roman" w:hAnsi="Times New Roman" w:cs="Times New Roman"/>
          <w:color w:val="auto"/>
          <w:sz w:val="24"/>
          <w:szCs w:val="24"/>
          <w:lang w:val="es-MX"/>
        </w:rPr>
        <w:t xml:space="preserve">visualizar y editar los planos vigentes de la cartografía electoral tanto local, como federal. A su vez, se </w:t>
      </w:r>
      <w:r w:rsidR="00673DC0" w:rsidRPr="00BC1710">
        <w:rPr>
          <w:rFonts w:ascii="Times New Roman" w:eastAsia="Times New Roman" w:hAnsi="Times New Roman" w:cs="Times New Roman"/>
          <w:color w:val="auto"/>
          <w:sz w:val="24"/>
          <w:szCs w:val="24"/>
          <w:lang w:val="es-MX"/>
        </w:rPr>
        <w:t>podría</w:t>
      </w:r>
      <w:r w:rsidR="006B560D" w:rsidRPr="00BC1710">
        <w:rPr>
          <w:rFonts w:ascii="Times New Roman" w:eastAsia="Times New Roman" w:hAnsi="Times New Roman" w:cs="Times New Roman"/>
          <w:color w:val="auto"/>
          <w:sz w:val="24"/>
          <w:szCs w:val="24"/>
          <w:lang w:val="es-MX"/>
        </w:rPr>
        <w:t xml:space="preserve"> poner a disposición del público la cartografía electoral de años anteriores para realizar comparaciones o analizar el efecto político que ha tenido la evolución de la cartografía electoral en el país. </w:t>
      </w:r>
      <w:r w:rsidR="0054223F"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sistema</w:t>
      </w:r>
      <w:r w:rsidR="0054223F"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permite</w:t>
      </w:r>
      <w:r w:rsidR="0054223F" w:rsidRPr="00BC1710">
        <w:rPr>
          <w:rFonts w:ascii="Times New Roman" w:eastAsia="Times New Roman" w:hAnsi="Times New Roman" w:cs="Times New Roman"/>
          <w:color w:val="auto"/>
          <w:sz w:val="24"/>
          <w:szCs w:val="24"/>
          <w:lang w:val="es-MX"/>
        </w:rPr>
        <w:t>n</w:t>
      </w:r>
      <w:r w:rsidR="006B560D" w:rsidRPr="00BC1710">
        <w:rPr>
          <w:rFonts w:ascii="Times New Roman" w:eastAsia="Times New Roman" w:hAnsi="Times New Roman" w:cs="Times New Roman"/>
          <w:color w:val="auto"/>
          <w:sz w:val="24"/>
          <w:szCs w:val="24"/>
          <w:lang w:val="es-MX"/>
        </w:rPr>
        <w:t xml:space="preserve"> compartir la información, almacenar las propuestas, y descargar los archivos en formatos de fácil acceso para cualquier sistema de información geográfica (</w:t>
      </w:r>
      <w:r w:rsidR="006B560D" w:rsidRPr="00BC1710">
        <w:rPr>
          <w:rFonts w:ascii="Times New Roman" w:eastAsia="Times New Roman" w:hAnsi="Times New Roman" w:cs="Times New Roman"/>
          <w:i/>
          <w:color w:val="auto"/>
          <w:sz w:val="24"/>
          <w:szCs w:val="24"/>
          <w:lang w:val="es-MX"/>
        </w:rPr>
        <w:t>GIS</w:t>
      </w:r>
      <w:r w:rsidR="006B560D" w:rsidRPr="00BC1710">
        <w:rPr>
          <w:rFonts w:ascii="Times New Roman" w:eastAsia="Times New Roman" w:hAnsi="Times New Roman" w:cs="Times New Roman"/>
          <w:color w:val="auto"/>
          <w:sz w:val="24"/>
          <w:szCs w:val="24"/>
          <w:lang w:val="es-MX"/>
        </w:rPr>
        <w:t>). Dado que el proceso de redistritación es un proceso complejo que conlleva distintas etapas e involucra a distintos actores, este tipo de plataformas pueden funcionar como un mecanismo de comuniciación entre el público y la autoridad</w:t>
      </w:r>
      <w:r w:rsidR="0054223F" w:rsidRPr="00BC1710">
        <w:rPr>
          <w:rFonts w:ascii="Times New Roman" w:eastAsia="Times New Roman" w:hAnsi="Times New Roman" w:cs="Times New Roman"/>
          <w:color w:val="auto"/>
          <w:sz w:val="24"/>
          <w:szCs w:val="24"/>
          <w:lang w:val="es-MX"/>
        </w:rPr>
        <w:t xml:space="preserve">, y satisfacer las tres condiciones necesarias descritas en líneas anteriores para </w:t>
      </w:r>
      <w:r w:rsidR="0054223F" w:rsidRPr="00BC1710">
        <w:rPr>
          <w:rFonts w:ascii="Times New Roman" w:eastAsia="Tahoma" w:hAnsi="Times New Roman" w:cs="Times New Roman"/>
          <w:color w:val="auto"/>
          <w:sz w:val="24"/>
          <w:szCs w:val="24"/>
          <w:lang w:val="es-MX"/>
        </w:rPr>
        <w:t xml:space="preserve">que </w:t>
      </w:r>
      <w:r w:rsidR="0054223F" w:rsidRPr="00BC1710">
        <w:rPr>
          <w:rFonts w:ascii="Times New Roman" w:eastAsia="Tahoma" w:hAnsi="Times New Roman" w:cs="Times New Roman"/>
          <w:i/>
          <w:color w:val="auto"/>
          <w:sz w:val="24"/>
          <w:szCs w:val="24"/>
          <w:lang w:val="es-MX"/>
        </w:rPr>
        <w:t xml:space="preserve">la </w:t>
      </w:r>
      <w:r w:rsidR="0054223F" w:rsidRPr="00BC1710">
        <w:rPr>
          <w:rFonts w:ascii="Times New Roman" w:eastAsia="Tahoma" w:hAnsi="Times New Roman" w:cs="Times New Roman"/>
          <w:i/>
          <w:color w:val="auto"/>
          <w:sz w:val="24"/>
          <w:szCs w:val="24"/>
          <w:lang w:val="es-MX"/>
        </w:rPr>
        <w:lastRenderedPageBreak/>
        <w:t>transparencia</w:t>
      </w:r>
      <w:r w:rsidR="0054223F" w:rsidRPr="00BC1710">
        <w:rPr>
          <w:rFonts w:ascii="Times New Roman" w:eastAsia="Tahoma" w:hAnsi="Times New Roman" w:cs="Times New Roman"/>
          <w:color w:val="auto"/>
          <w:sz w:val="24"/>
          <w:szCs w:val="24"/>
          <w:lang w:val="es-MX"/>
        </w:rPr>
        <w:t xml:space="preserve"> se traduzca en </w:t>
      </w:r>
      <w:r w:rsidR="0054223F" w:rsidRPr="00BC1710">
        <w:rPr>
          <w:rFonts w:ascii="Times New Roman" w:eastAsia="Tahoma" w:hAnsi="Times New Roman" w:cs="Times New Roman"/>
          <w:i/>
          <w:color w:val="auto"/>
          <w:sz w:val="24"/>
          <w:szCs w:val="24"/>
          <w:lang w:val="es-MX"/>
        </w:rPr>
        <w:t>rendición de cuentas</w:t>
      </w:r>
      <w:r w:rsidR="0054223F" w:rsidRPr="00BC1710">
        <w:rPr>
          <w:rFonts w:ascii="Times New Roman" w:eastAsia="Tahoma" w:hAnsi="Times New Roman" w:cs="Times New Roman"/>
          <w:color w:val="auto"/>
          <w:sz w:val="24"/>
          <w:szCs w:val="24"/>
          <w:lang w:val="es-MX"/>
        </w:rPr>
        <w:t xml:space="preserve"> efectiva. </w:t>
      </w:r>
    </w:p>
    <w:p w14:paraId="3A8CA405"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1 aproximadamente aquí]</w:t>
      </w:r>
    </w:p>
    <w:p w14:paraId="407D195A" w14:textId="77777777" w:rsidR="005B0486" w:rsidRPr="00BC1710" w:rsidRDefault="005B0486" w:rsidP="0095771F">
      <w:pPr>
        <w:pStyle w:val="LO-normal"/>
        <w:spacing w:line="240" w:lineRule="auto"/>
        <w:ind w:firstLine="720"/>
        <w:jc w:val="both"/>
        <w:rPr>
          <w:rFonts w:ascii="Times New Roman" w:eastAsia="Times New Roman" w:hAnsi="Times New Roman" w:cs="Times New Roman"/>
          <w:color w:val="auto"/>
          <w:sz w:val="24"/>
          <w:szCs w:val="24"/>
          <w:lang w:val="es-MX"/>
        </w:rPr>
      </w:pPr>
    </w:p>
    <w:p w14:paraId="1A425AC1" w14:textId="77777777"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Las figuras 1 y 2 muestran el despliegue visual de la cartografía electoral en el Estado de México utilizando el </w:t>
      </w:r>
      <w:r w:rsidRPr="00BC1710">
        <w:rPr>
          <w:rFonts w:ascii="Times New Roman" w:hAnsi="Times New Roman" w:cs="Times New Roman"/>
          <w:i/>
          <w:color w:val="auto"/>
          <w:sz w:val="24"/>
          <w:szCs w:val="24"/>
          <w:lang w:val="es-MX"/>
        </w:rPr>
        <w:t>District Builder</w:t>
      </w:r>
      <w:r w:rsidRPr="00BC1710">
        <w:rPr>
          <w:rFonts w:ascii="Times New Roman" w:hAnsi="Times New Roman" w:cs="Times New Roman"/>
          <w:color w:val="auto"/>
          <w:sz w:val="24"/>
          <w:szCs w:val="24"/>
          <w:lang w:val="es-MX"/>
        </w:rPr>
        <w:t xml:space="preserve">. La Figura 1 muestra la cartografía a nivel distrito y la Figura 2 a nivel seccional. La plataforma cambia las capas automáticamente al hacer acercamientos con el cursor (muy similar a la interfaz de </w:t>
      </w:r>
      <w:r w:rsidRPr="00BC1710">
        <w:rPr>
          <w:rFonts w:ascii="Times New Roman" w:hAnsi="Times New Roman" w:cs="Times New Roman"/>
          <w:i/>
          <w:color w:val="auto"/>
          <w:sz w:val="24"/>
          <w:szCs w:val="24"/>
          <w:lang w:val="es-MX"/>
        </w:rPr>
        <w:t xml:space="preserve">Google Maps). </w:t>
      </w:r>
      <w:r w:rsidRPr="00BC1710">
        <w:rPr>
          <w:rFonts w:ascii="Times New Roman" w:hAnsi="Times New Roman" w:cs="Times New Roman"/>
          <w:color w:val="auto"/>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14:paraId="7EA05568" w14:textId="77777777" w:rsidR="005B0486" w:rsidRPr="00BC1710" w:rsidRDefault="005B0486" w:rsidP="0095771F">
      <w:pPr>
        <w:pStyle w:val="LO-normal"/>
        <w:spacing w:line="240" w:lineRule="auto"/>
        <w:ind w:left="450"/>
        <w:contextualSpacing/>
        <w:jc w:val="both"/>
        <w:rPr>
          <w:rFonts w:ascii="Times New Roman" w:hAnsi="Times New Roman" w:cs="Times New Roman"/>
          <w:color w:val="auto"/>
          <w:sz w:val="24"/>
          <w:szCs w:val="24"/>
          <w:lang w:val="es-MX"/>
        </w:rPr>
      </w:pPr>
    </w:p>
    <w:p w14:paraId="67F978EE"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2 aproximadamente aquí]</w:t>
      </w:r>
    </w:p>
    <w:p w14:paraId="68A12FEE" w14:textId="77777777" w:rsidR="005B0486" w:rsidRPr="00BC1710" w:rsidRDefault="005B0486" w:rsidP="0095771F">
      <w:pPr>
        <w:pStyle w:val="LO-normal"/>
        <w:spacing w:line="240" w:lineRule="auto"/>
        <w:contextualSpacing/>
        <w:jc w:val="both"/>
        <w:rPr>
          <w:rFonts w:ascii="Times New Roman" w:hAnsi="Times New Roman" w:cs="Times New Roman"/>
          <w:color w:val="auto"/>
          <w:lang w:val="es-MX"/>
        </w:rPr>
      </w:pPr>
    </w:p>
    <w:p w14:paraId="0AB8A5C4" w14:textId="77777777"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La herramienta permite seleccionar una variable –o un grupo de variables– y generar una base de datos descargable para que los usuarios pueda</w:t>
      </w:r>
      <w:ins w:id="24" w:author="..." w:date="2015-10-19T19:42:00Z">
        <w:r w:rsidRPr="00BC1710">
          <w:rPr>
            <w:rFonts w:ascii="Times New Roman" w:hAnsi="Times New Roman" w:cs="Times New Roman"/>
            <w:color w:val="auto"/>
            <w:sz w:val="24"/>
            <w:szCs w:val="24"/>
            <w:lang w:val="es-MX"/>
          </w:rPr>
          <w:t>n</w:t>
        </w:r>
      </w:ins>
      <w:r w:rsidRPr="00BC1710">
        <w:rPr>
          <w:rFonts w:ascii="Times New Roman" w:hAnsi="Times New Roman" w:cs="Times New Roman"/>
          <w:color w:val="auto"/>
          <w:sz w:val="24"/>
          <w:szCs w:val="24"/>
          <w:lang w:val="es-MX"/>
        </w:rPr>
        <w:t xml:space="preserve"> analizar la información y los cambios </w:t>
      </w:r>
      <w:r w:rsidRPr="00BC1710">
        <w:rPr>
          <w:rFonts w:ascii="Times New Roman" w:hAnsi="Times New Roman" w:cs="Times New Roman"/>
          <w:color w:val="auto"/>
          <w:sz w:val="24"/>
          <w:szCs w:val="24"/>
          <w:lang w:val="es-MX"/>
        </w:rPr>
        <w:lastRenderedPageBreak/>
        <w:t xml:space="preserve">que se han producido en los distintos escenarios. La calculadora que se muestra en las figuras anteriores, por ejemplo,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14:paraId="09A5E474" w14:textId="77777777" w:rsidR="00625992" w:rsidRPr="00BC1710" w:rsidRDefault="006B560D" w:rsidP="0095771F">
      <w:pPr>
        <w:pStyle w:val="LO-normal"/>
        <w:spacing w:line="480" w:lineRule="auto"/>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ab/>
        <w:t xml:space="preserve">La plataforma también permite socializar y compartir escenarios. El sistema automáticamente guarda los cambios realizados en el servidor y genera un </w:t>
      </w:r>
      <w:r w:rsidRPr="00BC1710">
        <w:rPr>
          <w:rFonts w:ascii="Times New Roman" w:hAnsi="Times New Roman" w:cs="Times New Roman"/>
          <w:i/>
          <w:color w:val="auto"/>
          <w:sz w:val="24"/>
          <w:szCs w:val="24"/>
          <w:lang w:val="es-MX"/>
        </w:rPr>
        <w:t>link</w:t>
      </w:r>
      <w:r w:rsidRPr="00BC1710">
        <w:rPr>
          <w:rFonts w:ascii="Times New Roman" w:hAnsi="Times New Roman" w:cs="Times New Roman"/>
          <w:color w:val="auto"/>
          <w:sz w:val="24"/>
          <w:szCs w:val="24"/>
          <w:lang w:val="es-MX"/>
        </w:rPr>
        <w:t xml:space="preserve"> para que el usuario pueda compartir su mapa a través de un correo electrónico o medio social.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también permite descargar la cartografía en formato CSV para que pueda ser utilizada en cualquier aplicación de </w:t>
      </w:r>
      <w:r w:rsidRPr="00BC1710">
        <w:rPr>
          <w:rFonts w:ascii="Times New Roman" w:hAnsi="Times New Roman" w:cs="Times New Roman"/>
          <w:i/>
          <w:color w:val="auto"/>
          <w:sz w:val="24"/>
          <w:szCs w:val="24"/>
          <w:lang w:val="es-MX"/>
        </w:rPr>
        <w:t xml:space="preserve">GIS. </w:t>
      </w:r>
      <w:r w:rsidRPr="00BC1710">
        <w:rPr>
          <w:rFonts w:ascii="Times New Roman" w:hAnsi="Times New Roman" w:cs="Times New Roman"/>
          <w:color w:val="auto"/>
          <w:sz w:val="24"/>
          <w:szCs w:val="24"/>
          <w:lang w:val="es-MX"/>
        </w:rPr>
        <w:t xml:space="preserve">Por último, la plataforma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sidRPr="00BC1710">
        <w:rPr>
          <w:rFonts w:ascii="Times New Roman" w:hAnsi="Times New Roman" w:cs="Times New Roman"/>
          <w:i/>
          <w:color w:val="auto"/>
          <w:sz w:val="24"/>
          <w:szCs w:val="24"/>
          <w:lang w:val="es-MX"/>
        </w:rPr>
        <w:t xml:space="preserve">ranking </w:t>
      </w:r>
      <w:r w:rsidRPr="00BC1710">
        <w:rPr>
          <w:rFonts w:ascii="Times New Roman" w:hAnsi="Times New Roman" w:cs="Times New Roman"/>
          <w:color w:val="auto"/>
          <w:sz w:val="24"/>
          <w:szCs w:val="24"/>
          <w:lang w:val="es-MX"/>
        </w:rPr>
        <w:t>es público y</w:t>
      </w:r>
      <w:r w:rsidRPr="00BC1710">
        <w:rPr>
          <w:rFonts w:ascii="Times New Roman" w:hAnsi="Times New Roman" w:cs="Times New Roman"/>
          <w:i/>
          <w:color w:val="auto"/>
          <w:sz w:val="24"/>
          <w:szCs w:val="24"/>
          <w:lang w:val="es-MX"/>
        </w:rPr>
        <w:t xml:space="preserve"> </w:t>
      </w:r>
      <w:r w:rsidRPr="00BC1710">
        <w:rPr>
          <w:rFonts w:ascii="Times New Roman" w:hAnsi="Times New Roman" w:cs="Times New Roman"/>
          <w:color w:val="auto"/>
          <w:sz w:val="24"/>
          <w:szCs w:val="24"/>
          <w:lang w:val="es-MX"/>
        </w:rPr>
        <w:t xml:space="preserve">se hace con base en las restricciones legales y técnicas impuestas por la autoridad electoral. </w:t>
      </w:r>
    </w:p>
    <w:p w14:paraId="68BBFDAF" w14:textId="34F5F13C" w:rsidR="005B0486" w:rsidRPr="00BC1710" w:rsidRDefault="00625992" w:rsidP="00625992">
      <w:pPr>
        <w:jc w:val="both"/>
        <w:rPr>
          <w:rFonts w:eastAsia="Times New Roman" w:cs="Times New Roman"/>
          <w:color w:val="auto"/>
        </w:rPr>
      </w:pPr>
      <w:r w:rsidRPr="00BC1710">
        <w:rPr>
          <w:rFonts w:ascii="Times New Roman" w:hAnsi="Times New Roman" w:cs="Times New Roman"/>
          <w:color w:val="auto"/>
          <w:sz w:val="24"/>
          <w:szCs w:val="24"/>
          <w:lang w:val="es-MX"/>
        </w:rPr>
        <w:t>En síntesis, este tipo de</w:t>
      </w:r>
      <w:r w:rsidR="006B560D" w:rsidRPr="00BC1710">
        <w:rPr>
          <w:rFonts w:ascii="Times New Roman" w:hAnsi="Times New Roman" w:cs="Times New Roman"/>
          <w:color w:val="auto"/>
          <w:sz w:val="24"/>
          <w:szCs w:val="24"/>
          <w:lang w:val="es-MX"/>
        </w:rPr>
        <w:t xml:space="preserve"> herramienta</w:t>
      </w:r>
      <w:r w:rsidRPr="00BC1710">
        <w:rPr>
          <w:rFonts w:ascii="Times New Roman" w:hAnsi="Times New Roman" w:cs="Times New Roman"/>
          <w:color w:val="auto"/>
          <w:sz w:val="24"/>
          <w:szCs w:val="24"/>
          <w:lang w:val="es-MX"/>
        </w:rPr>
        <w:t>s</w:t>
      </w:r>
      <w:r w:rsidR="006B560D" w:rsidRPr="00BC1710">
        <w:rPr>
          <w:rFonts w:ascii="Times New Roman" w:hAnsi="Times New Roman" w:cs="Times New Roman"/>
          <w:color w:val="auto"/>
          <w:sz w:val="24"/>
          <w:szCs w:val="24"/>
          <w:lang w:val="es-MX"/>
        </w:rPr>
        <w:t xml:space="preserve"> abre</w:t>
      </w:r>
      <w:r w:rsidRPr="00BC1710">
        <w:rPr>
          <w:rFonts w:ascii="Times New Roman" w:hAnsi="Times New Roman" w:cs="Times New Roman"/>
          <w:color w:val="auto"/>
          <w:sz w:val="24"/>
          <w:szCs w:val="24"/>
          <w:lang w:val="es-MX"/>
        </w:rPr>
        <w:t>n</w:t>
      </w:r>
      <w:r w:rsidR="006B560D" w:rsidRPr="00BC1710">
        <w:rPr>
          <w:rFonts w:ascii="Times New Roman" w:hAnsi="Times New Roman" w:cs="Times New Roman"/>
          <w:color w:val="auto"/>
          <w:sz w:val="24"/>
          <w:szCs w:val="24"/>
          <w:lang w:val="es-MX"/>
        </w:rPr>
        <w:t xml:space="preserve"> una ventana </w:t>
      </w:r>
      <w:r w:rsidRPr="00BC1710">
        <w:rPr>
          <w:rFonts w:ascii="Times New Roman" w:hAnsi="Times New Roman" w:cs="Times New Roman"/>
          <w:color w:val="auto"/>
          <w:sz w:val="24"/>
          <w:szCs w:val="24"/>
          <w:lang w:val="es-MX"/>
        </w:rPr>
        <w:t xml:space="preserve">importante </w:t>
      </w:r>
      <w:r w:rsidR="006B560D" w:rsidRPr="00BC1710">
        <w:rPr>
          <w:rFonts w:ascii="Times New Roman" w:hAnsi="Times New Roman" w:cs="Times New Roman"/>
          <w:color w:val="auto"/>
          <w:sz w:val="24"/>
          <w:szCs w:val="24"/>
          <w:lang w:val="es-MX"/>
        </w:rPr>
        <w:t xml:space="preserve">para que cualquier ciudadano pueda participar en la redistritación, comunicar sus necesidades e intereses y, al mismo tiempo, le permite </w:t>
      </w:r>
      <w:r w:rsidR="006328A2" w:rsidRPr="00BC1710">
        <w:rPr>
          <w:rFonts w:ascii="Times New Roman" w:hAnsi="Times New Roman" w:cs="Times New Roman"/>
          <w:color w:val="auto"/>
          <w:sz w:val="24"/>
          <w:szCs w:val="24"/>
          <w:lang w:val="es-MX"/>
        </w:rPr>
        <w:t xml:space="preserve">a la autoridad electoral: a) contar </w:t>
      </w:r>
      <w:r w:rsidR="006B560D" w:rsidRPr="00BC1710">
        <w:rPr>
          <w:rFonts w:ascii="Times New Roman" w:hAnsi="Times New Roman" w:cs="Times New Roman"/>
          <w:color w:val="auto"/>
          <w:sz w:val="24"/>
          <w:szCs w:val="24"/>
          <w:lang w:val="es-MX"/>
        </w:rPr>
        <w:t xml:space="preserve">con más información </w:t>
      </w:r>
      <w:r w:rsidR="006328A2" w:rsidRPr="00BC1710">
        <w:rPr>
          <w:rFonts w:ascii="Times New Roman" w:hAnsi="Times New Roman" w:cs="Times New Roman"/>
          <w:color w:val="auto"/>
          <w:sz w:val="24"/>
          <w:szCs w:val="24"/>
          <w:lang w:val="es-MX"/>
        </w:rPr>
        <w:t xml:space="preserve">a través del </w:t>
      </w:r>
      <w:r w:rsidR="006328A2" w:rsidRPr="00BC1710">
        <w:rPr>
          <w:rFonts w:ascii="Times New Roman" w:hAnsi="Times New Roman" w:cs="Times New Roman"/>
          <w:i/>
          <w:color w:val="auto"/>
          <w:sz w:val="24"/>
          <w:szCs w:val="24"/>
          <w:lang w:val="es-MX"/>
        </w:rPr>
        <w:t xml:space="preserve">crowdsourcing </w:t>
      </w:r>
      <w:r w:rsidR="006328A2" w:rsidRPr="00BC1710">
        <w:rPr>
          <w:rFonts w:ascii="Times New Roman" w:hAnsi="Times New Roman" w:cs="Times New Roman"/>
          <w:color w:val="auto"/>
          <w:sz w:val="24"/>
          <w:szCs w:val="24"/>
          <w:lang w:val="es-MX"/>
        </w:rPr>
        <w:t xml:space="preserve">, y </w:t>
      </w:r>
      <w:r w:rsidR="006328A2" w:rsidRPr="00BC1710">
        <w:rPr>
          <w:rFonts w:ascii="Times New Roman" w:hAnsi="Times New Roman" w:cs="Times New Roman"/>
          <w:color w:val="auto"/>
          <w:sz w:val="24"/>
          <w:szCs w:val="24"/>
          <w:lang w:val="es-MX"/>
        </w:rPr>
        <w:lastRenderedPageBreak/>
        <w:t xml:space="preserve">b) contrar </w:t>
      </w:r>
      <w:r w:rsidR="006B560D" w:rsidRPr="00BC1710">
        <w:rPr>
          <w:rFonts w:ascii="Times New Roman" w:hAnsi="Times New Roman" w:cs="Times New Roman"/>
          <w:color w:val="auto"/>
          <w:sz w:val="24"/>
          <w:szCs w:val="24"/>
          <w:lang w:val="es-MX"/>
        </w:rPr>
        <w:t>con una herramienta para evaluar y contrastar las contrapropuestas utilizando criterios objetivos</w:t>
      </w:r>
      <w:r w:rsidR="006328A2" w:rsidRPr="00BC1710">
        <w:rPr>
          <w:rFonts w:ascii="Times New Roman" w:hAnsi="Times New Roman" w:cs="Times New Roman"/>
          <w:color w:val="auto"/>
          <w:sz w:val="24"/>
          <w:szCs w:val="24"/>
          <w:lang w:val="es-MX"/>
        </w:rPr>
        <w:t xml:space="preserve"> y automatizados</w:t>
      </w:r>
      <w:r w:rsidR="006B560D" w:rsidRPr="00BC1710">
        <w:rPr>
          <w:rFonts w:ascii="Times New Roman" w:hAnsi="Times New Roman" w:cs="Times New Roman"/>
          <w:color w:val="auto"/>
          <w:sz w:val="24"/>
          <w:szCs w:val="24"/>
          <w:lang w:val="es-MX"/>
        </w:rPr>
        <w:t xml:space="preserve">. </w:t>
      </w:r>
      <w:r w:rsidRPr="00BC1710">
        <w:rPr>
          <w:rFonts w:ascii="Times New Roman" w:hAnsi="Times New Roman" w:cs="Times New Roman"/>
          <w:color w:val="auto"/>
          <w:sz w:val="24"/>
          <w:szCs w:val="24"/>
          <w:lang w:val="es-MX"/>
        </w:rPr>
        <w:t xml:space="preserve">Es decir, las plataformas de mapeo público son un posible solución para que la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y para transitar de los primeros a los últimos niveles de participación ciudadana. </w:t>
      </w:r>
    </w:p>
    <w:p w14:paraId="0F00063B" w14:textId="2C8BFF42"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w:t>
      </w:r>
      <w:r w:rsidR="006B560D" w:rsidRPr="00BC1710">
        <w:rPr>
          <w:rFonts w:ascii="Times New Roman" w:hAnsi="Times New Roman" w:cs="Times New Roman"/>
          <w:b/>
          <w:color w:val="auto"/>
          <w:lang w:val="es-MX"/>
        </w:rPr>
        <w:t>V. Conclusiones</w:t>
      </w:r>
    </w:p>
    <w:p w14:paraId="0EFBCF3E" w14:textId="6233CFF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w:t>
      </w:r>
      <w:r w:rsidR="00625992" w:rsidRPr="00BC1710">
        <w:rPr>
          <w:rFonts w:ascii="Times New Roman" w:eastAsia="Times New Roman" w:hAnsi="Times New Roman" w:cs="Times New Roman"/>
          <w:color w:val="auto"/>
          <w:sz w:val="24"/>
          <w:lang w:val="es-MX"/>
        </w:rPr>
        <w:t xml:space="preserve"> la redistritación se convierta en</w:t>
      </w:r>
      <w:r w:rsidRPr="00BC1710">
        <w:rPr>
          <w:rFonts w:ascii="Times New Roman" w:eastAsia="Times New Roman" w:hAnsi="Times New Roman" w:cs="Times New Roman"/>
          <w:color w:val="auto"/>
          <w:sz w:val="24"/>
          <w:lang w:val="es-MX"/>
        </w:rPr>
        <w:t xml:space="preserve"> un proceso inclusivo, equilibrado y transparente para darle sentido a los nuevos espacios de representación en el congreso federal y en cada una de las asambleas legislativas en los estados. </w:t>
      </w:r>
    </w:p>
    <w:p w14:paraId="6D4A2DC6" w14:textId="77777777"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commentRangeStart w:id="25"/>
      <w:r w:rsidRPr="00BC1710">
        <w:rPr>
          <w:rFonts w:ascii="Times New Roman" w:eastAsia="Times New Roman" w:hAnsi="Times New Roman" w:cs="Times New Roman"/>
          <w:color w:val="auto"/>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w:t>
      </w:r>
      <w:r w:rsidRPr="00BC1710">
        <w:rPr>
          <w:rFonts w:ascii="Times New Roman" w:eastAsia="Times New Roman" w:hAnsi="Times New Roman" w:cs="Times New Roman"/>
          <w:color w:val="auto"/>
          <w:sz w:val="24"/>
          <w:lang w:val="es-MX"/>
        </w:rPr>
        <w:lastRenderedPageBreak/>
        <w:t>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commentRangeEnd w:id="25"/>
      <w:r w:rsidRPr="00BC1710">
        <w:rPr>
          <w:rFonts w:ascii="Times New Roman" w:eastAsia="Times New Roman" w:hAnsi="Times New Roman" w:cs="Times New Roman"/>
          <w:color w:val="auto"/>
          <w:sz w:val="24"/>
          <w:lang w:val="es-MX"/>
        </w:rPr>
        <w:commentReference w:id="25"/>
      </w:r>
      <w:r w:rsidRPr="00BC1710">
        <w:rPr>
          <w:rFonts w:ascii="Times New Roman" w:eastAsia="Times New Roman" w:hAnsi="Times New Roman" w:cs="Times New Roman"/>
          <w:color w:val="auto"/>
          <w:sz w:val="24"/>
          <w:lang w:val="es-MX"/>
        </w:rPr>
        <w:t xml:space="preserve"> </w:t>
      </w:r>
    </w:p>
    <w:p w14:paraId="51CB043B" w14:textId="3B91F602"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Consideramos que los procesos de redistritación en México, tanto federales como locales, no han recibido la atención que merecen. El análisis de la intersección entre los criterios –y la metodología– </w:t>
      </w:r>
      <w:r w:rsidR="00BC1710" w:rsidRPr="00BC1710">
        <w:rPr>
          <w:rFonts w:ascii="Times New Roman" w:eastAsia="Times New Roman" w:hAnsi="Times New Roman" w:cs="Times New Roman"/>
          <w:color w:val="auto"/>
          <w:sz w:val="24"/>
          <w:lang w:val="es-MX"/>
        </w:rPr>
        <w:t>utilizados en la redistritación</w:t>
      </w:r>
      <w:r w:rsidRPr="00BC1710">
        <w:rPr>
          <w:rFonts w:ascii="Times New Roman" w:eastAsia="Times New Roman" w:hAnsi="Times New Roman" w:cs="Times New Roman"/>
          <w:color w:val="auto"/>
          <w:sz w:val="24"/>
          <w:lang w:val="es-MX"/>
        </w:rPr>
        <w:t xml:space="preserve">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746E3CA6" w14:textId="77777777" w:rsidR="005B0486" w:rsidRPr="00BC1710" w:rsidRDefault="005B0486" w:rsidP="0095771F">
      <w:pPr>
        <w:pStyle w:val="Heading1"/>
        <w:jc w:val="both"/>
        <w:rPr>
          <w:color w:val="auto"/>
          <w:lang w:val="es-MX"/>
        </w:rPr>
      </w:pPr>
    </w:p>
    <w:p w14:paraId="441997C0" w14:textId="77777777" w:rsidR="005B0486" w:rsidRPr="00BC1710" w:rsidRDefault="006B560D" w:rsidP="0095771F">
      <w:pPr>
        <w:pStyle w:val="Heading1"/>
        <w:pageBreakBefore/>
        <w:jc w:val="both"/>
        <w:rPr>
          <w:rFonts w:ascii="Times New Roman" w:hAnsi="Times New Roman" w:cs="Times New Roman"/>
          <w:b/>
          <w:color w:val="auto"/>
        </w:rPr>
      </w:pPr>
      <w:proofErr w:type="spellStart"/>
      <w:r w:rsidRPr="00BC1710">
        <w:rPr>
          <w:rFonts w:ascii="Times New Roman" w:hAnsi="Times New Roman" w:cs="Times New Roman"/>
          <w:b/>
          <w:color w:val="auto"/>
        </w:rPr>
        <w:lastRenderedPageBreak/>
        <w:t>Referencias</w:t>
      </w:r>
      <w:proofErr w:type="spellEnd"/>
    </w:p>
    <w:p w14:paraId="24DF8CE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Altman Micah y Michael P. McDonald (2010), “The Promise and Perils of Computers in Redistricting.” </w:t>
      </w:r>
      <w:r w:rsidRPr="00BC1710">
        <w:rPr>
          <w:rFonts w:ascii="Times New Roman" w:eastAsia="Times New Roman" w:hAnsi="Times New Roman" w:cs="Times New Roman"/>
          <w:i/>
          <w:color w:val="auto"/>
          <w:sz w:val="24"/>
          <w:szCs w:val="24"/>
        </w:rPr>
        <w:t xml:space="preserve">Duke J </w:t>
      </w:r>
      <w:proofErr w:type="spellStart"/>
      <w:r w:rsidRPr="00BC1710">
        <w:rPr>
          <w:rFonts w:ascii="Times New Roman" w:eastAsia="Times New Roman" w:hAnsi="Times New Roman" w:cs="Times New Roman"/>
          <w:i/>
          <w:color w:val="auto"/>
          <w:sz w:val="24"/>
          <w:szCs w:val="24"/>
        </w:rPr>
        <w:t>Const</w:t>
      </w:r>
      <w:proofErr w:type="spellEnd"/>
      <w:r w:rsidRPr="00BC1710">
        <w:rPr>
          <w:rFonts w:ascii="Times New Roman" w:eastAsia="Times New Roman" w:hAnsi="Times New Roman" w:cs="Times New Roman"/>
          <w:i/>
          <w:color w:val="auto"/>
          <w:sz w:val="24"/>
          <w:szCs w:val="24"/>
        </w:rPr>
        <w:t xml:space="preserve"> Law Pub Poly Review</w:t>
      </w:r>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5:69–159.</w:t>
      </w:r>
      <w:proofErr w:type="gramEnd"/>
      <w:r w:rsidRPr="00BC1710">
        <w:rPr>
          <w:rFonts w:ascii="Times New Roman" w:eastAsia="Times New Roman" w:hAnsi="Times New Roman" w:cs="Times New Roman"/>
          <w:color w:val="auto"/>
          <w:sz w:val="24"/>
          <w:szCs w:val="24"/>
        </w:rPr>
        <w:t xml:space="preserve"> En: </w:t>
      </w:r>
      <w:hyperlink r:id="rId10">
        <w:r w:rsidRPr="00BC1710">
          <w:rPr>
            <w:rStyle w:val="InternetLink"/>
            <w:rFonts w:ascii="Times New Roman" w:eastAsia="Times New Roman" w:hAnsi="Times New Roman" w:cs="Times New Roman"/>
            <w:color w:val="auto"/>
            <w:sz w:val="24"/>
            <w:szCs w:val="24"/>
          </w:rPr>
          <w:t>http://informatics.mit.edu/publications/promise-and-perils-computers-redistricting</w:t>
        </w:r>
      </w:hyperlink>
      <w:r w:rsidRPr="00BC1710">
        <w:rPr>
          <w:rFonts w:ascii="Times New Roman" w:eastAsia="Times New Roman" w:hAnsi="Times New Roman" w:cs="Times New Roman"/>
          <w:color w:val="auto"/>
          <w:sz w:val="24"/>
          <w:szCs w:val="24"/>
        </w:rPr>
        <w:t>.</w:t>
      </w:r>
    </w:p>
    <w:p w14:paraId="2F2C24F9" w14:textId="77777777" w:rsidR="005B0486" w:rsidRPr="00BC1710" w:rsidRDefault="006B560D" w:rsidP="0095771F">
      <w:pPr>
        <w:spacing w:line="240" w:lineRule="auto"/>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(2011).</w:t>
      </w:r>
      <w:proofErr w:type="gramEnd"/>
      <w:r w:rsidRPr="00BC1710">
        <w:rPr>
          <w:rFonts w:ascii="Times New Roman" w:eastAsia="Times New Roman" w:hAnsi="Times New Roman" w:cs="Times New Roman"/>
          <w:color w:val="auto"/>
          <w:sz w:val="24"/>
          <w:szCs w:val="24"/>
        </w:rPr>
        <w:t xml:space="preserve"> “Technology for Public Participation in Redistricting.” In </w:t>
      </w:r>
      <w:proofErr w:type="spellStart"/>
      <w:r w:rsidRPr="00BC1710">
        <w:rPr>
          <w:rFonts w:ascii="Times New Roman" w:eastAsia="Times New Roman" w:hAnsi="Times New Roman" w:cs="Times New Roman"/>
          <w:color w:val="auto"/>
          <w:sz w:val="24"/>
          <w:szCs w:val="24"/>
        </w:rPr>
        <w:t>Moncrief</w:t>
      </w:r>
      <w:proofErr w:type="spellEnd"/>
      <w:r w:rsidRPr="00BC1710">
        <w:rPr>
          <w:rFonts w:ascii="Times New Roman" w:eastAsia="Times New Roman" w:hAnsi="Times New Roman" w:cs="Times New Roman"/>
          <w:color w:val="auto"/>
          <w:sz w:val="24"/>
          <w:szCs w:val="24"/>
        </w:rPr>
        <w:t xml:space="preserve">, Gary F. </w:t>
      </w:r>
      <w:r w:rsidRPr="00BC1710">
        <w:rPr>
          <w:rFonts w:ascii="Times New Roman" w:eastAsia="Times New Roman" w:hAnsi="Times New Roman" w:cs="Times New Roman"/>
          <w:i/>
          <w:iCs/>
          <w:color w:val="auto"/>
          <w:sz w:val="24"/>
          <w:szCs w:val="24"/>
        </w:rPr>
        <w:t>Reapportionment and Redistricting in the West</w:t>
      </w:r>
      <w:r w:rsidRPr="00BC1710">
        <w:rPr>
          <w:rFonts w:ascii="Times New Roman" w:eastAsia="Times New Roman" w:hAnsi="Times New Roman" w:cs="Times New Roman"/>
          <w:color w:val="auto"/>
          <w:sz w:val="24"/>
          <w:szCs w:val="24"/>
        </w:rPr>
        <w:t>. New York: Lexington Books Press.</w:t>
      </w:r>
    </w:p>
    <w:p w14:paraId="4B9335C1"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________ (2012), “Redistricting Principles for the Twenty-First Century.” </w:t>
      </w:r>
      <w:r w:rsidRPr="00BC1710">
        <w:rPr>
          <w:rFonts w:ascii="Times New Roman" w:eastAsia="Times New Roman" w:hAnsi="Times New Roman" w:cs="Times New Roman"/>
          <w:i/>
          <w:color w:val="auto"/>
          <w:sz w:val="24"/>
          <w:szCs w:val="24"/>
        </w:rPr>
        <w:t>Case Western Reserve Law Review,</w:t>
      </w:r>
      <w:r w:rsidRPr="00BC1710">
        <w:rPr>
          <w:rFonts w:ascii="Times New Roman" w:eastAsia="Times New Roman" w:hAnsi="Times New Roman" w:cs="Times New Roman"/>
          <w:color w:val="auto"/>
          <w:sz w:val="24"/>
          <w:szCs w:val="24"/>
        </w:rPr>
        <w:t xml:space="preserve"> 62, no. 4: 1179-1204.</w:t>
      </w:r>
    </w:p>
    <w:p w14:paraId="69820A0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(2014).</w:t>
      </w:r>
      <w:proofErr w:type="gramEnd"/>
      <w:r w:rsidRPr="00BC1710">
        <w:rPr>
          <w:rFonts w:ascii="Times New Roman" w:eastAsia="Times New Roman" w:hAnsi="Times New Roman" w:cs="Times New Roman"/>
          <w:color w:val="auto"/>
          <w:sz w:val="24"/>
          <w:szCs w:val="24"/>
        </w:rPr>
        <w:t xml:space="preserve"> “How Independent Commissions Could Use the Internet and Open Software to Maximize Transparency and Public Engagement in Redistricting.” </w:t>
      </w:r>
      <w:proofErr w:type="gramStart"/>
      <w:r w:rsidRPr="00BC1710">
        <w:rPr>
          <w:rFonts w:ascii="Times New Roman" w:eastAsia="Times New Roman" w:hAnsi="Times New Roman" w:cs="Times New Roman"/>
          <w:i/>
          <w:color w:val="auto"/>
          <w:sz w:val="24"/>
          <w:szCs w:val="24"/>
        </w:rPr>
        <w:t>Scholars Strategy Network.</w:t>
      </w:r>
      <w:proofErr w:type="gramEnd"/>
      <w:r w:rsidRPr="00BC1710">
        <w:rPr>
          <w:rFonts w:ascii="Times New Roman" w:eastAsia="Times New Roman" w:hAnsi="Times New Roman" w:cs="Times New Roman"/>
          <w:color w:val="auto"/>
          <w:sz w:val="24"/>
          <w:szCs w:val="24"/>
        </w:rPr>
        <w:t xml:space="preserve"> En:</w:t>
      </w:r>
    </w:p>
    <w:p w14:paraId="3CC76B03" w14:textId="77777777" w:rsidR="005B0486" w:rsidRPr="00BC1710" w:rsidRDefault="004B11CC" w:rsidP="0095771F">
      <w:pPr>
        <w:pStyle w:val="LO-normal"/>
        <w:spacing w:line="240" w:lineRule="auto"/>
        <w:ind w:left="720"/>
        <w:contextualSpacing/>
        <w:jc w:val="both"/>
        <w:rPr>
          <w:rFonts w:ascii="Times New Roman" w:eastAsia="Times New Roman" w:hAnsi="Times New Roman" w:cs="Times New Roman"/>
          <w:color w:val="auto"/>
          <w:sz w:val="24"/>
          <w:szCs w:val="24"/>
        </w:rPr>
      </w:pPr>
      <w:hyperlink r:id="rId11">
        <w:r w:rsidR="006B560D" w:rsidRPr="00BC1710">
          <w:rPr>
            <w:rStyle w:val="InternetLink"/>
            <w:rFonts w:ascii="Times New Roman" w:eastAsia="Times New Roman" w:hAnsi="Times New Roman" w:cs="Times New Roman"/>
            <w:color w:val="auto"/>
            <w:sz w:val="24"/>
            <w:szCs w:val="24"/>
          </w:rPr>
          <w:t>ssn_key_findings_altman_and_mcdonald_on_redistricting_reform_at_internet_scale.pdf</w:t>
        </w:r>
      </w:hyperlink>
      <w:r w:rsidR="006B560D" w:rsidRPr="00BC1710">
        <w:rPr>
          <w:rFonts w:ascii="Times New Roman" w:eastAsia="Times New Roman" w:hAnsi="Times New Roman" w:cs="Times New Roman"/>
          <w:color w:val="auto"/>
          <w:sz w:val="24"/>
          <w:szCs w:val="24"/>
        </w:rPr>
        <w:t xml:space="preserve"> [10 de </w:t>
      </w:r>
      <w:proofErr w:type="spellStart"/>
      <w:r w:rsidR="006B560D" w:rsidRPr="00BC1710">
        <w:rPr>
          <w:rFonts w:ascii="Times New Roman" w:eastAsia="Times New Roman" w:hAnsi="Times New Roman" w:cs="Times New Roman"/>
          <w:color w:val="auto"/>
          <w:sz w:val="24"/>
          <w:szCs w:val="24"/>
        </w:rPr>
        <w:t>marzo</w:t>
      </w:r>
      <w:proofErr w:type="spellEnd"/>
      <w:r w:rsidR="006B560D" w:rsidRPr="00BC1710">
        <w:rPr>
          <w:rFonts w:ascii="Times New Roman" w:eastAsia="Times New Roman" w:hAnsi="Times New Roman" w:cs="Times New Roman"/>
          <w:color w:val="auto"/>
          <w:sz w:val="24"/>
          <w:szCs w:val="24"/>
        </w:rPr>
        <w:t xml:space="preserve"> de 2015].</w:t>
      </w:r>
    </w:p>
    <w:p w14:paraId="49611BF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________ (2014a) “Public Participation GIS: The Case of Redistricting,” Proceedings of the 47th </w:t>
      </w:r>
      <w:r w:rsidRPr="00BC1710">
        <w:rPr>
          <w:rFonts w:ascii="Times New Roman" w:eastAsia="Times New Roman" w:hAnsi="Times New Roman" w:cs="Times New Roman"/>
          <w:i/>
          <w:color w:val="auto"/>
          <w:sz w:val="24"/>
          <w:szCs w:val="24"/>
        </w:rPr>
        <w:t>Annual Hawaii International Conference on Systems Sciences</w:t>
      </w:r>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 xml:space="preserve">En: </w:t>
      </w:r>
      <w:hyperlink>
        <w:r w:rsidRPr="00BC1710">
          <w:rPr>
            <w:rStyle w:val="InternetLink"/>
            <w:rFonts w:ascii="Times New Roman" w:eastAsia="Times New Roman" w:hAnsi="Times New Roman" w:cs="Times New Roman"/>
            <w:color w:val="auto"/>
            <w:sz w:val="24"/>
            <w:szCs w:val="24"/>
            <w:lang w:val="es-MX"/>
          </w:rPr>
          <w:t>http://papers.ssrn.com/sol3/papers.cfm?abstract_id=2321870</w:t>
        </w:r>
      </w:hyperlink>
      <w:r w:rsidRPr="00BC1710">
        <w:rPr>
          <w:rFonts w:ascii="Times New Roman" w:eastAsia="Times New Roman" w:hAnsi="Times New Roman" w:cs="Times New Roman"/>
          <w:color w:val="auto"/>
          <w:sz w:val="24"/>
          <w:szCs w:val="24"/>
          <w:lang w:val="es-MX"/>
        </w:rPr>
        <w:t>. [3 de marzo de 2015].</w:t>
      </w:r>
    </w:p>
    <w:p w14:paraId="2D7AD6A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Altman Micah, Thomas E., Mann, Michael P. McDonald y Norman. J. Ornstein (2010). “Principles for Transparency and Public Participation in Redistricting.” </w:t>
      </w:r>
      <w:r w:rsidRPr="00BC1710">
        <w:rPr>
          <w:rFonts w:ascii="Times New Roman" w:eastAsia="Times New Roman" w:hAnsi="Times New Roman" w:cs="Times New Roman"/>
          <w:i/>
          <w:color w:val="auto"/>
          <w:sz w:val="24"/>
          <w:szCs w:val="24"/>
          <w:lang w:val="es-MX"/>
        </w:rPr>
        <w:t>Brookings Institution</w:t>
      </w:r>
      <w:r w:rsidRPr="00BC1710">
        <w:rPr>
          <w:rFonts w:ascii="Times New Roman" w:eastAsia="Times New Roman" w:hAnsi="Times New Roman" w:cs="Times New Roman"/>
          <w:color w:val="auto"/>
          <w:sz w:val="24"/>
          <w:szCs w:val="24"/>
          <w:lang w:val="es-MX"/>
        </w:rPr>
        <w:t>. En:</w:t>
      </w:r>
      <w:r w:rsidRPr="00BC1710">
        <w:rPr>
          <w:color w:val="auto"/>
        </w:rPr>
        <w:fldChar w:fldCharType="begin"/>
      </w:r>
      <w:r w:rsidRPr="00BC1710">
        <w:rPr>
          <w:color w:val="auto"/>
        </w:rPr>
        <w:instrText xml:space="preserve"> HYPERLINK \h </w:instrText>
      </w:r>
      <w:r w:rsidRPr="00BC1710">
        <w:rPr>
          <w:color w:val="auto"/>
        </w:rPr>
        <w:fldChar w:fldCharType="separate"/>
      </w:r>
      <w:r w:rsidRPr="00BC1710">
        <w:rPr>
          <w:rStyle w:val="InternetLink"/>
          <w:rFonts w:ascii="Times New Roman" w:eastAsia="Times New Roman" w:hAnsi="Times New Roman" w:cs="Times New Roman"/>
          <w:color w:val="auto"/>
          <w:sz w:val="24"/>
          <w:szCs w:val="24"/>
          <w:lang w:val="es-MX"/>
        </w:rPr>
        <w:t xml:space="preserve"> </w:t>
      </w:r>
      <w:r w:rsidRPr="00BC1710">
        <w:rPr>
          <w:rStyle w:val="InternetLink"/>
          <w:rFonts w:ascii="Times New Roman" w:eastAsia="Times New Roman" w:hAnsi="Times New Roman" w:cs="Times New Roman"/>
          <w:color w:val="auto"/>
          <w:sz w:val="24"/>
          <w:szCs w:val="24"/>
          <w:lang w:val="es-MX"/>
        </w:rPr>
        <w:fldChar w:fldCharType="end"/>
      </w:r>
      <w:hyperlink r:id="rId12">
        <w:r w:rsidRPr="00BC1710">
          <w:rPr>
            <w:rStyle w:val="InternetLink"/>
            <w:rFonts w:ascii="Times New Roman" w:eastAsia="Times New Roman" w:hAnsi="Times New Roman" w:cs="Times New Roman"/>
            <w:color w:val="auto"/>
            <w:sz w:val="24"/>
            <w:szCs w:val="24"/>
            <w:lang w:val="es-MX"/>
          </w:rPr>
          <w:t>http://www.brookings.edu/research/opinions/2010/06/17-redistricting-statement</w:t>
        </w:r>
      </w:hyperlink>
      <w:r w:rsidRPr="00BC1710">
        <w:rPr>
          <w:rFonts w:ascii="Times New Roman" w:eastAsia="Times New Roman" w:hAnsi="Times New Roman" w:cs="Times New Roman"/>
          <w:color w:val="auto"/>
          <w:sz w:val="24"/>
          <w:szCs w:val="24"/>
          <w:u w:val="single"/>
          <w:lang w:val="es-MX"/>
        </w:rPr>
        <w:t xml:space="preserve"> </w:t>
      </w:r>
      <w:bookmarkStart w:id="26" w:name="bookmark5"/>
      <w:bookmarkStart w:id="27" w:name="bookmark4"/>
      <w:bookmarkStart w:id="28" w:name="bookmark3"/>
      <w:bookmarkStart w:id="29" w:name="bookmark2"/>
      <w:bookmarkStart w:id="30" w:name="bookmark1"/>
      <w:bookmarkStart w:id="31" w:name="bookmark0"/>
      <w:bookmarkStart w:id="32" w:name="bookmark6"/>
      <w:bookmarkStart w:id="33" w:name="bookmark7"/>
      <w:bookmarkStart w:id="34" w:name="bookmark8"/>
      <w:bookmarkStart w:id="35" w:name="bookmark9"/>
      <w:bookmarkStart w:id="36" w:name="bookmark10"/>
      <w:bookmarkStart w:id="37" w:name="bookmark11"/>
      <w:bookmarkStart w:id="38" w:name="bookmark12"/>
      <w:bookmarkStart w:id="39" w:name="bookmark13"/>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BC1710">
        <w:rPr>
          <w:rFonts w:ascii="Times New Roman" w:eastAsia="Times New Roman" w:hAnsi="Times New Roman" w:cs="Times New Roman"/>
          <w:color w:val="auto"/>
          <w:sz w:val="24"/>
          <w:szCs w:val="24"/>
          <w:lang w:val="es-MX"/>
        </w:rPr>
        <w:t>[9 de marzo de 2015].</w:t>
      </w:r>
    </w:p>
    <w:p w14:paraId="5C8AA60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Balkin, Robert y Sara Berenice  Orta Flores (2004). </w:t>
      </w:r>
      <w:r w:rsidRPr="00BC1710">
        <w:rPr>
          <w:rFonts w:ascii="Times New Roman" w:eastAsia="Times New Roman" w:hAnsi="Times New Roman" w:cs="Times New Roman"/>
          <w:i/>
          <w:iCs/>
          <w:color w:val="auto"/>
          <w:sz w:val="24"/>
          <w:szCs w:val="24"/>
          <w:lang w:val="es-MX"/>
        </w:rPr>
        <w:t>El poder legislativo estatal en México: análisis y diagnóstico</w:t>
      </w:r>
      <w:r w:rsidRPr="00BC1710">
        <w:rPr>
          <w:rFonts w:ascii="Times New Roman" w:eastAsia="Times New Roman" w:hAnsi="Times New Roman" w:cs="Times New Roman"/>
          <w:color w:val="auto"/>
          <w:sz w:val="24"/>
          <w:szCs w:val="24"/>
          <w:lang w:val="es-MX"/>
        </w:rPr>
        <w:t>. Ciudad de México: SUNY, ITAM, CIDE y Universidad Anahuac.</w:t>
      </w:r>
    </w:p>
    <w:p w14:paraId="4E104C0F"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Dahl, Robert (1972). </w:t>
      </w:r>
      <w:r w:rsidRPr="00BC1710">
        <w:rPr>
          <w:rFonts w:ascii="Times New Roman" w:eastAsia="Times New Roman" w:hAnsi="Times New Roman" w:cs="Times New Roman"/>
          <w:i/>
          <w:color w:val="auto"/>
          <w:sz w:val="24"/>
          <w:szCs w:val="24"/>
          <w:lang w:val="es-MX"/>
        </w:rPr>
        <w:t>Polyarchy</w:t>
      </w:r>
      <w:r w:rsidRPr="00BC1710">
        <w:rPr>
          <w:rFonts w:ascii="Times New Roman" w:eastAsia="Times New Roman" w:hAnsi="Times New Roman" w:cs="Times New Roman"/>
          <w:color w:val="auto"/>
          <w:sz w:val="24"/>
          <w:szCs w:val="24"/>
          <w:lang w:val="es-MX"/>
        </w:rPr>
        <w:t xml:space="preserve">. New Haven: Yale University Press. </w:t>
      </w:r>
    </w:p>
    <w:p w14:paraId="6242BC6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Dworak,  Fernando. (2003).</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El legislador a examen: el debate sobre la reelección legislativa en México</w:t>
      </w:r>
      <w:r w:rsidRPr="00BC1710">
        <w:rPr>
          <w:rFonts w:ascii="Times New Roman" w:eastAsia="Times New Roman" w:hAnsi="Times New Roman" w:cs="Times New Roman"/>
          <w:color w:val="auto"/>
          <w:sz w:val="24"/>
          <w:szCs w:val="24"/>
          <w:lang w:val="es-MX"/>
        </w:rPr>
        <w:t>. México: Fondo de Cultura Económica.</w:t>
      </w:r>
    </w:p>
    <w:p w14:paraId="3542BD45"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Estévez, Federico, Eric Magar y Guillermo Rosas (2008). </w:t>
      </w:r>
      <w:r w:rsidRPr="00BC1710">
        <w:rPr>
          <w:rFonts w:ascii="Times New Roman" w:eastAsia="Times New Roman" w:hAnsi="Times New Roman" w:cs="Times New Roman"/>
          <w:color w:val="auto"/>
          <w:sz w:val="24"/>
          <w:szCs w:val="24"/>
        </w:rPr>
        <w:t>Partisanship in non-partisan electoral agencies and democratic compliance: Evidence from Mexico's Federal Electoral Institute. </w:t>
      </w:r>
      <w:r w:rsidRPr="00BC1710">
        <w:rPr>
          <w:rFonts w:ascii="Times New Roman" w:eastAsia="Times New Roman" w:hAnsi="Times New Roman" w:cs="Times New Roman"/>
          <w:i/>
          <w:iCs/>
          <w:color w:val="auto"/>
          <w:sz w:val="24"/>
          <w:szCs w:val="24"/>
          <w:lang w:val="es-MX"/>
        </w:rPr>
        <w:t>Electoral Studies</w:t>
      </w:r>
      <w:r w:rsidRPr="00BC1710">
        <w:rPr>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27</w:t>
      </w:r>
      <w:r w:rsidRPr="00BC1710">
        <w:rPr>
          <w:rFonts w:ascii="Times New Roman" w:eastAsia="Times New Roman" w:hAnsi="Times New Roman" w:cs="Times New Roman"/>
          <w:color w:val="auto"/>
          <w:sz w:val="24"/>
          <w:szCs w:val="24"/>
          <w:lang w:val="es-MX"/>
        </w:rPr>
        <w:t>(2), 257-271.</w:t>
      </w:r>
    </w:p>
    <w:p w14:paraId="5C63D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i/>
          <w:color w:val="auto"/>
          <w:sz w:val="24"/>
          <w:szCs w:val="24"/>
          <w:lang w:val="es-MX"/>
        </w:rPr>
      </w:pPr>
      <w:r w:rsidRPr="00BC1710">
        <w:rPr>
          <w:rFonts w:ascii="Times New Roman" w:hAnsi="Times New Roman" w:cs="Times New Roman"/>
          <w:color w:val="auto"/>
          <w:sz w:val="24"/>
          <w:szCs w:val="24"/>
          <w:lang w:val="es-MX"/>
        </w:rPr>
        <w:t xml:space="preserve">Emmerich, Gustavo Ernesto, Cord. 1993. </w:t>
      </w:r>
      <w:r w:rsidRPr="00BC1710">
        <w:rPr>
          <w:rFonts w:ascii="Times New Roman" w:hAnsi="Times New Roman" w:cs="Times New Roman"/>
          <w:i/>
          <w:color w:val="auto"/>
          <w:sz w:val="24"/>
          <w:szCs w:val="24"/>
          <w:lang w:val="es-MX"/>
        </w:rPr>
        <w:t xml:space="preserve">Votos y Mapas. Estudios sobre Geografía Electoral en México. </w:t>
      </w:r>
      <w:r w:rsidRPr="00BC1710">
        <w:rPr>
          <w:rFonts w:ascii="Times New Roman" w:hAnsi="Times New Roman" w:cs="Times New Roman"/>
          <w:color w:val="auto"/>
          <w:sz w:val="24"/>
          <w:szCs w:val="24"/>
          <w:lang w:val="es-MX"/>
        </w:rPr>
        <w:t xml:space="preserve">Toluca: </w:t>
      </w:r>
      <w:r w:rsidRPr="00BC1710">
        <w:rPr>
          <w:rFonts w:ascii="Times New Roman" w:hAnsi="Times New Roman" w:cs="Times New Roman"/>
          <w:i/>
          <w:color w:val="auto"/>
          <w:sz w:val="24"/>
          <w:szCs w:val="24"/>
          <w:lang w:val="es-MX"/>
        </w:rPr>
        <w:t xml:space="preserve">Universidad Autónoma del Estado de México. </w:t>
      </w:r>
    </w:p>
    <w:p w14:paraId="7C6C594E"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Gómez Tagle, Silvia y María Eugenia Valdés. 2000. </w:t>
      </w:r>
      <w:r w:rsidRPr="00BC1710">
        <w:rPr>
          <w:rFonts w:ascii="Times New Roman" w:hAnsi="Times New Roman" w:cs="Times New Roman"/>
          <w:i/>
          <w:color w:val="auto"/>
          <w:sz w:val="24"/>
          <w:szCs w:val="24"/>
          <w:lang w:val="es-MX"/>
        </w:rPr>
        <w:t>La Geografía del Poder y las Elecciones en México</w:t>
      </w:r>
      <w:r w:rsidRPr="00BC1710">
        <w:rPr>
          <w:rFonts w:ascii="Times New Roman" w:hAnsi="Times New Roman" w:cs="Times New Roman"/>
          <w:color w:val="auto"/>
          <w:sz w:val="24"/>
          <w:szCs w:val="24"/>
          <w:lang w:val="es-MX"/>
        </w:rPr>
        <w:t xml:space="preserve">. Ciudad de México: Instituto Federal Electoral - Plaza y Valdés. </w:t>
      </w:r>
    </w:p>
    <w:p w14:paraId="63AB02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Galván, J. A. G. (2008). La redistritación electoral y la participación política de los pueblos indígenas en México. Balance y perspectivas (2006-2009). </w:t>
      </w:r>
      <w:r w:rsidRPr="00BC1710">
        <w:rPr>
          <w:rFonts w:ascii="Times New Roman" w:eastAsia="Times New Roman" w:hAnsi="Times New Roman" w:cs="Times New Roman"/>
          <w:i/>
          <w:iCs/>
          <w:color w:val="auto"/>
          <w:sz w:val="24"/>
          <w:szCs w:val="24"/>
          <w:lang w:val="es-MX"/>
        </w:rPr>
        <w:t>Boletín Mexicano de Derecho Comparado</w:t>
      </w:r>
      <w:r w:rsidRPr="00BC1710">
        <w:rPr>
          <w:rFonts w:ascii="Times New Roman" w:eastAsia="Times New Roman" w:hAnsi="Times New Roman" w:cs="Times New Roman"/>
          <w:color w:val="auto"/>
          <w:sz w:val="24"/>
          <w:szCs w:val="24"/>
          <w:lang w:val="es-MX"/>
        </w:rPr>
        <w:t>, (121), 173-211.</w:t>
      </w:r>
    </w:p>
    <w:p w14:paraId="327EF6C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rPr>
      </w:pPr>
      <w:proofErr w:type="spellStart"/>
      <w:proofErr w:type="gramStart"/>
      <w:r w:rsidRPr="00BC1710">
        <w:rPr>
          <w:rFonts w:ascii="Times New Roman" w:hAnsi="Times New Roman" w:cs="Times New Roman"/>
          <w:color w:val="auto"/>
          <w:sz w:val="24"/>
          <w:szCs w:val="24"/>
        </w:rPr>
        <w:t>Grofman</w:t>
      </w:r>
      <w:proofErr w:type="spellEnd"/>
      <w:r w:rsidRPr="00BC1710">
        <w:rPr>
          <w:rFonts w:ascii="Times New Roman" w:hAnsi="Times New Roman" w:cs="Times New Roman"/>
          <w:color w:val="auto"/>
          <w:sz w:val="24"/>
          <w:szCs w:val="24"/>
        </w:rPr>
        <w:t>,</w:t>
      </w:r>
      <w:r w:rsidRPr="00BC1710">
        <w:rPr>
          <w:rFonts w:ascii="Times New Roman" w:hAnsi="Times New Roman" w:cs="Times New Roman"/>
          <w:color w:val="auto"/>
          <w:spacing w:val="22"/>
          <w:sz w:val="24"/>
          <w:szCs w:val="24"/>
        </w:rPr>
        <w:t xml:space="preserve"> </w:t>
      </w:r>
      <w:r w:rsidRPr="00BC1710">
        <w:rPr>
          <w:rFonts w:ascii="Times New Roman" w:hAnsi="Times New Roman" w:cs="Times New Roman"/>
          <w:color w:val="auto"/>
          <w:sz w:val="24"/>
          <w:szCs w:val="24"/>
        </w:rPr>
        <w:t>Bernard,</w:t>
      </w:r>
      <w:r w:rsidRPr="00BC1710">
        <w:rPr>
          <w:rFonts w:ascii="Times New Roman" w:hAnsi="Times New Roman" w:cs="Times New Roman"/>
          <w:color w:val="auto"/>
          <w:spacing w:val="23"/>
          <w:sz w:val="24"/>
          <w:szCs w:val="24"/>
        </w:rPr>
        <w:t xml:space="preserve"> </w:t>
      </w:r>
      <w:r w:rsidRPr="00BC1710">
        <w:rPr>
          <w:rFonts w:ascii="Times New Roman" w:hAnsi="Times New Roman" w:cs="Times New Roman"/>
          <w:color w:val="auto"/>
          <w:spacing w:val="-12"/>
          <w:sz w:val="24"/>
          <w:szCs w:val="24"/>
        </w:rPr>
        <w:t>W.</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pacing w:val="-2"/>
          <w:sz w:val="24"/>
          <w:szCs w:val="24"/>
        </w:rPr>
        <w:t>Koetzle</w:t>
      </w:r>
      <w:proofErr w:type="spellEnd"/>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0"/>
          <w:sz w:val="24"/>
          <w:szCs w:val="24"/>
        </w:rPr>
        <w:t>T.</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z w:val="24"/>
          <w:szCs w:val="24"/>
        </w:rPr>
        <w:t>Brunell</w:t>
      </w:r>
      <w:proofErr w:type="spellEnd"/>
      <w:r w:rsidRPr="00BC1710">
        <w:rPr>
          <w:rFonts w:ascii="Times New Roman" w:hAnsi="Times New Roman" w:cs="Times New Roman"/>
          <w:color w:val="auto"/>
          <w:sz w:val="24"/>
          <w:szCs w:val="24"/>
        </w:rPr>
        <w:t>.</w:t>
      </w:r>
      <w:proofErr w:type="gramEnd"/>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 xml:space="preserve">1997). </w:t>
      </w:r>
      <w:r w:rsidRPr="00BC1710">
        <w:rPr>
          <w:rFonts w:ascii="Times New Roman" w:hAnsi="Times New Roman" w:cs="Times New Roman"/>
          <w:color w:val="auto"/>
          <w:spacing w:val="28"/>
          <w:sz w:val="24"/>
          <w:szCs w:val="24"/>
        </w:rPr>
        <w:t xml:space="preserve"> </w:t>
      </w:r>
      <w:r w:rsidRPr="00BC1710">
        <w:rPr>
          <w:rFonts w:ascii="Times New Roman" w:hAnsi="Times New Roman" w:cs="Times New Roman"/>
          <w:color w:val="auto"/>
          <w:spacing w:val="-8"/>
          <w:sz w:val="24"/>
          <w:szCs w:val="24"/>
        </w:rPr>
        <w:t>“An</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integrated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Perspective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on</w:t>
      </w:r>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the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three potential sources</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of partisan</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bias:</w:t>
      </w:r>
      <w:r w:rsidRPr="00BC1710">
        <w:rPr>
          <w:rFonts w:ascii="Times New Roman" w:hAnsi="Times New Roman" w:cs="Times New Roman"/>
          <w:color w:val="auto"/>
          <w:spacing w:val="20"/>
          <w:sz w:val="24"/>
          <w:szCs w:val="24"/>
        </w:rPr>
        <w:t xml:space="preserve"> </w:t>
      </w:r>
      <w:r w:rsidRPr="00BC1710">
        <w:rPr>
          <w:rFonts w:ascii="Times New Roman" w:hAnsi="Times New Roman" w:cs="Times New Roman"/>
          <w:color w:val="auto"/>
          <w:sz w:val="24"/>
          <w:szCs w:val="24"/>
        </w:rPr>
        <w:t>malapportionment,</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turnout</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pacing w:val="-1"/>
          <w:sz w:val="24"/>
          <w:szCs w:val="24"/>
        </w:rPr>
        <w:t>Differences,</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the geographic</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1"/>
          <w:sz w:val="24"/>
          <w:szCs w:val="24"/>
        </w:rPr>
        <w:t>distribution</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of</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party</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2"/>
          <w:sz w:val="24"/>
          <w:szCs w:val="24"/>
        </w:rPr>
        <w:t>vote</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pacing w:val="-3"/>
          <w:sz w:val="24"/>
          <w:szCs w:val="24"/>
        </w:rPr>
        <w:t>shares.”</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i/>
          <w:iCs/>
          <w:color w:val="auto"/>
          <w:spacing w:val="-1"/>
          <w:sz w:val="24"/>
          <w:szCs w:val="24"/>
        </w:rPr>
        <w:t>Electoral</w:t>
      </w:r>
      <w:r w:rsidRPr="00BC1710">
        <w:rPr>
          <w:rFonts w:ascii="Times New Roman" w:hAnsi="Times New Roman" w:cs="Times New Roman"/>
          <w:i/>
          <w:iCs/>
          <w:color w:val="auto"/>
          <w:spacing w:val="-10"/>
          <w:sz w:val="24"/>
          <w:szCs w:val="24"/>
        </w:rPr>
        <w:t xml:space="preserve"> </w:t>
      </w:r>
      <w:r w:rsidRPr="00BC1710">
        <w:rPr>
          <w:rFonts w:ascii="Times New Roman" w:hAnsi="Times New Roman" w:cs="Times New Roman"/>
          <w:i/>
          <w:iCs/>
          <w:color w:val="auto"/>
          <w:sz w:val="24"/>
          <w:szCs w:val="24"/>
        </w:rPr>
        <w:t>Studies</w:t>
      </w:r>
      <w:r w:rsidRPr="00BC1710">
        <w:rPr>
          <w:rFonts w:ascii="Times New Roman" w:hAnsi="Times New Roman" w:cs="Times New Roman"/>
          <w:i/>
          <w:iCs/>
          <w:color w:val="auto"/>
          <w:spacing w:val="-9"/>
          <w:sz w:val="24"/>
          <w:szCs w:val="24"/>
        </w:rPr>
        <w:t xml:space="preserve"> </w:t>
      </w:r>
      <w:r w:rsidRPr="00BC1710">
        <w:rPr>
          <w:rFonts w:ascii="Times New Roman" w:hAnsi="Times New Roman" w:cs="Times New Roman"/>
          <w:color w:val="auto"/>
          <w:sz w:val="24"/>
          <w:szCs w:val="24"/>
        </w:rPr>
        <w:t>16(4)</w:t>
      </w:r>
      <w:proofErr w:type="gramStart"/>
      <w:r w:rsidRPr="00BC1710">
        <w:rPr>
          <w:rFonts w:ascii="Times New Roman" w:hAnsi="Times New Roman" w:cs="Times New Roman"/>
          <w:color w:val="auto"/>
          <w:sz w:val="24"/>
          <w:szCs w:val="24"/>
        </w:rPr>
        <w:t>:457</w:t>
      </w:r>
      <w:proofErr w:type="gramEnd"/>
      <w:r w:rsidRPr="00BC1710">
        <w:rPr>
          <w:rFonts w:ascii="Times New Roman" w:hAnsi="Times New Roman" w:cs="Times New Roman"/>
          <w:color w:val="auto"/>
          <w:sz w:val="24"/>
          <w:szCs w:val="24"/>
        </w:rPr>
        <w:t>–70.</w:t>
      </w:r>
    </w:p>
    <w:p w14:paraId="4BCDEAE3"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Handley, Lisa</w:t>
      </w:r>
      <w:proofErr w:type="gramStart"/>
      <w:r w:rsidRPr="00BC1710">
        <w:rPr>
          <w:rFonts w:ascii="Times New Roman" w:eastAsia="Times New Roman" w:hAnsi="Times New Roman" w:cs="Times New Roman"/>
          <w:color w:val="auto"/>
          <w:sz w:val="24"/>
          <w:szCs w:val="24"/>
        </w:rPr>
        <w:t>.,</w:t>
      </w:r>
      <w:proofErr w:type="gramEnd"/>
      <w:r w:rsidRPr="00BC1710">
        <w:rPr>
          <w:rFonts w:ascii="Times New Roman" w:eastAsia="Times New Roman" w:hAnsi="Times New Roman" w:cs="Times New Roman"/>
          <w:color w:val="auto"/>
          <w:sz w:val="24"/>
          <w:szCs w:val="24"/>
        </w:rPr>
        <w:t xml:space="preserve"> &amp;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Bernard. (Eds.). (2008). </w:t>
      </w:r>
      <w:r w:rsidRPr="00BC1710">
        <w:rPr>
          <w:rFonts w:ascii="Times New Roman" w:eastAsia="Times New Roman" w:hAnsi="Times New Roman" w:cs="Times New Roman"/>
          <w:i/>
          <w:color w:val="auto"/>
          <w:sz w:val="24"/>
          <w:szCs w:val="24"/>
        </w:rPr>
        <w:t>Redistricting in comparative perspective</w:t>
      </w:r>
      <w:r w:rsidRPr="00BC1710">
        <w:rPr>
          <w:rFonts w:ascii="Times New Roman" w:eastAsia="Times New Roman" w:hAnsi="Times New Roman" w:cs="Times New Roman"/>
          <w:color w:val="auto"/>
          <w:sz w:val="24"/>
          <w:szCs w:val="24"/>
        </w:rPr>
        <w:t>. Oxford: Oxford University Press.</w:t>
      </w:r>
    </w:p>
    <w:p w14:paraId="12E2BBC4" w14:textId="225D8451" w:rsidR="006E6672"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Instituto Federal Electoral </w:t>
      </w:r>
      <w:r w:rsidR="006E6672" w:rsidRPr="00BC1710">
        <w:rPr>
          <w:rFonts w:ascii="Times New Roman" w:eastAsia="Times New Roman" w:hAnsi="Times New Roman" w:cs="Times New Roman"/>
          <w:color w:val="auto"/>
          <w:sz w:val="24"/>
          <w:szCs w:val="24"/>
          <w:lang w:val="es-MX"/>
        </w:rPr>
        <w:t>(2005). “Distritación 2004-2005</w:t>
      </w:r>
      <w:r w:rsidR="0097146A" w:rsidRPr="00BC1710">
        <w:rPr>
          <w:rFonts w:ascii="Times New Roman" w:eastAsia="Times New Roman" w:hAnsi="Times New Roman" w:cs="Times New Roman"/>
          <w:color w:val="auto"/>
          <w:sz w:val="24"/>
          <w:szCs w:val="24"/>
          <w:lang w:val="es-MX"/>
        </w:rPr>
        <w:t xml:space="preserve">: Camino para la democaracia”. México DF: IFE. </w:t>
      </w:r>
    </w:p>
    <w:p w14:paraId="35B8E1F4" w14:textId="71765218" w:rsidR="005B0486" w:rsidRPr="00BC1710" w:rsidRDefault="006E6672"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w:t>
      </w:r>
      <w:r w:rsidR="006B560D" w:rsidRPr="00BC1710">
        <w:rPr>
          <w:rFonts w:ascii="Times New Roman" w:eastAsia="Times New Roman" w:hAnsi="Times New Roman" w:cs="Times New Roman"/>
          <w:color w:val="auto"/>
          <w:sz w:val="24"/>
          <w:szCs w:val="24"/>
          <w:lang w:val="es-MX"/>
        </w:rPr>
        <w:t xml:space="preserve">(2013). Acuerdo del Consejo General del Instituto Federal Electoral por el que se </w:t>
      </w:r>
      <w:r w:rsidR="006B560D" w:rsidRPr="00BC1710">
        <w:rPr>
          <w:rFonts w:ascii="Times New Roman" w:eastAsia="Times New Roman" w:hAnsi="Times New Roman" w:cs="Times New Roman"/>
          <w:color w:val="auto"/>
          <w:sz w:val="24"/>
          <w:szCs w:val="24"/>
          <w:lang w:val="es-MX"/>
        </w:rPr>
        <w:lastRenderedPageBreak/>
        <w:t xml:space="preserve">aprueba el presupuesto del Instituto Federal Electoral para el ejercicio fiscal del año 2013. CG12/2013, pg. 142. México, D.F. En: </w:t>
      </w:r>
      <w:hyperlink>
        <w:r w:rsidR="006B560D" w:rsidRPr="00BC1710">
          <w:rPr>
            <w:rStyle w:val="InternetLink"/>
            <w:rFonts w:ascii="Times New Roman" w:eastAsia="Times New Roman" w:hAnsi="Times New Roman" w:cs="Times New Roman"/>
            <w:color w:val="auto"/>
            <w:sz w:val="24"/>
            <w:szCs w:val="24"/>
            <w:lang w:val="es-MX"/>
          </w:rPr>
          <w:t>http://www2.ine.mx/docs/IFE-v2/DEA/DEA-PresupuestoInformes/DEA-PresupuestoIFE/PresupuestoIFE-docs/2013/CG12_2013_ppt_2013.pdf</w:t>
        </w:r>
      </w:hyperlink>
      <w:r w:rsidR="006B560D" w:rsidRPr="00BC1710">
        <w:rPr>
          <w:rFonts w:ascii="Times New Roman" w:eastAsia="Times New Roman" w:hAnsi="Times New Roman" w:cs="Times New Roman"/>
          <w:color w:val="auto"/>
          <w:sz w:val="24"/>
          <w:szCs w:val="24"/>
          <w:lang w:val="es-MX"/>
        </w:rPr>
        <w:t xml:space="preserve"> [5 de marzo de 2015].</w:t>
      </w:r>
    </w:p>
    <w:p w14:paraId="10C11F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Pr="00BC1710">
        <w:rPr>
          <w:color w:val="auto"/>
        </w:rPr>
        <w:fldChar w:fldCharType="begin"/>
      </w:r>
      <w:r w:rsidRPr="00BC1710">
        <w:rPr>
          <w:color w:val="auto"/>
        </w:rPr>
        <w:instrText xml:space="preserve"> HYPERLINK \h </w:instrText>
      </w:r>
      <w:r w:rsidRPr="00BC1710">
        <w:rPr>
          <w:color w:val="auto"/>
        </w:rPr>
        <w:fldChar w:fldCharType="separate"/>
      </w:r>
      <w:r w:rsidRPr="00BC1710">
        <w:rPr>
          <w:rStyle w:val="InternetLink"/>
          <w:rFonts w:ascii="Times New Roman" w:eastAsia="Times New Roman" w:hAnsi="Times New Roman" w:cs="Times New Roman"/>
          <w:color w:val="auto"/>
          <w:sz w:val="24"/>
          <w:szCs w:val="24"/>
          <w:lang w:val="es-MX"/>
        </w:rPr>
        <w:t>http://www.ine.mx/docs/IFE-v2/DERFE/DERFE-CNV/2013/Redistritacion/CGe60213ap4.pdf</w:t>
      </w:r>
      <w:r w:rsidRPr="00BC1710">
        <w:rPr>
          <w:rStyle w:val="InternetLink"/>
          <w:rFonts w:ascii="Times New Roman" w:eastAsia="Times New Roman" w:hAnsi="Times New Roman" w:cs="Times New Roman"/>
          <w:color w:val="auto"/>
          <w:sz w:val="24"/>
          <w:szCs w:val="24"/>
          <w:lang w:val="es-MX"/>
        </w:rPr>
        <w:fldChar w:fldCharType="end"/>
      </w:r>
      <w:r w:rsidRPr="00BC1710">
        <w:rPr>
          <w:rFonts w:ascii="Times New Roman" w:eastAsia="Times New Roman" w:hAnsi="Times New Roman" w:cs="Times New Roman"/>
          <w:color w:val="auto"/>
          <w:sz w:val="24"/>
          <w:szCs w:val="24"/>
          <w:lang w:val="es-MX"/>
        </w:rPr>
        <w:t xml:space="preserve"> [5 de marzo de 2015].</w:t>
      </w:r>
    </w:p>
    <w:p w14:paraId="5BD559B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________</w:t>
      </w:r>
      <w:r w:rsidRPr="00BC1710">
        <w:rPr>
          <w:rFonts w:ascii="Times New Roman" w:hAnsi="Times New Roman" w:cs="Times New Roman"/>
          <w:color w:val="auto"/>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BC1710">
        <w:rPr>
          <w:rFonts w:ascii="Times New Roman" w:eastAsia="Times New Roman" w:hAnsi="Times New Roman" w:cs="Times New Roman"/>
          <w:color w:val="auto"/>
          <w:sz w:val="24"/>
          <w:szCs w:val="24"/>
          <w:lang w:val="es-MX"/>
        </w:rPr>
        <w:t>[5 de marzo de 2015].</w:t>
      </w:r>
    </w:p>
    <w:p w14:paraId="22DF7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Instituto Nacional Electoral.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2015).</w:t>
      </w:r>
      <w:r w:rsidRPr="00BC1710">
        <w:rPr>
          <w:rFonts w:ascii="Times New Roman" w:hAnsi="Times New Roman" w:cs="Times New Roman"/>
          <w:color w:val="auto"/>
          <w:spacing w:val="15"/>
          <w:sz w:val="24"/>
          <w:szCs w:val="24"/>
          <w:lang w:val="es-MX"/>
        </w:rPr>
        <w:t xml:space="preserve"> </w:t>
      </w:r>
      <w:r w:rsidRPr="00BC1710">
        <w:rPr>
          <w:rFonts w:ascii="Times New Roman" w:hAnsi="Times New Roman" w:cs="Times New Roman"/>
          <w:color w:val="auto"/>
          <w:sz w:val="24"/>
          <w:szCs w:val="24"/>
          <w:lang w:val="es-MX"/>
        </w:rPr>
        <w:t>“Modelo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Matemático</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y</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pacing w:val="-2"/>
          <w:sz w:val="24"/>
          <w:szCs w:val="24"/>
          <w:lang w:val="es-MX"/>
        </w:rPr>
        <w:t>Algorítmos.”</w:t>
      </w:r>
      <w:r w:rsidRPr="00BC1710">
        <w:rPr>
          <w:rFonts w:ascii="Times New Roman" w:hAnsi="Times New Roman" w:cs="Times New Roman"/>
          <w:color w:val="auto"/>
          <w:spacing w:val="-9"/>
          <w:sz w:val="24"/>
          <w:szCs w:val="24"/>
          <w:lang w:val="es-MX"/>
        </w:rPr>
        <w:t xml:space="preserve"> Mexico D.F.: </w:t>
      </w:r>
      <w:r w:rsidRPr="00BC1710">
        <w:rPr>
          <w:rFonts w:ascii="Times New Roman" w:hAnsi="Times New Roman" w:cs="Times New Roman"/>
          <w:color w:val="auto"/>
          <w:spacing w:val="-1"/>
          <w:sz w:val="24"/>
          <w:szCs w:val="24"/>
          <w:lang w:val="es-MX"/>
        </w:rPr>
        <w:t>Registro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Federal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de</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Electores.</w:t>
      </w:r>
    </w:p>
    <w:p w14:paraId="7115527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(2015a). Reglamento del Instituto Nacional Electoral en materia de Transparencia y Acceso a la Información Pública. En </w:t>
      </w:r>
      <w:hyperlink>
        <w:r w:rsidRPr="00BC1710">
          <w:rPr>
            <w:rStyle w:val="InternetLink"/>
            <w:rFonts w:ascii="Times New Roman" w:eastAsia="Times New Roman" w:hAnsi="Times New Roman" w:cs="Times New Roman"/>
            <w:color w:val="auto"/>
            <w:sz w:val="24"/>
            <w:szCs w:val="24"/>
            <w:lang w:val="es-MX"/>
          </w:rPr>
          <w:t>http://norma.ine.mx/documents/27912/276852/2014_Regto_Transparencia.pdf/8dffabb3-fed9-421a-80f9-2b9ebff9d879</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[15 de marzo de 2015].</w:t>
      </w:r>
    </w:p>
    <w:p w14:paraId="5A0AA52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Islas Colín, Alfredo. 2007. </w:t>
      </w:r>
      <w:r w:rsidRPr="00BC1710">
        <w:rPr>
          <w:rFonts w:ascii="Times New Roman" w:hAnsi="Times New Roman" w:cs="Times New Roman"/>
          <w:i/>
          <w:color w:val="auto"/>
          <w:sz w:val="24"/>
          <w:szCs w:val="24"/>
          <w:lang w:val="es-MX"/>
        </w:rPr>
        <w:t>Elecciones y geografía electoral en México</w:t>
      </w:r>
      <w:r w:rsidRPr="00BC1710">
        <w:rPr>
          <w:rFonts w:ascii="Times New Roman" w:hAnsi="Times New Roman" w:cs="Times New Roman"/>
          <w:color w:val="auto"/>
          <w:sz w:val="24"/>
          <w:szCs w:val="24"/>
          <w:lang w:val="es-MX"/>
        </w:rPr>
        <w:t xml:space="preserve">. Ciudad de México: Instituto Electoral del Distrito Federal- Miguel Ángel Porrúa. </w:t>
      </w:r>
    </w:p>
    <w:p w14:paraId="656ED342"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López Levi, Liliana (2006). Redistritación electoral en México: logros pasados y retos futuros. </w:t>
      </w:r>
      <w:r w:rsidRPr="00BC1710">
        <w:rPr>
          <w:rFonts w:ascii="Times New Roman" w:eastAsia="Times New Roman" w:hAnsi="Times New Roman" w:cs="Times New Roman"/>
          <w:i/>
          <w:iCs/>
          <w:color w:val="auto"/>
          <w:sz w:val="24"/>
          <w:szCs w:val="24"/>
          <w:lang w:val="es-MX"/>
        </w:rPr>
        <w:t>Investigaciones geográficas</w:t>
      </w:r>
      <w:r w:rsidRPr="00BC1710">
        <w:rPr>
          <w:rFonts w:ascii="Times New Roman" w:eastAsia="Times New Roman" w:hAnsi="Times New Roman" w:cs="Times New Roman"/>
          <w:color w:val="auto"/>
          <w:sz w:val="24"/>
          <w:szCs w:val="24"/>
          <w:lang w:val="es-MX"/>
        </w:rPr>
        <w:t>, (61), 99-113.</w:t>
      </w:r>
    </w:p>
    <w:p w14:paraId="67AB821C"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López Levi, Liliana y Soto Reyes Garmendia, E. (2008). Federalismo y redistritación electoral en México. </w:t>
      </w:r>
      <w:proofErr w:type="gramStart"/>
      <w:r w:rsidRPr="00BC1710">
        <w:rPr>
          <w:rFonts w:ascii="Times New Roman" w:eastAsia="Times New Roman" w:hAnsi="Times New Roman" w:cs="Times New Roman"/>
          <w:i/>
          <w:iCs/>
          <w:color w:val="auto"/>
          <w:sz w:val="24"/>
          <w:szCs w:val="24"/>
        </w:rPr>
        <w:t xml:space="preserve">Política y </w:t>
      </w:r>
      <w:proofErr w:type="spellStart"/>
      <w:r w:rsidRPr="00BC1710">
        <w:rPr>
          <w:rFonts w:ascii="Times New Roman" w:eastAsia="Times New Roman" w:hAnsi="Times New Roman" w:cs="Times New Roman"/>
          <w:i/>
          <w:iCs/>
          <w:color w:val="auto"/>
          <w:sz w:val="24"/>
          <w:szCs w:val="24"/>
        </w:rPr>
        <w:t>cultura</w:t>
      </w:r>
      <w:proofErr w:type="spellEnd"/>
      <w:r w:rsidRPr="00BC1710">
        <w:rPr>
          <w:rFonts w:ascii="Times New Roman" w:eastAsia="Times New Roman" w:hAnsi="Times New Roman" w:cs="Times New Roman"/>
          <w:color w:val="auto"/>
          <w:sz w:val="24"/>
          <w:szCs w:val="24"/>
        </w:rPr>
        <w:t>, (29), 125-147.</w:t>
      </w:r>
      <w:proofErr w:type="gramEnd"/>
    </w:p>
    <w:p w14:paraId="39AB650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spellStart"/>
      <w:r w:rsidRPr="00BC1710">
        <w:rPr>
          <w:rFonts w:ascii="Times New Roman" w:eastAsia="Times New Roman" w:hAnsi="Times New Roman" w:cs="Times New Roman"/>
          <w:color w:val="auto"/>
          <w:sz w:val="24"/>
          <w:szCs w:val="24"/>
        </w:rPr>
        <w:t>Lujambio</w:t>
      </w:r>
      <w:proofErr w:type="spellEnd"/>
      <w:r w:rsidRPr="00BC1710">
        <w:rPr>
          <w:rFonts w:ascii="Times New Roman" w:eastAsia="Times New Roman" w:hAnsi="Times New Roman" w:cs="Times New Roman"/>
          <w:color w:val="auto"/>
          <w:sz w:val="24"/>
          <w:szCs w:val="24"/>
        </w:rPr>
        <w:t xml:space="preserve">, Alonso and </w:t>
      </w:r>
      <w:proofErr w:type="spellStart"/>
      <w:r w:rsidRPr="00BC1710">
        <w:rPr>
          <w:rFonts w:ascii="Times New Roman" w:eastAsia="Times New Roman" w:hAnsi="Times New Roman" w:cs="Times New Roman"/>
          <w:color w:val="auto"/>
          <w:sz w:val="24"/>
          <w:szCs w:val="24"/>
        </w:rPr>
        <w:t>Horacio</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Vives</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Segl</w:t>
      </w:r>
      <w:proofErr w:type="spellEnd"/>
      <w:r w:rsidRPr="00BC1710">
        <w:rPr>
          <w:rFonts w:ascii="Times New Roman" w:eastAsia="Times New Roman" w:hAnsi="Times New Roman" w:cs="Times New Roman"/>
          <w:color w:val="auto"/>
          <w:sz w:val="24"/>
          <w:szCs w:val="24"/>
        </w:rPr>
        <w:t xml:space="preserve">. (2008). “From politics to technicalities: Mexican redistricting in historical perspective.” In Redistricting in Comparative Perspective, ed. Lisa Handley and Bernard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Oxford: Oxford University Press. </w:t>
      </w:r>
    </w:p>
    <w:p w14:paraId="7F4FBD3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Magar, Eric, Alejandro Trelles, Micah Altman, y Michael McDonald (2015) “Components of Partisan Bias Originating from Single-Member Districts in Multi-Party Systems: The Case of Mexico.” </w:t>
      </w:r>
      <w:r w:rsidRPr="00BC1710">
        <w:rPr>
          <w:rFonts w:ascii="Times New Roman" w:eastAsia="Times New Roman" w:hAnsi="Times New Roman" w:cs="Times New Roman"/>
          <w:color w:val="auto"/>
          <w:sz w:val="24"/>
          <w:szCs w:val="24"/>
          <w:lang w:val="es-MX"/>
        </w:rPr>
        <w:t xml:space="preserve">University of Pittsburgh: Working paper. </w:t>
      </w:r>
    </w:p>
    <w:p w14:paraId="311AFAF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Martínez Assad, Carlos R. (1990).</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Balance y perspectivas de los estudios regionales en México</w:t>
      </w:r>
      <w:r w:rsidRPr="00BC1710">
        <w:rPr>
          <w:rFonts w:ascii="Times New Roman" w:eastAsia="Times New Roman" w:hAnsi="Times New Roman" w:cs="Times New Roman"/>
          <w:color w:val="auto"/>
          <w:sz w:val="24"/>
          <w:szCs w:val="24"/>
          <w:lang w:val="es-MX"/>
        </w:rPr>
        <w:t>. Miguel Angel Porrua, 1990.</w:t>
      </w:r>
    </w:p>
    <w:p w14:paraId="731AA5AD"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Molinar Horcasitas, Juan (1990). "Geografía electoral", en Martínez Assad, Carlos (coord.), Balance y perspectivas de los estudios regionales en México, México, CIIH-UNAM/Editorial Porrúa.</w:t>
      </w:r>
    </w:p>
    <w:p w14:paraId="6052D6C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6506971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Presidencia de la República (2015). Decreto por el que se establece la regulación en materia de Datos Abiertos. </w:t>
      </w:r>
      <w:r w:rsidRPr="00BC1710">
        <w:rPr>
          <w:rFonts w:ascii="Times New Roman" w:eastAsia="Times New Roman" w:hAnsi="Times New Roman" w:cs="Times New Roman"/>
          <w:i/>
          <w:color w:val="auto"/>
          <w:sz w:val="24"/>
          <w:szCs w:val="24"/>
          <w:lang w:val="es-MX"/>
        </w:rPr>
        <w:t xml:space="preserve">México, D.F.: Diario Oficial de la Federación. 20 de Febrero de 2015. En: </w:t>
      </w:r>
      <w:hyperlink>
        <w:r w:rsidRPr="00BC1710">
          <w:rPr>
            <w:rStyle w:val="InternetLink"/>
            <w:rFonts w:ascii="Times New Roman" w:eastAsia="Times New Roman" w:hAnsi="Times New Roman" w:cs="Times New Roman"/>
            <w:color w:val="auto"/>
            <w:sz w:val="24"/>
            <w:szCs w:val="24"/>
            <w:lang w:val="es-MX"/>
          </w:rPr>
          <w:t>http://www.dof.gob.mx/nota_detalle.php?codigo=5382838&amp;fecha=20/02/2015</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[18 de marzo de 2015].</w:t>
      </w:r>
    </w:p>
    <w:p w14:paraId="48DF1E6D" w14:textId="77777777" w:rsidR="005B0486" w:rsidRPr="00BC1710" w:rsidRDefault="006B560D" w:rsidP="0095771F">
      <w:pPr>
        <w:pStyle w:val="LO-normal"/>
        <w:spacing w:line="240" w:lineRule="auto"/>
        <w:ind w:left="720" w:hanging="720"/>
        <w:contextualSpacing/>
        <w:jc w:val="both"/>
        <w:rPr>
          <w:rStyle w:val="InternetLink"/>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Robinson, David G. and Yu, Harlan and Zeller, William P. and </w:t>
      </w:r>
      <w:proofErr w:type="spellStart"/>
      <w:r w:rsidRPr="00BC1710">
        <w:rPr>
          <w:rFonts w:ascii="Times New Roman" w:eastAsia="Times New Roman" w:hAnsi="Times New Roman" w:cs="Times New Roman"/>
          <w:color w:val="auto"/>
          <w:sz w:val="24"/>
          <w:szCs w:val="24"/>
        </w:rPr>
        <w:t>Felten</w:t>
      </w:r>
      <w:proofErr w:type="spellEnd"/>
      <w:r w:rsidRPr="00BC1710">
        <w:rPr>
          <w:rFonts w:ascii="Times New Roman" w:eastAsia="Times New Roman" w:hAnsi="Times New Roman" w:cs="Times New Roman"/>
          <w:color w:val="auto"/>
          <w:sz w:val="24"/>
          <w:szCs w:val="24"/>
        </w:rPr>
        <w:t xml:space="preserve">, Edward W. (2009). </w:t>
      </w:r>
      <w:proofErr w:type="gramStart"/>
      <w:r w:rsidRPr="00BC1710">
        <w:rPr>
          <w:rFonts w:ascii="Times New Roman" w:eastAsia="Times New Roman" w:hAnsi="Times New Roman" w:cs="Times New Roman"/>
          <w:color w:val="auto"/>
          <w:sz w:val="24"/>
          <w:szCs w:val="24"/>
        </w:rPr>
        <w:lastRenderedPageBreak/>
        <w:t>“Government Data and the Invisible Hand” Fall 2009.</w:t>
      </w:r>
      <w:proofErr w:type="gramEnd"/>
      <w:r w:rsidRPr="00BC1710">
        <w:rPr>
          <w:rFonts w:ascii="Times New Roman" w:eastAsia="Times New Roman" w:hAnsi="Times New Roman" w:cs="Times New Roman"/>
          <w:color w:val="auto"/>
          <w:sz w:val="24"/>
          <w:szCs w:val="24"/>
        </w:rPr>
        <w:t xml:space="preserve"> Yale Journal of Law &amp; Technology, Vol. 11, p. 160. </w:t>
      </w:r>
      <w:r w:rsidRPr="00BC1710">
        <w:rPr>
          <w:rFonts w:ascii="Times New Roman" w:eastAsia="Times New Roman" w:hAnsi="Times New Roman" w:cs="Times New Roman"/>
          <w:color w:val="auto"/>
          <w:sz w:val="24"/>
          <w:szCs w:val="24"/>
          <w:lang w:val="es-MX"/>
        </w:rPr>
        <w:t>En at SSRN:</w:t>
      </w:r>
      <w:r w:rsidRPr="00BC1710">
        <w:rPr>
          <w:color w:val="auto"/>
        </w:rPr>
        <w:fldChar w:fldCharType="begin"/>
      </w:r>
      <w:r w:rsidRPr="00BC1710">
        <w:rPr>
          <w:color w:val="auto"/>
        </w:rPr>
        <w:instrText xml:space="preserve"> HYPERLINK \h </w:instrText>
      </w:r>
      <w:r w:rsidRPr="00BC1710">
        <w:rPr>
          <w:color w:val="auto"/>
        </w:rPr>
        <w:fldChar w:fldCharType="separate"/>
      </w:r>
      <w:r w:rsidRPr="00BC1710">
        <w:rPr>
          <w:rStyle w:val="InternetLink"/>
          <w:rFonts w:ascii="Times New Roman" w:eastAsia="Times New Roman" w:hAnsi="Times New Roman" w:cs="Times New Roman"/>
          <w:color w:val="auto"/>
          <w:sz w:val="24"/>
          <w:szCs w:val="24"/>
          <w:lang w:val="es-MX"/>
        </w:rPr>
        <w:t>http://ssrn.com/abstract=1138083</w:t>
      </w:r>
      <w:r w:rsidRPr="00BC1710">
        <w:rPr>
          <w:rStyle w:val="InternetLink"/>
          <w:rFonts w:ascii="Times New Roman" w:eastAsia="Times New Roman" w:hAnsi="Times New Roman" w:cs="Times New Roman"/>
          <w:color w:val="auto"/>
          <w:sz w:val="24"/>
          <w:szCs w:val="24"/>
          <w:lang w:val="es-MX"/>
        </w:rPr>
        <w:fldChar w:fldCharType="end"/>
      </w:r>
    </w:p>
    <w:p w14:paraId="329F29F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Rincón-García, E. A., Gutiérrez-Andrade, M. Á., de-los-Cobos-Silva, S. G., Lara-Velázquez, P., Mora-Gutiérrez, R. A., &amp; Ponsich, A. (2015). </w:t>
      </w:r>
      <w:r w:rsidRPr="00BC1710">
        <w:rPr>
          <w:rFonts w:ascii="Times New Roman" w:eastAsia="Times New Roman" w:hAnsi="Times New Roman" w:cs="Times New Roman"/>
          <w:color w:val="auto"/>
          <w:sz w:val="24"/>
          <w:szCs w:val="24"/>
        </w:rPr>
        <w:t xml:space="preserve">ABC, A Viable Algorithm for the Political Districting Problem. </w:t>
      </w:r>
      <w:proofErr w:type="gramStart"/>
      <w:r w:rsidRPr="00BC1710">
        <w:rPr>
          <w:rFonts w:ascii="Times New Roman" w:eastAsia="Times New Roman" w:hAnsi="Times New Roman" w:cs="Times New Roman"/>
          <w:color w:val="auto"/>
          <w:sz w:val="24"/>
          <w:szCs w:val="24"/>
        </w:rPr>
        <w:t>In </w:t>
      </w:r>
      <w:r w:rsidRPr="00BC1710">
        <w:rPr>
          <w:rFonts w:ascii="Times New Roman" w:eastAsia="Times New Roman" w:hAnsi="Times New Roman" w:cs="Times New Roman"/>
          <w:i/>
          <w:iCs/>
          <w:color w:val="auto"/>
          <w:sz w:val="24"/>
          <w:szCs w:val="24"/>
        </w:rPr>
        <w:t>Scientific Methods for the Treatment of Uncertainty in Social Sciences</w:t>
      </w:r>
      <w:r w:rsidRPr="00BC1710">
        <w:rPr>
          <w:rFonts w:ascii="Times New Roman" w:eastAsia="Times New Roman" w:hAnsi="Times New Roman" w:cs="Times New Roman"/>
          <w:color w:val="auto"/>
          <w:sz w:val="24"/>
          <w:szCs w:val="24"/>
        </w:rPr>
        <w:t> (pp. 269-278).</w:t>
      </w:r>
      <w:proofErr w:type="gramEnd"/>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Springer International Publishing.</w:t>
      </w:r>
      <w:proofErr w:type="gramEnd"/>
    </w:p>
    <w:p w14:paraId="1F19D7E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Shugart, Matthew and Martin P. Wattenberg, </w:t>
      </w:r>
      <w:proofErr w:type="gramStart"/>
      <w:r w:rsidRPr="00BC1710">
        <w:rPr>
          <w:rFonts w:ascii="Times New Roman" w:eastAsia="Times New Roman" w:hAnsi="Times New Roman" w:cs="Times New Roman"/>
          <w:color w:val="auto"/>
          <w:sz w:val="24"/>
          <w:szCs w:val="24"/>
        </w:rPr>
        <w:t>eds</w:t>
      </w:r>
      <w:proofErr w:type="gramEnd"/>
      <w:r w:rsidRPr="00BC1710">
        <w:rPr>
          <w:rFonts w:ascii="Times New Roman" w:eastAsia="Times New Roman" w:hAnsi="Times New Roman" w:cs="Times New Roman"/>
          <w:color w:val="auto"/>
          <w:sz w:val="24"/>
          <w:szCs w:val="24"/>
        </w:rPr>
        <w:t xml:space="preserve">. (2001). </w:t>
      </w:r>
      <w:r w:rsidRPr="00BC1710">
        <w:rPr>
          <w:rFonts w:ascii="Times New Roman" w:eastAsia="Times New Roman" w:hAnsi="Times New Roman" w:cs="Times New Roman"/>
          <w:i/>
          <w:color w:val="auto"/>
          <w:sz w:val="24"/>
          <w:szCs w:val="24"/>
        </w:rPr>
        <w:t>Mixed-Member Electoral Systems: The Best of Both Worlds?</w:t>
      </w:r>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Oxford University Press, 2001.</w:t>
      </w:r>
    </w:p>
    <w:p w14:paraId="3D7D67D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Sonnleitner, Willibald. (2001). Los indígenas y la democratización electoral.</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Una década de cambio político entre los tzotziles y tzeltales de Los Altos de Chiapas (1988-2000),(México: El Colegio de México-Instituto Federal Electoral)</w:t>
      </w:r>
      <w:r w:rsidRPr="00BC1710">
        <w:rPr>
          <w:rFonts w:ascii="Times New Roman" w:eastAsia="Times New Roman" w:hAnsi="Times New Roman" w:cs="Times New Roman"/>
          <w:color w:val="auto"/>
          <w:sz w:val="24"/>
          <w:szCs w:val="24"/>
          <w:lang w:val="es-MX"/>
        </w:rPr>
        <w:t>.</w:t>
      </w:r>
    </w:p>
    <w:p w14:paraId="0F05FE59"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 </w:t>
      </w:r>
      <w:r w:rsidRPr="00BC1710">
        <w:rPr>
          <w:rFonts w:ascii="Times New Roman" w:eastAsia="Times New Roman" w:hAnsi="Times New Roman" w:cs="Times New Roman"/>
          <w:i/>
          <w:iCs/>
          <w:color w:val="auto"/>
          <w:sz w:val="24"/>
          <w:szCs w:val="24"/>
          <w:lang w:val="es-MX"/>
        </w:rPr>
        <w:t>La representación legislativa de los indígenas en México: De la representatividad descriptiva a una representación de mejor calidad</w:t>
      </w:r>
      <w:r w:rsidRPr="00BC1710">
        <w:rPr>
          <w:rFonts w:ascii="Times New Roman" w:eastAsia="Times New Roman" w:hAnsi="Times New Roman" w:cs="Times New Roman"/>
          <w:color w:val="auto"/>
          <w:sz w:val="24"/>
          <w:szCs w:val="24"/>
          <w:lang w:val="es-MX"/>
        </w:rPr>
        <w:t>. Ciudad de México: Tribunal Electoral del Poder Judicial de la Federación. Disponible en</w:t>
      </w:r>
      <w:r w:rsidRPr="00BC1710">
        <w:rPr>
          <w:rFonts w:ascii="Times New Roman" w:hAnsi="Times New Roman" w:cs="Times New Roman"/>
          <w:color w:val="auto"/>
          <w:sz w:val="24"/>
          <w:szCs w:val="24"/>
          <w:lang w:val="es-MX"/>
        </w:rPr>
        <w:t xml:space="preserve">: </w:t>
      </w:r>
      <w:hyperlink r:id="rId13">
        <w:r w:rsidRPr="00BC1710">
          <w:rPr>
            <w:rStyle w:val="InternetLink"/>
            <w:rFonts w:ascii="Times New Roman" w:hAnsi="Times New Roman" w:cs="Times New Roman"/>
            <w:color w:val="auto"/>
            <w:sz w:val="24"/>
            <w:szCs w:val="24"/>
            <w:lang w:val="es-MX"/>
          </w:rPr>
          <w:t>http://portal.te.gob.mx/sites/default/files/32_representacion.pdf</w:t>
        </w:r>
      </w:hyperlink>
      <w:r w:rsidRPr="00BC1710">
        <w:rPr>
          <w:rFonts w:ascii="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t>[25 de junio de 2015].</w:t>
      </w:r>
    </w:p>
    <w:p w14:paraId="73FB623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________. 2013a. “Explorando las dimensiones territoriales del comportamiento político: reflexiones teórico-metodológicas sobre la geografía electoral, la cartografía exploratoria y los enfoques espaciales del voto.” </w:t>
      </w:r>
      <w:proofErr w:type="spellStart"/>
      <w:r w:rsidRPr="00BC1710">
        <w:rPr>
          <w:rFonts w:ascii="Times New Roman" w:eastAsia="Times New Roman" w:hAnsi="Times New Roman" w:cs="Times New Roman"/>
          <w:i/>
          <w:iCs/>
          <w:color w:val="auto"/>
          <w:sz w:val="24"/>
          <w:szCs w:val="24"/>
        </w:rPr>
        <w:t>Estudios</w:t>
      </w:r>
      <w:proofErr w:type="spellEnd"/>
      <w:r w:rsidRPr="00BC1710">
        <w:rPr>
          <w:rFonts w:ascii="Times New Roman" w:eastAsia="Times New Roman" w:hAnsi="Times New Roman" w:cs="Times New Roman"/>
          <w:i/>
          <w:iCs/>
          <w:color w:val="auto"/>
          <w:sz w:val="24"/>
          <w:szCs w:val="24"/>
        </w:rPr>
        <w:t xml:space="preserve"> </w:t>
      </w:r>
      <w:proofErr w:type="spellStart"/>
      <w:r w:rsidRPr="00BC1710">
        <w:rPr>
          <w:rFonts w:ascii="Times New Roman" w:eastAsia="Times New Roman" w:hAnsi="Times New Roman" w:cs="Times New Roman"/>
          <w:i/>
          <w:iCs/>
          <w:color w:val="auto"/>
          <w:sz w:val="24"/>
          <w:szCs w:val="24"/>
        </w:rPr>
        <w:t>Sociológicos</w:t>
      </w:r>
      <w:proofErr w:type="spellEnd"/>
      <w:r w:rsidRPr="00BC1710">
        <w:rPr>
          <w:rFonts w:ascii="Times New Roman" w:eastAsia="Times New Roman" w:hAnsi="Times New Roman" w:cs="Times New Roman"/>
          <w:color w:val="auto"/>
          <w:sz w:val="24"/>
          <w:szCs w:val="24"/>
        </w:rPr>
        <w:t>, 97-142.</w:t>
      </w:r>
    </w:p>
    <w:p w14:paraId="7E2CCA8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1761948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(2012). “Fronteras Electorales. Lecciones de la redistritación en México para California”.  </w:t>
      </w:r>
      <w:r w:rsidRPr="00BC1710">
        <w:rPr>
          <w:rFonts w:ascii="Times New Roman" w:eastAsia="Times New Roman" w:hAnsi="Times New Roman" w:cs="Times New Roman"/>
          <w:i/>
          <w:color w:val="auto"/>
          <w:sz w:val="24"/>
          <w:szCs w:val="24"/>
          <w:lang w:val="es-MX"/>
        </w:rPr>
        <w:t xml:space="preserve">Política y Gobierno. </w:t>
      </w:r>
      <w:r w:rsidRPr="00BC1710">
        <w:rPr>
          <w:rFonts w:ascii="Times New Roman" w:eastAsia="Times New Roman" w:hAnsi="Times New Roman" w:cs="Times New Roman"/>
          <w:color w:val="auto"/>
          <w:sz w:val="24"/>
          <w:szCs w:val="24"/>
          <w:lang w:val="es-MX"/>
        </w:rPr>
        <w:t xml:space="preserve">Ciudad de México: CIDE. Vol. XIX. No. 2. </w:t>
      </w:r>
    </w:p>
    <w:p w14:paraId="158BB49F" w14:textId="62BD47DC"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Alejandro, Micah Altman, Eric Magar y Michael McDonald (2015). </w:t>
      </w:r>
      <w:r w:rsidRPr="00BC1710">
        <w:rPr>
          <w:rFonts w:ascii="Times New Roman" w:eastAsia="Times New Roman" w:hAnsi="Times New Roman" w:cs="Times New Roman"/>
          <w:color w:val="auto"/>
          <w:sz w:val="24"/>
          <w:szCs w:val="24"/>
        </w:rPr>
        <w:t>“Transpa</w:t>
      </w:r>
      <w:r w:rsidR="008D2DA2" w:rsidRPr="00BC1710">
        <w:rPr>
          <w:rFonts w:ascii="Times New Roman" w:eastAsia="Times New Roman" w:hAnsi="Times New Roman" w:cs="Times New Roman"/>
          <w:color w:val="auto"/>
          <w:sz w:val="24"/>
          <w:szCs w:val="24"/>
        </w:rPr>
        <w:t>rency, Automated Redistricting,</w:t>
      </w:r>
      <w:r w:rsidRPr="00BC1710">
        <w:rPr>
          <w:rFonts w:ascii="Times New Roman" w:eastAsia="Times New Roman" w:hAnsi="Times New Roman" w:cs="Times New Roman"/>
          <w:color w:val="auto"/>
          <w:sz w:val="24"/>
          <w:szCs w:val="24"/>
        </w:rPr>
        <w:t xml:space="preserve"> and Partisan Strategic Interaction: The Case of Mexico” Paper presented at the Electoral Integrity Workshop, San Francisco, CA. </w:t>
      </w:r>
      <w:r w:rsidRPr="00BC1710">
        <w:rPr>
          <w:rFonts w:ascii="Times New Roman" w:eastAsia="Times New Roman" w:hAnsi="Times New Roman" w:cs="Times New Roman"/>
          <w:color w:val="auto"/>
          <w:sz w:val="24"/>
          <w:szCs w:val="24"/>
          <w:lang w:val="es-MX"/>
        </w:rPr>
        <w:t>September 2015.</w:t>
      </w:r>
    </w:p>
    <w:p w14:paraId="3C232CFD" w14:textId="06C8E6E6" w:rsidR="00043F9D" w:rsidRPr="00BC1710" w:rsidRDefault="00043F9D" w:rsidP="00043F9D">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Wonderlich, John (2010). </w:t>
      </w:r>
      <w:bookmarkStart w:id="40" w:name="h.1fob9te"/>
      <w:bookmarkEnd w:id="40"/>
      <w:r w:rsidRPr="00BC1710">
        <w:rPr>
          <w:rFonts w:ascii="Times New Roman" w:eastAsia="Times New Roman" w:hAnsi="Times New Roman" w:cs="Times New Roman"/>
          <w:color w:val="auto"/>
          <w:sz w:val="24"/>
          <w:szCs w:val="24"/>
        </w:rPr>
        <w:t xml:space="preserve">“Ten Principles For Opening up Government Information”. Washington, DC: Sunlight Foundation. August 11, 2010. En: </w:t>
      </w:r>
      <w:hyperlink r:id="rId14">
        <w:r w:rsidRPr="00BC1710">
          <w:rPr>
            <w:rStyle w:val="InternetLink"/>
            <w:rFonts w:ascii="Times New Roman" w:eastAsia="Times New Roman" w:hAnsi="Times New Roman" w:cs="Times New Roman"/>
            <w:color w:val="auto"/>
            <w:sz w:val="24"/>
            <w:szCs w:val="24"/>
          </w:rPr>
          <w:t>http://sunlightfoundation.com/policy/documents/ten-open-data-principles</w:t>
        </w:r>
      </w:hyperlink>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[18 de marzo de 2015].</w:t>
      </w:r>
    </w:p>
    <w:p w14:paraId="2B9CE65E" w14:textId="0CCF14F7" w:rsidR="005B0486" w:rsidRPr="00BC1710" w:rsidRDefault="006B560D" w:rsidP="00043F9D">
      <w:pPr>
        <w:pStyle w:val="LO-normal"/>
        <w:spacing w:line="240" w:lineRule="auto"/>
        <w:ind w:left="720" w:hanging="72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 </w:t>
      </w:r>
    </w:p>
    <w:p w14:paraId="3D3E7D3D" w14:textId="77777777" w:rsidR="005B0486" w:rsidRPr="00BC1710" w:rsidRDefault="005B0486">
      <w:pPr>
        <w:pStyle w:val="LO-normal"/>
        <w:spacing w:line="240" w:lineRule="auto"/>
        <w:rPr>
          <w:rFonts w:ascii="Times New Roman" w:hAnsi="Times New Roman" w:cs="Times New Roman"/>
          <w:color w:val="auto"/>
          <w:lang w:val="es-MX"/>
        </w:rPr>
      </w:pPr>
    </w:p>
    <w:p w14:paraId="215765E1" w14:textId="77777777" w:rsidR="005B0486" w:rsidRPr="00BC1710" w:rsidRDefault="005B0486">
      <w:pPr>
        <w:pStyle w:val="LO-normal"/>
        <w:spacing w:line="240" w:lineRule="auto"/>
        <w:rPr>
          <w:rFonts w:ascii="Times New Roman" w:hAnsi="Times New Roman" w:cs="Times New Roman"/>
          <w:color w:val="auto"/>
          <w:lang w:val="es-MX"/>
        </w:rPr>
      </w:pPr>
    </w:p>
    <w:p w14:paraId="5BC8D3A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26C0CE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638AB7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71736D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09EE5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AD3E628"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E314D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473E740"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D7B52F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F29FFC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39475F46"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21EC764"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1D3FB5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C5DA19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5F0D8AD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D5F3783" w14:textId="77777777" w:rsidR="005B0486" w:rsidRPr="00BC1710" w:rsidRDefault="006B560D" w:rsidP="007A04AB">
      <w:pPr>
        <w:pStyle w:val="LO-normal1"/>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El proceso de redistritación en México</w:t>
      </w:r>
    </w:p>
    <w:p w14:paraId="78E18B8E" w14:textId="77777777" w:rsidR="005B0486" w:rsidRPr="00BC1710" w:rsidRDefault="006B560D">
      <w:pPr>
        <w:pStyle w:val="LO-normal1"/>
        <w:spacing w:line="240" w:lineRule="auto"/>
        <w:jc w:val="center"/>
        <w:rPr>
          <w:rFonts w:ascii="Times New Roman" w:hAnsi="Times New Roman" w:cs="Times New Roman"/>
          <w:color w:val="auto"/>
          <w:lang w:val="es-MX"/>
        </w:rPr>
      </w:pPr>
      <w:r w:rsidRPr="00BC1710">
        <w:rPr>
          <w:rFonts w:ascii="Times New Roman" w:hAnsi="Times New Roman" w:cs="Times New Roman"/>
          <w:noProof/>
          <w:color w:val="auto"/>
        </w:rPr>
        <w:drawing>
          <wp:anchor distT="0" distB="0" distL="114300" distR="114300" simplePos="0" relativeHeight="251658240" behindDoc="0" locked="0" layoutInCell="1" allowOverlap="1" wp14:anchorId="123F046F" wp14:editId="1699D09F">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7FB3C73C"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EEF445B"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C1E1EC4" w14:textId="77777777" w:rsidR="005B0486" w:rsidRPr="00BC1710" w:rsidRDefault="005B0486">
      <w:pPr>
        <w:pStyle w:val="LO-normal1"/>
        <w:spacing w:line="240" w:lineRule="auto"/>
        <w:rPr>
          <w:rFonts w:ascii="Times New Roman" w:eastAsia="Times New Roman" w:hAnsi="Times New Roman" w:cs="Times New Roman"/>
          <w:b/>
          <w:color w:val="auto"/>
          <w:sz w:val="24"/>
          <w:lang w:val="es-MX"/>
        </w:rPr>
      </w:pPr>
    </w:p>
    <w:p w14:paraId="1A8F1887"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7EACA5EA"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40660F06"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265B2D53"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B0291A9" w14:textId="77777777" w:rsidR="005B0486" w:rsidRPr="00BC1710" w:rsidRDefault="005B0486">
      <w:pPr>
        <w:pStyle w:val="LO-normal"/>
        <w:spacing w:line="240" w:lineRule="auto"/>
        <w:rPr>
          <w:color w:val="auto"/>
          <w:lang w:val="es-MX"/>
        </w:rPr>
      </w:pPr>
    </w:p>
    <w:p w14:paraId="58C7D22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4D5633B"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94C9219"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598D7D61"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40FEA3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119878F4"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164D4A0" w14:textId="77777777" w:rsidR="007A04AB" w:rsidRPr="00BC1710" w:rsidRDefault="007A04AB" w:rsidP="007A04AB">
      <w:pPr>
        <w:pStyle w:val="LO-normal"/>
        <w:pageBreakBefore/>
        <w:spacing w:line="240" w:lineRule="auto"/>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Cuadro 1. Disponibilidad de la información para la redistritación</w:t>
      </w:r>
    </w:p>
    <w:p w14:paraId="343DC981" w14:textId="77777777" w:rsidR="007A04AB" w:rsidRPr="00BC1710" w:rsidRDefault="007A04AB" w:rsidP="007A04AB">
      <w:pPr>
        <w:pStyle w:val="LO-normal"/>
        <w:spacing w:line="240" w:lineRule="auto"/>
        <w:jc w:val="center"/>
        <w:rPr>
          <w:color w:val="auto"/>
          <w:lang w:val="es-MX"/>
        </w:rPr>
      </w:pPr>
    </w:p>
    <w:p w14:paraId="4168295D" w14:textId="77777777" w:rsidR="007A04AB" w:rsidRPr="00BC1710" w:rsidRDefault="007A04AB" w:rsidP="007A04AB">
      <w:pPr>
        <w:pStyle w:val="LO-normal"/>
        <w:spacing w:line="240" w:lineRule="auto"/>
        <w:jc w:val="center"/>
        <w:rPr>
          <w:color w:val="auto"/>
          <w:lang w:val="es-MX"/>
        </w:rPr>
      </w:pPr>
      <w:r w:rsidRPr="00BC1710">
        <w:rPr>
          <w:noProof/>
          <w:color w:val="auto"/>
        </w:rPr>
        <w:drawing>
          <wp:inline distT="0" distB="0" distL="0" distR="0" wp14:anchorId="4427F44A" wp14:editId="4BD3A222">
            <wp:extent cx="5943600" cy="478369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3697"/>
                    </a:xfrm>
                    <a:prstGeom prst="rect">
                      <a:avLst/>
                    </a:prstGeom>
                    <a:noFill/>
                    <a:ln>
                      <a:noFill/>
                    </a:ln>
                  </pic:spPr>
                </pic:pic>
              </a:graphicData>
            </a:graphic>
          </wp:inline>
        </w:drawing>
      </w:r>
    </w:p>
    <w:p w14:paraId="5407A3E9" w14:textId="77777777" w:rsidR="007A04AB" w:rsidRPr="00BC1710" w:rsidRDefault="007A04AB" w:rsidP="007A04AB">
      <w:pPr>
        <w:pStyle w:val="LO-normal"/>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 xml:space="preserve">Diagrama 2. Distintos niveles de participación en la redistritación </w:t>
      </w:r>
    </w:p>
    <w:p w14:paraId="6E716CD1" w14:textId="77777777" w:rsidR="005B0486" w:rsidRPr="00BC1710" w:rsidRDefault="006B560D">
      <w:pPr>
        <w:pStyle w:val="LO-normal"/>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noProof/>
          <w:color w:val="auto"/>
          <w:sz w:val="24"/>
        </w:rPr>
        <w:drawing>
          <wp:anchor distT="0" distB="0" distL="114300" distR="114300" simplePos="0" relativeHeight="2" behindDoc="1" locked="0" layoutInCell="1" allowOverlap="1" wp14:anchorId="25E52361" wp14:editId="628AFBE1">
            <wp:simplePos x="0" y="0"/>
            <wp:positionH relativeFrom="column">
              <wp:posOffset>685800</wp:posOffset>
            </wp:positionH>
            <wp:positionV relativeFrom="paragraph">
              <wp:posOffset>64135</wp:posOffset>
            </wp:positionV>
            <wp:extent cx="4910455" cy="328866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0687EB2" w14:textId="77777777" w:rsidR="005B0486" w:rsidRPr="00BC1710" w:rsidRDefault="005B0486">
      <w:pPr>
        <w:pStyle w:val="LO-normal"/>
        <w:spacing w:line="240" w:lineRule="auto"/>
        <w:jc w:val="center"/>
        <w:rPr>
          <w:rFonts w:ascii="Times New Roman" w:hAnsi="Times New Roman" w:cs="Times New Roman"/>
          <w:color w:val="auto"/>
          <w:lang w:val="es-MX"/>
        </w:rPr>
      </w:pPr>
    </w:p>
    <w:p w14:paraId="13D13461" w14:textId="77777777" w:rsidR="005B0486" w:rsidRPr="00BC1710" w:rsidRDefault="005B0486">
      <w:pPr>
        <w:pStyle w:val="LO-normal"/>
        <w:spacing w:line="240" w:lineRule="auto"/>
        <w:jc w:val="center"/>
        <w:rPr>
          <w:rFonts w:ascii="Times New Roman" w:hAnsi="Times New Roman" w:cs="Times New Roman"/>
          <w:color w:val="auto"/>
          <w:lang w:val="es-MX"/>
        </w:rPr>
      </w:pPr>
    </w:p>
    <w:p w14:paraId="5BD32C2D" w14:textId="77777777" w:rsidR="005B0486" w:rsidRPr="00BC1710" w:rsidRDefault="005B0486">
      <w:pPr>
        <w:pStyle w:val="LO-normal"/>
        <w:spacing w:line="240" w:lineRule="auto"/>
        <w:jc w:val="center"/>
        <w:rPr>
          <w:rFonts w:ascii="Times New Roman" w:hAnsi="Times New Roman" w:cs="Times New Roman"/>
          <w:color w:val="auto"/>
          <w:lang w:val="es-MX"/>
        </w:rPr>
      </w:pPr>
    </w:p>
    <w:p w14:paraId="4F52AA5D" w14:textId="77777777" w:rsidR="005B0486" w:rsidRPr="00BC1710" w:rsidRDefault="005B0486">
      <w:pPr>
        <w:pStyle w:val="LO-normal"/>
        <w:spacing w:line="240" w:lineRule="auto"/>
        <w:jc w:val="center"/>
        <w:rPr>
          <w:rFonts w:ascii="Times New Roman" w:hAnsi="Times New Roman" w:cs="Times New Roman"/>
          <w:color w:val="auto"/>
          <w:lang w:val="es-MX"/>
        </w:rPr>
      </w:pPr>
    </w:p>
    <w:p w14:paraId="315EA0D5" w14:textId="77777777" w:rsidR="005B0486" w:rsidRPr="00BC1710" w:rsidRDefault="005B0486">
      <w:pPr>
        <w:pStyle w:val="LO-normal"/>
        <w:spacing w:line="240" w:lineRule="auto"/>
        <w:jc w:val="center"/>
        <w:rPr>
          <w:rFonts w:ascii="Times New Roman" w:hAnsi="Times New Roman" w:cs="Times New Roman"/>
          <w:color w:val="auto"/>
          <w:lang w:val="es-MX"/>
        </w:rPr>
      </w:pPr>
    </w:p>
    <w:p w14:paraId="164CC633" w14:textId="77777777" w:rsidR="005B0486" w:rsidRPr="00BC1710" w:rsidRDefault="005B0486">
      <w:pPr>
        <w:pStyle w:val="LO-normal"/>
        <w:spacing w:line="240" w:lineRule="auto"/>
        <w:jc w:val="center"/>
        <w:rPr>
          <w:rFonts w:ascii="Times New Roman" w:hAnsi="Times New Roman" w:cs="Times New Roman"/>
          <w:color w:val="auto"/>
          <w:lang w:val="es-MX"/>
        </w:rPr>
      </w:pPr>
    </w:p>
    <w:p w14:paraId="1A5C5C8F" w14:textId="77777777" w:rsidR="005B0486" w:rsidRPr="00BC1710" w:rsidRDefault="005B0486">
      <w:pPr>
        <w:pStyle w:val="LO-normal"/>
        <w:spacing w:line="240" w:lineRule="auto"/>
        <w:jc w:val="center"/>
        <w:rPr>
          <w:rFonts w:ascii="Times New Roman" w:hAnsi="Times New Roman" w:cs="Times New Roman"/>
          <w:color w:val="auto"/>
          <w:lang w:val="es-MX"/>
        </w:rPr>
      </w:pPr>
    </w:p>
    <w:p w14:paraId="64579F1B"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7FC1C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38AEA8" w14:textId="77777777" w:rsidR="005B0486" w:rsidRPr="00BC1710" w:rsidRDefault="005B0486">
      <w:pPr>
        <w:pStyle w:val="LO-normal"/>
        <w:spacing w:line="240" w:lineRule="auto"/>
        <w:jc w:val="center"/>
        <w:rPr>
          <w:rFonts w:ascii="Times New Roman" w:hAnsi="Times New Roman" w:cs="Times New Roman"/>
          <w:color w:val="auto"/>
          <w:lang w:val="es-MX"/>
        </w:rPr>
      </w:pPr>
    </w:p>
    <w:p w14:paraId="69911694" w14:textId="77777777" w:rsidR="005B0486" w:rsidRPr="00BC1710" w:rsidRDefault="005B0486">
      <w:pPr>
        <w:pStyle w:val="LO-normal"/>
        <w:spacing w:line="240" w:lineRule="auto"/>
        <w:jc w:val="center"/>
        <w:rPr>
          <w:rFonts w:ascii="Times New Roman" w:hAnsi="Times New Roman" w:cs="Times New Roman"/>
          <w:color w:val="auto"/>
          <w:lang w:val="es-MX"/>
        </w:rPr>
      </w:pPr>
    </w:p>
    <w:p w14:paraId="7E1C2AC4" w14:textId="77777777" w:rsidR="005B0486" w:rsidRPr="00BC1710" w:rsidRDefault="005B0486">
      <w:pPr>
        <w:pStyle w:val="LO-normal"/>
        <w:spacing w:line="240" w:lineRule="auto"/>
        <w:jc w:val="center"/>
        <w:rPr>
          <w:rFonts w:ascii="Times New Roman" w:hAnsi="Times New Roman" w:cs="Times New Roman"/>
          <w:color w:val="auto"/>
          <w:lang w:val="es-MX"/>
        </w:rPr>
      </w:pPr>
    </w:p>
    <w:p w14:paraId="19A19CD6" w14:textId="77777777" w:rsidR="005B0486" w:rsidRPr="00BC1710" w:rsidRDefault="005B0486">
      <w:pPr>
        <w:pStyle w:val="LO-normal"/>
        <w:spacing w:line="240" w:lineRule="auto"/>
        <w:jc w:val="center"/>
        <w:rPr>
          <w:rFonts w:ascii="Times New Roman" w:hAnsi="Times New Roman" w:cs="Times New Roman"/>
          <w:color w:val="auto"/>
          <w:lang w:val="es-MX"/>
        </w:rPr>
      </w:pPr>
    </w:p>
    <w:p w14:paraId="680A8C7D" w14:textId="77777777" w:rsidR="005B0486" w:rsidRPr="00BC1710" w:rsidRDefault="005B0486">
      <w:pPr>
        <w:pStyle w:val="LO-normal"/>
        <w:spacing w:line="240" w:lineRule="auto"/>
        <w:jc w:val="center"/>
        <w:rPr>
          <w:rFonts w:ascii="Times New Roman" w:hAnsi="Times New Roman" w:cs="Times New Roman"/>
          <w:color w:val="auto"/>
          <w:lang w:val="es-MX"/>
        </w:rPr>
      </w:pPr>
    </w:p>
    <w:p w14:paraId="77BC93F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8845A0C"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87F3B9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41D5F9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5E971A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47BB1F2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70A67660"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D1839F6" w14:textId="77777777" w:rsidR="005B0486" w:rsidRPr="00BC1710" w:rsidRDefault="005B0486">
      <w:pPr>
        <w:pStyle w:val="LO-normal"/>
        <w:spacing w:line="240" w:lineRule="auto"/>
        <w:jc w:val="center"/>
        <w:rPr>
          <w:color w:val="auto"/>
          <w:lang w:val="es-MX"/>
        </w:rPr>
      </w:pPr>
    </w:p>
    <w:p w14:paraId="65745A3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1. Ejemplo de despliegue de la página de inicio del </w:t>
      </w:r>
      <w:r w:rsidRPr="00BC1710">
        <w:rPr>
          <w:rFonts w:ascii="Times New Roman" w:eastAsia="Times New Roman" w:hAnsi="Times New Roman" w:cs="Times New Roman"/>
          <w:b/>
          <w:i/>
          <w:color w:val="auto"/>
          <w:sz w:val="24"/>
          <w:lang w:val="es-MX"/>
        </w:rPr>
        <w:t>District Builder</w:t>
      </w:r>
    </w:p>
    <w:p w14:paraId="3BB61DF7" w14:textId="77777777" w:rsidR="005B0486" w:rsidRPr="00BC1710" w:rsidRDefault="006B560D">
      <w:pPr>
        <w:pStyle w:val="LO-normal"/>
        <w:spacing w:line="240" w:lineRule="auto"/>
        <w:jc w:val="center"/>
        <w:rPr>
          <w:rFonts w:ascii="Times New Roman" w:hAnsi="Times New Roman" w:cs="Times New Roman"/>
          <w:color w:val="auto"/>
          <w:lang w:val="es-MX"/>
        </w:rPr>
      </w:pPr>
      <w:bookmarkStart w:id="41" w:name="h.tyjcwt"/>
      <w:bookmarkEnd w:id="41"/>
      <w:r w:rsidRPr="00BC1710">
        <w:rPr>
          <w:rFonts w:ascii="Times New Roman" w:hAnsi="Times New Roman" w:cs="Times New Roman"/>
          <w:noProof/>
          <w:color w:val="auto"/>
        </w:rPr>
        <w:drawing>
          <wp:anchor distT="0" distB="0" distL="114300" distR="114300" simplePos="0" relativeHeight="251659264" behindDoc="1" locked="0" layoutInCell="1" allowOverlap="1" wp14:anchorId="08EDD70F" wp14:editId="276018A4">
            <wp:simplePos x="0" y="0"/>
            <wp:positionH relativeFrom="margin">
              <wp:posOffset>342900</wp:posOffset>
            </wp:positionH>
            <wp:positionV relativeFrom="paragraph">
              <wp:posOffset>170815</wp:posOffset>
            </wp:positionV>
            <wp:extent cx="5257800" cy="308610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54A85DB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A208FF8" w14:textId="77777777" w:rsidR="005B0486" w:rsidRPr="00BC1710" w:rsidRDefault="005B0486">
      <w:pPr>
        <w:pStyle w:val="LO-normal"/>
        <w:spacing w:line="240" w:lineRule="auto"/>
        <w:jc w:val="center"/>
        <w:rPr>
          <w:rFonts w:ascii="Times New Roman" w:hAnsi="Times New Roman" w:cs="Times New Roman"/>
          <w:color w:val="auto"/>
          <w:lang w:val="es-MX"/>
        </w:rPr>
      </w:pPr>
    </w:p>
    <w:p w14:paraId="2E401069" w14:textId="77777777" w:rsidR="005B0486" w:rsidRPr="00BC1710" w:rsidRDefault="005B0486">
      <w:pPr>
        <w:pStyle w:val="LO-normal"/>
        <w:spacing w:line="240" w:lineRule="auto"/>
        <w:jc w:val="center"/>
        <w:rPr>
          <w:rFonts w:ascii="Times New Roman" w:hAnsi="Times New Roman" w:cs="Times New Roman"/>
          <w:color w:val="auto"/>
          <w:lang w:val="es-MX"/>
        </w:rPr>
      </w:pPr>
    </w:p>
    <w:p w14:paraId="6AC25486" w14:textId="77777777" w:rsidR="005B0486" w:rsidRPr="00BC1710" w:rsidRDefault="005B0486">
      <w:pPr>
        <w:pStyle w:val="LO-normal"/>
        <w:spacing w:line="240" w:lineRule="auto"/>
        <w:jc w:val="center"/>
        <w:rPr>
          <w:rFonts w:ascii="Times New Roman" w:hAnsi="Times New Roman" w:cs="Times New Roman"/>
          <w:color w:val="auto"/>
          <w:lang w:val="es-MX"/>
        </w:rPr>
      </w:pPr>
    </w:p>
    <w:p w14:paraId="3C31845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2AF4B3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9E51A47"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52DF07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E6E8A19"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1B4D9D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216EBFF"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46861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135EA5F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11150C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05441D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B6F091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DBC50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C563BBD"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33E816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FF7FC2E"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3792326D" w14:textId="77777777" w:rsidR="005B0486" w:rsidRPr="00BC1710" w:rsidRDefault="005B0486">
      <w:pPr>
        <w:pStyle w:val="LO-normal"/>
        <w:spacing w:line="240" w:lineRule="auto"/>
        <w:jc w:val="center"/>
        <w:rPr>
          <w:color w:val="auto"/>
          <w:lang w:val="es-MX"/>
        </w:rPr>
      </w:pPr>
    </w:p>
    <w:p w14:paraId="7EA5558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2. Despliegue de la cartografía electoral del Estado de México a nivel seccional en el </w:t>
      </w:r>
      <w:r w:rsidRPr="00BC1710">
        <w:rPr>
          <w:rFonts w:ascii="Times New Roman" w:eastAsia="Times New Roman" w:hAnsi="Times New Roman" w:cs="Times New Roman"/>
          <w:b/>
          <w:i/>
          <w:color w:val="auto"/>
          <w:sz w:val="24"/>
          <w:lang w:val="es-MX"/>
        </w:rPr>
        <w:t>District Builder</w:t>
      </w:r>
    </w:p>
    <w:p w14:paraId="27CF7616" w14:textId="77777777" w:rsidR="005B0486" w:rsidRPr="00BC1710" w:rsidRDefault="005B0486">
      <w:pPr>
        <w:pStyle w:val="LO-normal"/>
        <w:spacing w:line="240" w:lineRule="auto"/>
        <w:jc w:val="center"/>
        <w:rPr>
          <w:rFonts w:ascii="Times New Roman" w:hAnsi="Times New Roman" w:cs="Times New Roman"/>
          <w:color w:val="auto"/>
          <w:lang w:val="es-MX"/>
        </w:rPr>
      </w:pPr>
    </w:p>
    <w:p w14:paraId="5CF1F3A5" w14:textId="77777777" w:rsidR="005B0486" w:rsidRPr="00BC1710" w:rsidRDefault="006B560D">
      <w:pPr>
        <w:pStyle w:val="LO-normal"/>
        <w:spacing w:line="240" w:lineRule="auto"/>
        <w:jc w:val="center"/>
        <w:rPr>
          <w:color w:val="auto"/>
        </w:rPr>
      </w:pPr>
      <w:r w:rsidRPr="00BC1710">
        <w:rPr>
          <w:noProof/>
          <w:color w:val="auto"/>
        </w:rPr>
        <w:drawing>
          <wp:inline distT="114300" distB="114300" distL="114300" distR="114300" wp14:anchorId="2C9E1C47" wp14:editId="48AF9B52">
            <wp:extent cx="5086350" cy="3242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9"/>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91CEFFC" w14:textId="77777777" w:rsidR="005B0486" w:rsidRPr="00BC1710" w:rsidRDefault="005B0486">
      <w:pPr>
        <w:pStyle w:val="LO-normal"/>
        <w:spacing w:line="240" w:lineRule="auto"/>
        <w:jc w:val="center"/>
        <w:rPr>
          <w:rFonts w:ascii="Times New Roman" w:hAnsi="Times New Roman" w:cs="Times New Roman"/>
          <w:color w:val="auto"/>
        </w:rPr>
      </w:pPr>
    </w:p>
    <w:p w14:paraId="762F77BA" w14:textId="77777777" w:rsidR="005B0486" w:rsidRPr="00BC1710" w:rsidRDefault="005B0486">
      <w:pPr>
        <w:pStyle w:val="Heading1"/>
        <w:spacing w:line="240" w:lineRule="auto"/>
        <w:rPr>
          <w:color w:val="auto"/>
        </w:rPr>
      </w:pPr>
    </w:p>
    <w:p w14:paraId="16110AF7" w14:textId="2C56BF83" w:rsidR="005B0486" w:rsidRPr="00BC1710" w:rsidRDefault="006B560D" w:rsidP="007A04AB">
      <w:pPr>
        <w:pStyle w:val="Heading1"/>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Apéndice en Internet. Datos abiertos e información pública necesaria para transparentar los procesos de redistritación</w:t>
      </w:r>
      <w:r w:rsidR="007A04AB" w:rsidRPr="00BC1710">
        <w:rPr>
          <w:rStyle w:val="FootnoteReference"/>
          <w:rFonts w:ascii="Times New Roman" w:eastAsia="Times New Roman" w:hAnsi="Times New Roman" w:cs="Times New Roman"/>
          <w:b/>
          <w:color w:val="auto"/>
          <w:sz w:val="24"/>
          <w:lang w:val="es-MX"/>
        </w:rPr>
        <w:footnoteReference w:id="23"/>
      </w:r>
    </w:p>
    <w:p w14:paraId="26DE6AE4" w14:textId="77777777" w:rsidR="005B0486" w:rsidRPr="00BC1710" w:rsidRDefault="006B560D" w:rsidP="0095771F">
      <w:pPr>
        <w:pStyle w:val="Heading1"/>
        <w:spacing w:before="20" w:line="240" w:lineRule="auto"/>
        <w:jc w:val="both"/>
        <w:rPr>
          <w:rFonts w:ascii="Times New Roman" w:eastAsia="Times New Roman" w:hAnsi="Times New Roman" w:cs="Times New Roman"/>
          <w:color w:val="auto"/>
          <w:sz w:val="24"/>
          <w:lang w:val="es-MX"/>
        </w:rPr>
      </w:pPr>
      <w:bookmarkStart w:id="42" w:name="h.3znysh7"/>
      <w:bookmarkEnd w:id="42"/>
      <w:r w:rsidRPr="00BC1710">
        <w:rPr>
          <w:rFonts w:ascii="Times New Roman" w:eastAsia="Times New Roman" w:hAnsi="Times New Roman" w:cs="Times New Roman"/>
          <w:color w:val="auto"/>
          <w:sz w:val="24"/>
          <w:lang w:val="es-MX"/>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sidRPr="00BC1710">
        <w:rPr>
          <w:rFonts w:ascii="Times New Roman" w:eastAsia="Times New Roman" w:hAnsi="Times New Roman" w:cs="Times New Roman"/>
          <w:i/>
          <w:color w:val="auto"/>
          <w:sz w:val="24"/>
          <w:lang w:val="es-MX"/>
        </w:rPr>
        <w:t>transparentar los procesos de redistritación en México</w:t>
      </w:r>
      <w:r w:rsidRPr="00BC1710">
        <w:rPr>
          <w:rFonts w:ascii="Times New Roman" w:eastAsia="Times New Roman" w:hAnsi="Times New Roman" w:cs="Times New Roman"/>
          <w:color w:val="auto"/>
          <w:sz w:val="24"/>
          <w:lang w:val="es-MX"/>
        </w:rPr>
        <w:t xml:space="preserve">. </w:t>
      </w:r>
    </w:p>
    <w:p w14:paraId="3DB77968"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u w:val="single"/>
          <w:lang w:val="es-MX"/>
        </w:rPr>
      </w:pPr>
      <w:r w:rsidRPr="00BC1710">
        <w:rPr>
          <w:rFonts w:ascii="Times New Roman" w:eastAsia="Times New Roman" w:hAnsi="Times New Roman" w:cs="Times New Roman"/>
          <w:b/>
          <w:color w:val="auto"/>
          <w:sz w:val="24"/>
          <w:u w:val="single"/>
          <w:lang w:val="es-MX"/>
        </w:rPr>
        <w:t>Secretaría de Comunicaciones y Transportes (SCT)</w:t>
      </w:r>
    </w:p>
    <w:p w14:paraId="42B956AF" w14:textId="77777777" w:rsidR="005B0486" w:rsidRPr="00BC1710" w:rsidRDefault="006B560D" w:rsidP="0095771F">
      <w:pPr>
        <w:pStyle w:val="LO-normal1"/>
        <w:numPr>
          <w:ilvl w:val="0"/>
          <w:numId w:val="2"/>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 de datos con las distancias, y tiempos de traslado, del sistema de carreteras en México a nivel estatal y municipal. </w:t>
      </w:r>
    </w:p>
    <w:p w14:paraId="5B3F517D"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u w:val="single"/>
          <w:lang w:val="es-MX"/>
        </w:rPr>
      </w:pPr>
      <w:r w:rsidRPr="00BC1710">
        <w:rPr>
          <w:rFonts w:ascii="Times New Roman" w:eastAsia="Times New Roman" w:hAnsi="Times New Roman" w:cs="Times New Roman"/>
          <w:b/>
          <w:color w:val="auto"/>
          <w:sz w:val="24"/>
          <w:u w:val="single"/>
          <w:lang w:val="es-MX"/>
        </w:rPr>
        <w:t>Comisión Nacional para el Desarrollo de los Pueblos Indígenas (CDI)</w:t>
      </w:r>
    </w:p>
    <w:p w14:paraId="2726010D" w14:textId="77777777" w:rsidR="005B0486" w:rsidRPr="00BC1710" w:rsidRDefault="006B560D" w:rsidP="0095771F">
      <w:pPr>
        <w:pStyle w:val="LO-normal1"/>
        <w:numPr>
          <w:ilvl w:val="0"/>
          <w:numId w:val="1"/>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 de datos con la concentración de población indígena en México a nivel estatal y municipal. </w:t>
      </w:r>
    </w:p>
    <w:p w14:paraId="780324FD"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u w:val="single"/>
          <w:lang w:val="es-MX"/>
        </w:rPr>
      </w:pPr>
      <w:r w:rsidRPr="00BC1710">
        <w:rPr>
          <w:rFonts w:ascii="Times New Roman" w:eastAsia="Times New Roman" w:hAnsi="Times New Roman" w:cs="Times New Roman"/>
          <w:b/>
          <w:color w:val="auto"/>
          <w:sz w:val="24"/>
          <w:u w:val="single"/>
          <w:lang w:val="es-MX"/>
        </w:rPr>
        <w:t>Instituto Nacional de Estadística y Geografía (INEGI)</w:t>
      </w:r>
    </w:p>
    <w:p w14:paraId="2BAEF2E0"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 de datos con la cartografía administrativa a nivel nacional, estatal y municipal. </w:t>
      </w:r>
    </w:p>
    <w:p w14:paraId="71A843AE"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Base de datos con la cartografía administrativa y de accidentes geográficos a nivel nacional, estatal y municipal.</w:t>
      </w:r>
    </w:p>
    <w:p w14:paraId="5F394EEA"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u w:val="single"/>
        </w:rPr>
      </w:pPr>
      <w:r w:rsidRPr="00BC1710">
        <w:rPr>
          <w:rFonts w:ascii="Times New Roman" w:eastAsia="Times New Roman" w:hAnsi="Times New Roman" w:cs="Times New Roman"/>
          <w:b/>
          <w:color w:val="auto"/>
          <w:sz w:val="24"/>
          <w:u w:val="single"/>
        </w:rPr>
        <w:t>INEGI-INE</w:t>
      </w:r>
    </w:p>
    <w:p w14:paraId="349545A5"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 de datos con información censal a escalas geo-electorales (secciones electorales) a nivel estatal y municipal. </w:t>
      </w:r>
    </w:p>
    <w:p w14:paraId="5D9D8E3A"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u w:val="single"/>
        </w:rPr>
      </w:pPr>
      <w:r w:rsidRPr="00BC1710">
        <w:rPr>
          <w:rFonts w:ascii="Times New Roman" w:eastAsia="Times New Roman" w:hAnsi="Times New Roman" w:cs="Times New Roman"/>
          <w:b/>
          <w:color w:val="auto"/>
          <w:sz w:val="24"/>
          <w:u w:val="single"/>
        </w:rPr>
        <w:t>Instituto Nacional Electoral</w:t>
      </w:r>
    </w:p>
    <w:p w14:paraId="00662542" w14:textId="77777777" w:rsidR="005B0486" w:rsidRPr="00BC1710" w:rsidRDefault="006B560D" w:rsidP="0095771F">
      <w:pPr>
        <w:pStyle w:val="LO-normal1"/>
        <w:numPr>
          <w:ilvl w:val="0"/>
          <w:numId w:val="3"/>
        </w:numPr>
        <w:spacing w:line="240" w:lineRule="auto"/>
        <w:ind w:left="0"/>
        <w:contextualSpacing/>
        <w:jc w:val="both"/>
        <w:rPr>
          <w:rFonts w:ascii="Times New Roman" w:eastAsia="Times New Roman" w:hAnsi="Times New Roman" w:cs="Times New Roman"/>
          <w:b/>
          <w:color w:val="auto"/>
          <w:sz w:val="24"/>
        </w:rPr>
      </w:pPr>
      <w:proofErr w:type="spellStart"/>
      <w:r w:rsidRPr="00BC1710">
        <w:rPr>
          <w:rFonts w:ascii="Times New Roman" w:eastAsia="Times New Roman" w:hAnsi="Times New Roman" w:cs="Times New Roman"/>
          <w:b/>
          <w:color w:val="auto"/>
          <w:sz w:val="24"/>
        </w:rPr>
        <w:t>Información</w:t>
      </w:r>
      <w:proofErr w:type="spellEnd"/>
      <w:r w:rsidRPr="00BC1710">
        <w:rPr>
          <w:rFonts w:ascii="Times New Roman" w:eastAsia="Times New Roman" w:hAnsi="Times New Roman" w:cs="Times New Roman"/>
          <w:b/>
          <w:color w:val="auto"/>
          <w:sz w:val="24"/>
        </w:rPr>
        <w:t xml:space="preserve">, </w:t>
      </w:r>
      <w:proofErr w:type="spellStart"/>
      <w:r w:rsidRPr="00BC1710">
        <w:rPr>
          <w:rFonts w:ascii="Times New Roman" w:eastAsia="Times New Roman" w:hAnsi="Times New Roman" w:cs="Times New Roman"/>
          <w:b/>
          <w:color w:val="auto"/>
          <w:sz w:val="24"/>
        </w:rPr>
        <w:t>normatividad</w:t>
      </w:r>
      <w:proofErr w:type="spellEnd"/>
      <w:r w:rsidRPr="00BC1710">
        <w:rPr>
          <w:rFonts w:ascii="Times New Roman" w:eastAsia="Times New Roman" w:hAnsi="Times New Roman" w:cs="Times New Roman"/>
          <w:b/>
          <w:color w:val="auto"/>
          <w:sz w:val="24"/>
        </w:rPr>
        <w:t xml:space="preserve"> y </w:t>
      </w:r>
      <w:proofErr w:type="spellStart"/>
      <w:r w:rsidRPr="00BC1710">
        <w:rPr>
          <w:rFonts w:ascii="Times New Roman" w:eastAsia="Times New Roman" w:hAnsi="Times New Roman" w:cs="Times New Roman"/>
          <w:b/>
          <w:color w:val="auto"/>
          <w:sz w:val="24"/>
        </w:rPr>
        <w:t>procedimientos</w:t>
      </w:r>
      <w:proofErr w:type="spellEnd"/>
    </w:p>
    <w:p w14:paraId="69B014D0"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Normatividad, criterios técnicos y legales, procedimientos, reglas operativas y acuerdos para los procesos de redistritación a nivel federal que han sido regulados por el IFE desde 1990 (1997, 2004 y 2013) y por el INE a partir de 2015. </w:t>
      </w:r>
    </w:p>
    <w:p w14:paraId="231B667A"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Información generada por el IFE en los procesos de redistritación a nivel federal en 1997, 2004 y 2013, así como la información generada por el INE para los procesos de distritación federal y local generados a partir de 2015. </w:t>
      </w:r>
    </w:p>
    <w:p w14:paraId="6D37224C"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Información sobre los modelos y fórmulas matemáticas, así como la incorporación y ponderación de las distintas variables (criterios) en dichos modelos o fórmulas (también conocida como función de costo o función objetivo). </w:t>
      </w:r>
    </w:p>
    <w:p w14:paraId="772B9E7D"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Modelo matemático utilizado para propiciar que los distritos tengan formas circulares (lo más cercano a un polígono irregular), evitando la generación de formas irregulares. </w:t>
      </w:r>
    </w:p>
    <w:p w14:paraId="5F6C1C5E"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Algoritmo matemático determinístico que identifica imparcialmente los procesos de preservación de integridad municipal en todo el espacio de posibilidades conocido como “</w:t>
      </w:r>
      <w:r w:rsidRPr="00BC1710">
        <w:rPr>
          <w:rFonts w:ascii="Times New Roman" w:eastAsia="Times New Roman" w:hAnsi="Times New Roman" w:cs="Times New Roman"/>
          <w:i/>
          <w:color w:val="auto"/>
          <w:sz w:val="24"/>
          <w:lang w:val="es-MX"/>
        </w:rPr>
        <w:t>Proceso de preservación de integridad municipal”</w:t>
      </w:r>
      <w:r w:rsidRPr="00BC1710">
        <w:rPr>
          <w:rFonts w:ascii="Times New Roman" w:eastAsia="Times New Roman" w:hAnsi="Times New Roman" w:cs="Times New Roman"/>
          <w:color w:val="auto"/>
          <w:sz w:val="24"/>
          <w:lang w:val="es-MX"/>
        </w:rPr>
        <w:t>.</w:t>
      </w:r>
    </w:p>
    <w:p w14:paraId="51891ED6"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Fórmulas, ponderadores y constantes de calibración para todas las entidades federativas. </w:t>
      </w:r>
    </w:p>
    <w:p w14:paraId="1470C5AC"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Información derivada del proceso de interacción entre partidos políticos y la autoridad electoral durante los procesos de redistritación.</w:t>
      </w:r>
    </w:p>
    <w:p w14:paraId="455C075D" w14:textId="77777777" w:rsidR="005B0486" w:rsidRPr="00BC1710" w:rsidRDefault="005B0486" w:rsidP="0095771F">
      <w:pPr>
        <w:pStyle w:val="LO-normal1"/>
        <w:spacing w:line="240" w:lineRule="auto"/>
        <w:ind w:left="720"/>
        <w:contextualSpacing/>
        <w:jc w:val="both"/>
        <w:rPr>
          <w:rFonts w:ascii="Times New Roman" w:hAnsi="Times New Roman" w:cs="Times New Roman"/>
          <w:color w:val="auto"/>
          <w:sz w:val="24"/>
          <w:lang w:val="es-MX"/>
        </w:rPr>
      </w:pPr>
    </w:p>
    <w:p w14:paraId="7693573E"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ab/>
        <w:t>II. Bases de datos</w:t>
      </w:r>
    </w:p>
    <w:p w14:paraId="0D86EB46"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Datos vinculados al proceso de redistritación</w:t>
      </w:r>
    </w:p>
    <w:p w14:paraId="0BFC98C0"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747CB9B1"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Tabla de vecindades interseccionales e intermunicipales que el Sistema de Distritación utiliza para detectar la continuidad geográfica de los distritos a construir.</w:t>
      </w:r>
    </w:p>
    <w:p w14:paraId="6FECA120"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3EE4322"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Bases cartográficas con áreas, perímetros, vecindades y coordenadas de centroides/rectángulos que contienen secciones. </w:t>
      </w:r>
    </w:p>
    <w:p w14:paraId="46924897" w14:textId="77777777" w:rsidR="005B0486" w:rsidRPr="00BC1710"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Tablas de tiempos de traslado interseccionales o intermunicipales, para cada una de las 32 entidades federativas, las cuales sirven de insumo al Sistema de Distritación.</w:t>
      </w:r>
    </w:p>
    <w:p w14:paraId="74F7AF81"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Cartografía electoral vigente a nivel nacional, estatal, municipal, distrital y seccional generada por el IFE/INE para los procesos de redistritación a nivel federal y local. </w:t>
      </w:r>
    </w:p>
    <w:p w14:paraId="5D14E238" w14:textId="77777777" w:rsidR="005B0486" w:rsidRPr="00BC1710" w:rsidRDefault="005B0486" w:rsidP="0095771F">
      <w:pPr>
        <w:pStyle w:val="LO-normal1"/>
        <w:spacing w:line="240" w:lineRule="auto"/>
        <w:ind w:left="720"/>
        <w:jc w:val="both"/>
        <w:rPr>
          <w:rFonts w:ascii="Times New Roman" w:hAnsi="Times New Roman" w:cs="Times New Roman"/>
          <w:color w:val="auto"/>
          <w:lang w:val="es-MX"/>
        </w:rPr>
      </w:pPr>
    </w:p>
    <w:p w14:paraId="05377004" w14:textId="77777777" w:rsidR="005B0486" w:rsidRPr="00BC1710" w:rsidRDefault="006B560D" w:rsidP="0095771F">
      <w:pPr>
        <w:pStyle w:val="LO-normal1"/>
        <w:spacing w:line="240" w:lineRule="auto"/>
        <w:jc w:val="both"/>
        <w:rPr>
          <w:rFonts w:ascii="Times New Roman" w:eastAsia="Times New Roman" w:hAnsi="Times New Roman" w:cs="Times New Roman"/>
          <w:b/>
          <w:color w:val="auto"/>
          <w:sz w:val="24"/>
        </w:rPr>
      </w:pPr>
      <w:proofErr w:type="spellStart"/>
      <w:r w:rsidRPr="00BC1710">
        <w:rPr>
          <w:rFonts w:ascii="Times New Roman" w:eastAsia="Times New Roman" w:hAnsi="Times New Roman" w:cs="Times New Roman"/>
          <w:b/>
          <w:color w:val="auto"/>
          <w:sz w:val="24"/>
        </w:rPr>
        <w:t>Datos</w:t>
      </w:r>
      <w:proofErr w:type="spellEnd"/>
      <w:r w:rsidRPr="00BC1710">
        <w:rPr>
          <w:rFonts w:ascii="Times New Roman" w:eastAsia="Times New Roman" w:hAnsi="Times New Roman" w:cs="Times New Roman"/>
          <w:b/>
          <w:color w:val="auto"/>
          <w:sz w:val="24"/>
        </w:rPr>
        <w:t xml:space="preserve"> </w:t>
      </w:r>
      <w:proofErr w:type="spellStart"/>
      <w:r w:rsidRPr="00BC1710">
        <w:rPr>
          <w:rFonts w:ascii="Times New Roman" w:eastAsia="Times New Roman" w:hAnsi="Times New Roman" w:cs="Times New Roman"/>
          <w:b/>
          <w:color w:val="auto"/>
          <w:sz w:val="24"/>
        </w:rPr>
        <w:t>electorales</w:t>
      </w:r>
      <w:proofErr w:type="spellEnd"/>
    </w:p>
    <w:p w14:paraId="3AD0EB9F"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Base de datos con el número de electores, resultados electorales y participación electoral a nivel estatal, municipal, distrital y seccional. </w:t>
      </w:r>
    </w:p>
    <w:p w14:paraId="7BEC0601" w14:textId="77777777" w:rsidR="005B0486" w:rsidRPr="00BC1710" w:rsidRDefault="005B0486" w:rsidP="0095771F">
      <w:pPr>
        <w:pStyle w:val="LO-normal1"/>
        <w:spacing w:line="240" w:lineRule="auto"/>
        <w:ind w:left="720"/>
        <w:contextualSpacing/>
        <w:jc w:val="both"/>
        <w:rPr>
          <w:rFonts w:ascii="Times New Roman" w:hAnsi="Times New Roman" w:cs="Times New Roman"/>
          <w:color w:val="auto"/>
          <w:sz w:val="24"/>
          <w:lang w:val="es-MX"/>
        </w:rPr>
      </w:pPr>
    </w:p>
    <w:p w14:paraId="28AF4D00" w14:textId="77777777" w:rsidR="005B0486" w:rsidRPr="00BC1710" w:rsidRDefault="006B560D" w:rsidP="0095771F">
      <w:pPr>
        <w:pStyle w:val="LO-normal1"/>
        <w:spacing w:line="240" w:lineRule="auto"/>
        <w:ind w:firstLine="720"/>
        <w:jc w:val="both"/>
        <w:rPr>
          <w:rFonts w:ascii="Times New Roman" w:eastAsia="Times New Roman" w:hAnsi="Times New Roman" w:cs="Times New Roman"/>
          <w:b/>
          <w:color w:val="auto"/>
          <w:sz w:val="24"/>
        </w:rPr>
      </w:pPr>
      <w:r w:rsidRPr="00BC1710">
        <w:rPr>
          <w:rFonts w:ascii="Times New Roman" w:eastAsia="Times New Roman" w:hAnsi="Times New Roman" w:cs="Times New Roman"/>
          <w:b/>
          <w:color w:val="auto"/>
          <w:sz w:val="24"/>
        </w:rPr>
        <w:t>III. Software</w:t>
      </w:r>
    </w:p>
    <w:p w14:paraId="6829BD8F"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Software de Distritación (o sistema de redistritación) diseñado por el IFE/INE y utilizado para operacionalizar los algoritmos de optimización combinatoria (recocido simulado, optimización por enjambre). </w:t>
      </w:r>
    </w:p>
    <w:p w14:paraId="2459F882"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Plataforma de Indicadores (sistema de indicadores) desarrollado por el IFE/INE para evaluar las distintas propuestas generadas por el sistema de redistritación, el comité técnico, y los partidos políticos.</w:t>
      </w:r>
    </w:p>
    <w:p w14:paraId="2A9F59BC" w14:textId="77777777" w:rsidR="005B0486" w:rsidRPr="00BC1710"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Código fuente del Sistema de Distritación.  </w:t>
      </w:r>
    </w:p>
    <w:p w14:paraId="3E425837" w14:textId="77777777" w:rsidR="005B0486" w:rsidRPr="00BC1710" w:rsidRDefault="005B0486" w:rsidP="0095771F">
      <w:pPr>
        <w:pStyle w:val="LO-normal"/>
        <w:spacing w:line="240" w:lineRule="auto"/>
        <w:jc w:val="both"/>
        <w:rPr>
          <w:color w:val="auto"/>
        </w:rPr>
      </w:pPr>
    </w:p>
    <w:sectPr w:rsidR="005B0486" w:rsidRPr="00BC1710">
      <w:footerReference w:type="default" r:id="rId20"/>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nknown Author" w:date="2015-10-21T17:00:00Z" w:initials="">
    <w:p w14:paraId="683D4A7A" w14:textId="77777777" w:rsidR="00625992" w:rsidRDefault="00625992">
      <w:r>
        <w:rPr>
          <w:rFonts w:ascii="Ubuntu" w:hAnsi="Ubuntu"/>
          <w:i/>
          <w:sz w:val="16"/>
          <w:lang w:val="es-MX"/>
        </w:rPr>
        <w:t>Reply to ... (10/19/2015, 20:09): "..."</w:t>
      </w:r>
    </w:p>
    <w:p w14:paraId="125F0CDB" w14:textId="77777777" w:rsidR="00625992" w:rsidRDefault="00625992">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2" w:author="..." w:date="2015-11-20T16:08:00Z" w:initials=".">
    <w:p w14:paraId="6F522ED8" w14:textId="77777777" w:rsidR="00625992" w:rsidRDefault="00625992" w:rsidP="00C43B2F">
      <w:r>
        <w:rPr>
          <w:lang w:val="es-MX"/>
        </w:rPr>
        <w:t>Este párrafo responde a una de las observaciones de los reviewers (lit review)…</w:t>
      </w:r>
    </w:p>
  </w:comment>
  <w:comment w:id="3" w:author="..." w:date="2015-11-20T16:08:00Z" w:initials=".">
    <w:p w14:paraId="3EDBF846" w14:textId="77777777" w:rsidR="00625992" w:rsidRDefault="00625992" w:rsidP="00C43B2F">
      <w:r>
        <w:rPr>
          <w:lang w:val="es-MX"/>
        </w:rPr>
        <w:t>Este es el propósito de la Nota…</w:t>
      </w:r>
    </w:p>
  </w:comment>
  <w:comment w:id="4" w:author="..." w:date="2015-11-20T16:08:00Z" w:initials=".">
    <w:p w14:paraId="17D06D2C" w14:textId="77777777" w:rsidR="00625992" w:rsidRDefault="00625992" w:rsidP="00C43B2F">
      <w:r>
        <w:rPr>
          <w:lang w:val="es-MX"/>
        </w:rPr>
        <w:t xml:space="preserve">Aquí mencionamos la posibilidad de sesgo, aún en comisiones independientes. </w:t>
      </w:r>
    </w:p>
  </w:comment>
  <w:comment w:id="5" w:author="..." w:date="2015-11-20T16:08:00Z" w:initials=".">
    <w:p w14:paraId="31F8FF5C" w14:textId="77777777" w:rsidR="00625992" w:rsidRDefault="00625992" w:rsidP="00C43B2F">
      <w:r>
        <w:rPr>
          <w:lang w:val="es-MX"/>
        </w:rPr>
        <w:t xml:space="preserve">Aquí estamos sugiriendo dos condiciones adicionales para garantizar la imparcialidad del proceso que no hacen Rossiter et al. (contribución teórica a petición de los 2 reviewers) </w:t>
      </w:r>
    </w:p>
  </w:comment>
  <w:comment w:id="7" w:author="..." w:date="2015-11-20T16:08:00Z" w:initials=".">
    <w:p w14:paraId="3869461D" w14:textId="77777777" w:rsidR="00625992" w:rsidRDefault="00625992" w:rsidP="00C43B2F">
      <w:r>
        <w:rPr>
          <w:lang w:val="es-MX"/>
        </w:rPr>
        <w:t xml:space="preserve">Mencionamos nuevamente estas dos precondiciones para garantizar la imparcialidad del proceso. </w:t>
      </w:r>
    </w:p>
  </w:comment>
  <w:comment w:id="9" w:author="..." w:date="2015-11-20T16:08:00Z" w:initials=".">
    <w:p w14:paraId="39B38A45" w14:textId="77777777" w:rsidR="00625992" w:rsidRDefault="00625992" w:rsidP="00C43B2F">
      <w:r>
        <w:rPr>
          <w:lang w:val="es-MX"/>
        </w:rPr>
        <w:t xml:space="preserve">Aquí reiteramos el argumento anterior de comisiones controladas por la partidocracia… </w:t>
      </w:r>
    </w:p>
  </w:comment>
  <w:comment w:id="10" w:author="..." w:date="2015-11-20T16:08:00Z" w:initials=".">
    <w:p w14:paraId="37CC5AB3" w14:textId="77777777" w:rsidR="00625992" w:rsidRDefault="00625992" w:rsidP="00C43B2F">
      <w:r>
        <w:rPr>
          <w:lang w:val="es-MX"/>
        </w:rPr>
        <w:t>Aquí podríamos meter el diagrama que sugieres en uno de los comentarios, pero creo que extendería el texto. ¿Cómo ves? ¿Lo metemos?</w:t>
      </w:r>
    </w:p>
  </w:comment>
  <w:comment w:id="11" w:author="..." w:date="2015-11-20T16:08:00Z" w:initials=".">
    <w:p w14:paraId="35C05281" w14:textId="77777777" w:rsidR="00625992" w:rsidRDefault="00625992" w:rsidP="00C43B2F">
      <w:r>
        <w:rPr>
          <w:lang w:val="es-MX"/>
        </w:rPr>
        <w:t xml:space="preserve">Estas preguntas son centrales para el texto y la justificación de la nota. </w:t>
      </w:r>
    </w:p>
  </w:comment>
  <w:comment w:id="12" w:author="..." w:date="2015-11-20T16:08:00Z" w:initials=".">
    <w:p w14:paraId="2E29F1A9" w14:textId="77777777" w:rsidR="00625992" w:rsidRDefault="00625992" w:rsidP="00C43B2F">
      <w:r>
        <w:rPr>
          <w:lang w:val="es-MX"/>
        </w:rPr>
        <w:t xml:space="preserve">Aquí enfatizamos la falta de información  en los procesos locales.  </w:t>
      </w:r>
    </w:p>
  </w:comment>
  <w:comment w:id="14" w:author="..." w:date="2015-11-20T16:08:00Z" w:initials=".">
    <w:p w14:paraId="1A28AF39" w14:textId="77777777" w:rsidR="00625992" w:rsidRDefault="00625992" w:rsidP="00C43B2F">
      <w:r>
        <w:rPr>
          <w:lang w:val="es-MX"/>
        </w:rPr>
        <w:t>Ejemplo emblemtico del abuso  a nivel local.</w:t>
      </w:r>
    </w:p>
  </w:comment>
  <w:comment w:id="15" w:author="..." w:date="2015-11-20T16:08:00Z" w:initials=".">
    <w:p w14:paraId="25D6D47B" w14:textId="77777777" w:rsidR="00625992" w:rsidRDefault="00625992" w:rsidP="00C43B2F">
      <w:r>
        <w:rPr>
          <w:lang w:val="es-MX"/>
        </w:rPr>
        <w:t>Otra vez, una batería de preguntas que no se pueden responder con la infrmación que está disponible…</w:t>
      </w:r>
    </w:p>
  </w:comment>
  <w:comment w:id="18" w:author="..." w:date="2015-11-20T16:08:00Z" w:initials=".">
    <w:p w14:paraId="3DA2440E" w14:textId="77777777" w:rsidR="00625992" w:rsidRDefault="00625992" w:rsidP="00C43B2F">
      <w:r>
        <w:rPr>
          <w:lang w:val="es-MX"/>
        </w:rPr>
        <w:t>La redistritación en México no se ha politizado (discusión a petición de un reviewer) por la falta de reelección..</w:t>
      </w:r>
    </w:p>
  </w:comment>
  <w:comment w:id="21" w:author="..." w:date="2015-11-20T16:08:00Z" w:initials=".">
    <w:p w14:paraId="1519B0F8" w14:textId="77777777" w:rsidR="00625992" w:rsidRDefault="00625992" w:rsidP="00C43B2F">
      <w:r>
        <w:rPr>
          <w:lang w:val="es-MX"/>
        </w:rPr>
        <w:t>Explicación de por qué no se ha politizado…</w:t>
      </w:r>
    </w:p>
  </w:comment>
  <w:comment w:id="22" w:author="..." w:date="2015-11-21T01:33:00Z" w:initials=".">
    <w:p w14:paraId="3CB9E709" w14:textId="50DCCEE3" w:rsidR="00625992" w:rsidRDefault="00625992">
      <w:pPr>
        <w:pStyle w:val="CommentText"/>
      </w:pPr>
      <w:r>
        <w:rPr>
          <w:rStyle w:val="CommentReference"/>
        </w:rPr>
        <w:annotationRef/>
      </w:r>
      <w:r>
        <w:t>Micah: other suggestion?</w:t>
      </w:r>
    </w:p>
  </w:comment>
  <w:comment w:id="23" w:author="..." w:date="2015-11-21T02:19:00Z" w:initials=".">
    <w:p w14:paraId="565A68A8" w14:textId="439450EE" w:rsidR="00625992" w:rsidRDefault="00625992">
      <w:pPr>
        <w:pStyle w:val="CommentText"/>
      </w:pPr>
      <w:r>
        <w:rPr>
          <w:rStyle w:val="CommentReference"/>
        </w:rPr>
        <w:annotationRef/>
      </w:r>
      <w:r>
        <w:t>Ask Micah for citations related to crowdsourcing.</w:t>
      </w:r>
    </w:p>
  </w:comment>
  <w:comment w:id="25" w:author="..." w:date="2015-10-16T20:05:00Z" w:initials=".">
    <w:p w14:paraId="59212214" w14:textId="77777777" w:rsidR="00625992" w:rsidRDefault="00625992">
      <w:r>
        <w:rPr>
          <w:lang w:val="es-MX"/>
        </w:rPr>
        <w:t>Este texto era parte de la sección “</w:t>
      </w:r>
      <w:r>
        <w:rPr>
          <w:rFonts w:ascii="Times New Roman" w:hAnsi="Times New Roman" w:cs="Times New Roman"/>
          <w:color w:val="0000FF"/>
          <w:lang w:val="es-MX"/>
        </w:rPr>
        <w:t>2.2. Una agenda pendiente: el acceso a la información pública y la iniciativa de datos abiertos en México</w:t>
      </w:r>
      <w:r>
        <w:rPr>
          <w:lang w:val="es-MX"/>
        </w:rPr>
        <w:t>” en la version anterior…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8AC97" w14:textId="77777777" w:rsidR="00625992" w:rsidRDefault="00625992">
      <w:pPr>
        <w:spacing w:line="240" w:lineRule="auto"/>
      </w:pPr>
      <w:r>
        <w:separator/>
      </w:r>
    </w:p>
  </w:endnote>
  <w:endnote w:type="continuationSeparator" w:id="0">
    <w:p w14:paraId="14339E18" w14:textId="77777777" w:rsidR="00625992" w:rsidRDefault="00625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Ubuntu">
    <w:altName w:val="Times New Roman"/>
    <w:charset w:val="01"/>
    <w:family w:val="roman"/>
    <w:pitch w:val="variable"/>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A5828" w14:textId="77777777" w:rsidR="00625992" w:rsidRDefault="00625992">
    <w:pPr>
      <w:pStyle w:val="LO-normal"/>
      <w:spacing w:after="720"/>
      <w:jc w:val="right"/>
    </w:pPr>
    <w:r>
      <w:fldChar w:fldCharType="begin"/>
    </w:r>
    <w:r>
      <w:instrText>PAGE</w:instrText>
    </w:r>
    <w:r>
      <w:fldChar w:fldCharType="separate"/>
    </w:r>
    <w:r w:rsidR="00BC1710">
      <w:rPr>
        <w:noProof/>
      </w:rPr>
      <w:t>30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09E97" w14:textId="77777777" w:rsidR="00625992" w:rsidRDefault="00625992">
      <w:r>
        <w:separator/>
      </w:r>
    </w:p>
  </w:footnote>
  <w:footnote w:type="continuationSeparator" w:id="0">
    <w:p w14:paraId="136D1E8B" w14:textId="77777777" w:rsidR="00625992" w:rsidRDefault="00625992">
      <w:r>
        <w:continuationSeparator/>
      </w:r>
    </w:p>
  </w:footnote>
  <w:footnote w:id="1">
    <w:p w14:paraId="6C86D763" w14:textId="17339149" w:rsidR="00625992" w:rsidRPr="008721FF" w:rsidRDefault="00625992" w:rsidP="00187120">
      <w:pPr>
        <w:pStyle w:val="Footnote"/>
      </w:pPr>
      <w:r w:rsidRPr="008721FF">
        <w:rPr>
          <w:rStyle w:val="FootnoteReference"/>
        </w:rPr>
        <w:footnoteRef/>
      </w:r>
      <w:r w:rsidRPr="008721FF">
        <w:t xml:space="preserve"> Agradecemos los comentarios y sugerencias formuladas por los dictaminadores anónimos en el proceso de r</w:t>
      </w:r>
      <w:r>
        <w:t xml:space="preserve">evisión por pares. A su vez, agradecemos al Centro de Estudios Internacionales del Colegio de México la organización de una mesa de discusión en la Ciudad de México (Octubre, 2015). </w:t>
      </w:r>
      <w:r w:rsidRPr="008721FF">
        <w:t>También agradecemos al Departamento de Cartografía del Instituto Nacional Electoral, por compartir con nosotros</w:t>
      </w:r>
      <w:r>
        <w:t xml:space="preserve"> su experiencia en los procesos </w:t>
      </w:r>
      <w:r w:rsidRPr="008721FF">
        <w:t>de redistritación desde 1996.</w:t>
      </w:r>
    </w:p>
  </w:footnote>
  <w:footnote w:id="2">
    <w:p w14:paraId="0C01EB07" w14:textId="6DC34CAA" w:rsidR="00625992" w:rsidRPr="008721FF" w:rsidRDefault="00625992" w:rsidP="00187120">
      <w:pPr>
        <w:pStyle w:val="Footnote"/>
        <w:rPr>
          <w:rFonts w:cs="Times New Roman"/>
        </w:rPr>
      </w:pPr>
      <w:r w:rsidRPr="008721FF">
        <w:rPr>
          <w:rFonts w:cs="Times New Roman"/>
          <w:vertAlign w:val="superscript"/>
        </w:rPr>
        <w:footnoteRef/>
      </w:r>
      <w:r w:rsidRPr="008721FF">
        <w:rPr>
          <w:rFonts w:cs="Times New Roman"/>
          <w:b/>
        </w:rPr>
        <w:t>Alejandro Trelles</w:t>
      </w:r>
      <w:r w:rsidRPr="008721FF">
        <w:rPr>
          <w:rFonts w:cs="Times New Roman"/>
        </w:rPr>
        <w:t xml:space="preserve">, </w:t>
      </w:r>
      <w:r w:rsidRPr="008721FF">
        <w:rPr>
          <w:rStyle w:val="InternetLink"/>
          <w:rFonts w:cs="Times New Roman"/>
          <w:lang w:val="es-ES_tradnl"/>
        </w:rPr>
        <w:t>lat44@pitt.edu</w:t>
      </w:r>
      <w:r w:rsidRPr="008721FF">
        <w:rPr>
          <w:rFonts w:cs="Times New Roman"/>
        </w:rPr>
        <w:t xml:space="preserve">, es candidato a doctor en ciencia política por la Universidad de Pittsburgh, 4600 Wesley W. </w:t>
      </w:r>
      <w:proofErr w:type="spellStart"/>
      <w:r w:rsidRPr="008721FF">
        <w:rPr>
          <w:rFonts w:cs="Times New Roman"/>
        </w:rPr>
        <w:t>Posvar</w:t>
      </w:r>
      <w:proofErr w:type="spellEnd"/>
      <w:r w:rsidRPr="008721FF">
        <w:rPr>
          <w:rFonts w:cs="Times New Roman"/>
        </w:rPr>
        <w:t xml:space="preserve"> Hall, Pittsburgh, PA, 15260. Tel: +1(412)9790715. </w:t>
      </w:r>
      <w:r w:rsidRPr="008721FF">
        <w:rPr>
          <w:rFonts w:cs="Times New Roman"/>
          <w:b/>
        </w:rPr>
        <w:t>Micah Altman</w:t>
      </w:r>
      <w:r w:rsidRPr="008721FF">
        <w:rPr>
          <w:rFonts w:cs="Times New Roman"/>
        </w:rPr>
        <w:t xml:space="preserve">, </w:t>
      </w:r>
      <w:r w:rsidRPr="008721FF">
        <w:rPr>
          <w:rStyle w:val="InternetLink"/>
          <w:rFonts w:cs="Times New Roman"/>
          <w:lang w:val="es-ES_tradnl"/>
        </w:rPr>
        <w:t>escience@mit.edu</w:t>
      </w:r>
      <w:r w:rsidRPr="008721FF">
        <w:rPr>
          <w:rFonts w:cs="Times New Roman"/>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8721FF">
        <w:rPr>
          <w:rFonts w:cs="Times New Roman"/>
          <w:b/>
        </w:rPr>
        <w:t>Eric Magar</w:t>
      </w:r>
      <w:r w:rsidRPr="008721FF">
        <w:rPr>
          <w:rFonts w:cs="Times New Roman"/>
        </w:rPr>
        <w:t xml:space="preserve">, </w:t>
      </w:r>
      <w:r w:rsidRPr="008721FF">
        <w:rPr>
          <w:rStyle w:val="InternetLink"/>
          <w:rFonts w:cs="Times New Roman"/>
          <w:lang w:val="es-ES_tradnl"/>
        </w:rPr>
        <w:t>emagar@itam.mx</w:t>
      </w:r>
      <w:r w:rsidRPr="008721FF">
        <w:rPr>
          <w:rFonts w:cs="Times New Roman"/>
        </w:rPr>
        <w:t xml:space="preserve">, es profesor de tiempo completo en el departamento de ciencia política del Instituto Tecnológico Autónomo de México, Río Hondo 1, Progreso Tizapán, México, D.F., 01000. Tel: +52(55)56284079. </w:t>
      </w:r>
      <w:r w:rsidRPr="008721FF">
        <w:rPr>
          <w:rFonts w:cs="Times New Roman"/>
          <w:b/>
        </w:rPr>
        <w:t>Michael P. McDonald</w:t>
      </w:r>
      <w:r w:rsidRPr="008721FF">
        <w:rPr>
          <w:rFonts w:cs="Times New Roman"/>
        </w:rPr>
        <w:t xml:space="preserve">, </w:t>
      </w:r>
      <w:r>
        <w:rPr>
          <w:rStyle w:val="InternetLink"/>
          <w:rFonts w:cs="Times New Roman"/>
          <w:lang w:val="es-ES_tradnl"/>
        </w:rPr>
        <w:t>m</w:t>
      </w:r>
      <w:r w:rsidRPr="008721FF">
        <w:rPr>
          <w:rStyle w:val="InternetLink"/>
          <w:rFonts w:cs="Times New Roman"/>
          <w:lang w:val="es-ES_tradnl"/>
        </w:rPr>
        <w:t>ichael.mcdonald@ufl.edu</w:t>
      </w:r>
      <w:r w:rsidRPr="008721FF">
        <w:rPr>
          <w:rFonts w:cs="Times New Roman"/>
        </w:rPr>
        <w:t xml:space="preserve">, es profesor investigador en departamento de ciencia política de la Universidad de Florida, 234 Anderson Hall, Gainesville, Florida, 32611. Tel: +1(352)3920262. </w:t>
      </w:r>
    </w:p>
    <w:p w14:paraId="40A21AF9" w14:textId="77777777" w:rsidR="00625992" w:rsidRPr="008721FF" w:rsidRDefault="00625992" w:rsidP="00187120">
      <w:pPr>
        <w:pStyle w:val="Footnote"/>
      </w:pPr>
    </w:p>
    <w:p w14:paraId="25F19B79" w14:textId="77777777" w:rsidR="00625992" w:rsidRPr="008721FF" w:rsidRDefault="00625992" w:rsidP="00187120">
      <w:pPr>
        <w:pStyle w:val="Footnote"/>
      </w:pPr>
    </w:p>
  </w:footnote>
  <w:footnote w:id="3">
    <w:p w14:paraId="40E642B4" w14:textId="5F8DF51E" w:rsidR="00625992" w:rsidRPr="008721FF" w:rsidRDefault="00625992" w:rsidP="00187120">
      <w:pPr>
        <w:pStyle w:val="Footnote"/>
      </w:pPr>
      <w:r w:rsidRPr="008721FF">
        <w:rPr>
          <w:rStyle w:val="FootnoteReference"/>
        </w:rPr>
        <w:footnoteRef/>
      </w:r>
      <w:r w:rsidRPr="008721FF">
        <w:rPr>
          <w:rStyle w:val="FootnoteReference"/>
        </w:rPr>
        <w:t xml:space="preserve"> </w:t>
      </w:r>
      <w:r w:rsidRPr="008721FF">
        <w:t xml:space="preserve">Véase, por ejemplo, la misión del Open </w:t>
      </w:r>
      <w:proofErr w:type="spellStart"/>
      <w:r w:rsidRPr="008721FF">
        <w:t>Government</w:t>
      </w:r>
      <w:proofErr w:type="spellEnd"/>
      <w:r w:rsidRPr="008721FF">
        <w:t xml:space="preserve"> </w:t>
      </w:r>
      <w:proofErr w:type="spellStart"/>
      <w:r w:rsidRPr="008721FF">
        <w:t>Partnership</w:t>
      </w:r>
      <w:proofErr w:type="spellEnd"/>
      <w:r w:rsidRPr="008721FF">
        <w:t xml:space="preserve"> en </w:t>
      </w:r>
      <w:hyperlink r:id="rId1" w:history="1">
        <w:r w:rsidRPr="008721FF">
          <w:rPr>
            <w:rStyle w:val="Hyperlink"/>
          </w:rPr>
          <w:t>http://www.opengovpartnership.org</w:t>
        </w:r>
      </w:hyperlink>
      <w:r w:rsidRPr="008721FF">
        <w:t>.</w:t>
      </w:r>
    </w:p>
  </w:footnote>
  <w:footnote w:id="4">
    <w:p w14:paraId="78F24BEB" w14:textId="592E8A1A" w:rsidR="00625992" w:rsidRPr="008721FF" w:rsidRDefault="00625992" w:rsidP="00187120">
      <w:pPr>
        <w:pStyle w:val="Footnote"/>
        <w:rPr>
          <w:rFonts w:cs="Times New Roman"/>
          <w:color w:val="000000"/>
          <w:sz w:val="22"/>
        </w:rPr>
      </w:pPr>
      <w:r w:rsidRPr="008721FF">
        <w:rPr>
          <w:rStyle w:val="FootnoteReference"/>
        </w:rPr>
        <w:footnoteRef/>
      </w:r>
      <w:r w:rsidRPr="008721FF">
        <w:t xml:space="preserve"> El Artículo </w:t>
      </w:r>
      <w:r w:rsidRPr="008721FF">
        <w:rPr>
          <w:spacing w:val="-5"/>
        </w:rPr>
        <w:t>T</w:t>
      </w:r>
      <w:r w:rsidRPr="008721FF">
        <w:rPr>
          <w:spacing w:val="-4"/>
        </w:rPr>
        <w:t>ercero</w:t>
      </w:r>
      <w:r w:rsidRPr="008721FF">
        <w:rPr>
          <w:spacing w:val="6"/>
        </w:rPr>
        <w:t xml:space="preserve"> </w:t>
      </w:r>
      <w:r w:rsidRPr="008721FF">
        <w:rPr>
          <w:spacing w:val="-5"/>
        </w:rPr>
        <w:t>T</w:t>
      </w:r>
      <w:r w:rsidRPr="008721FF">
        <w:rPr>
          <w:spacing w:val="-4"/>
        </w:rPr>
        <w:t>rans</w:t>
      </w:r>
      <w:r w:rsidRPr="008721FF">
        <w:rPr>
          <w:spacing w:val="-6"/>
        </w:rPr>
        <w:t>i</w:t>
      </w:r>
      <w:r w:rsidRPr="008721FF">
        <w:rPr>
          <w:spacing w:val="-4"/>
        </w:rPr>
        <w:t>tor</w:t>
      </w:r>
      <w:r w:rsidRPr="008721FF">
        <w:rPr>
          <w:spacing w:val="-6"/>
        </w:rPr>
        <w:t>i</w:t>
      </w:r>
      <w:r w:rsidRPr="008721FF">
        <w:rPr>
          <w:spacing w:val="-4"/>
        </w:rPr>
        <w:t>o</w:t>
      </w:r>
      <w:r w:rsidRPr="008721FF">
        <w:rPr>
          <w:spacing w:val="6"/>
        </w:rPr>
        <w:t xml:space="preserve"> </w:t>
      </w:r>
      <w:r w:rsidRPr="008721FF">
        <w:rPr>
          <w:spacing w:val="-3"/>
        </w:rPr>
        <w:t>C</w:t>
      </w:r>
      <w:r w:rsidRPr="008721FF">
        <w:t>onst</w:t>
      </w:r>
      <w:r w:rsidRPr="008721FF">
        <w:rPr>
          <w:spacing w:val="-3"/>
        </w:rPr>
        <w:t>i</w:t>
      </w:r>
      <w:r w:rsidRPr="008721FF">
        <w:t>tuc</w:t>
      </w:r>
      <w:r w:rsidRPr="008721FF">
        <w:rPr>
          <w:spacing w:val="-3"/>
        </w:rPr>
        <w:t>i</w:t>
      </w:r>
      <w:r w:rsidRPr="008721FF">
        <w:t>ona</w:t>
      </w:r>
      <w:r w:rsidRPr="008721FF">
        <w:rPr>
          <w:spacing w:val="-3"/>
        </w:rPr>
        <w:t>l</w:t>
      </w:r>
      <w:r w:rsidRPr="008721FF">
        <w:rPr>
          <w:spacing w:val="7"/>
        </w:rPr>
        <w:t xml:space="preserve"> </w:t>
      </w:r>
      <w:r w:rsidRPr="008721FF">
        <w:rPr>
          <w:spacing w:val="-1"/>
        </w:rPr>
        <w:t>de</w:t>
      </w:r>
      <w:r w:rsidRPr="008721FF">
        <w:rPr>
          <w:spacing w:val="6"/>
        </w:rPr>
        <w:t xml:space="preserve"> </w:t>
      </w:r>
      <w:r w:rsidRPr="008721FF">
        <w:t>l</w:t>
      </w:r>
      <w:r w:rsidRPr="008721FF">
        <w:rPr>
          <w:spacing w:val="-1"/>
        </w:rPr>
        <w:t>a</w:t>
      </w:r>
      <w:r w:rsidRPr="008721FF">
        <w:rPr>
          <w:spacing w:val="7"/>
        </w:rPr>
        <w:t xml:space="preserve"> </w:t>
      </w:r>
      <w:r w:rsidRPr="008721FF">
        <w:t>re</w:t>
      </w:r>
      <w:r w:rsidRPr="008721FF">
        <w:rPr>
          <w:spacing w:val="-3"/>
        </w:rPr>
        <w:t>f</w:t>
      </w:r>
      <w:r w:rsidRPr="008721FF">
        <w:t>or</w:t>
      </w:r>
      <w:r w:rsidRPr="008721FF">
        <w:rPr>
          <w:spacing w:val="-3"/>
        </w:rPr>
        <w:t>m</w:t>
      </w:r>
      <w:r w:rsidRPr="008721FF">
        <w:t>a</w:t>
      </w:r>
      <w:r w:rsidRPr="008721FF">
        <w:rPr>
          <w:spacing w:val="6"/>
        </w:rPr>
        <w:t xml:space="preserve"> </w:t>
      </w:r>
      <w:r w:rsidRPr="008721FF">
        <w:t>de</w:t>
      </w:r>
      <w:r w:rsidRPr="008721FF">
        <w:rPr>
          <w:spacing w:val="-3"/>
        </w:rPr>
        <w:t>l</w:t>
      </w:r>
      <w:r w:rsidRPr="008721FF">
        <w:rPr>
          <w:spacing w:val="7"/>
        </w:rPr>
        <w:t xml:space="preserve"> </w:t>
      </w:r>
      <w:r w:rsidRPr="008721FF">
        <w:t>14</w:t>
      </w:r>
      <w:r w:rsidRPr="008721FF">
        <w:rPr>
          <w:spacing w:val="6"/>
        </w:rPr>
        <w:t xml:space="preserve"> </w:t>
      </w:r>
      <w:r w:rsidRPr="008721FF">
        <w:rPr>
          <w:spacing w:val="-1"/>
        </w:rPr>
        <w:t>de</w:t>
      </w:r>
      <w:r w:rsidRPr="008721FF">
        <w:rPr>
          <w:spacing w:val="6"/>
        </w:rPr>
        <w:t xml:space="preserve"> </w:t>
      </w:r>
      <w:r w:rsidRPr="008721FF">
        <w:t>agosto</w:t>
      </w:r>
      <w:r w:rsidRPr="008721FF">
        <w:rPr>
          <w:spacing w:val="7"/>
        </w:rPr>
        <w:t xml:space="preserve"> </w:t>
      </w:r>
      <w:r w:rsidRPr="008721FF">
        <w:t>de</w:t>
      </w:r>
      <w:r w:rsidRPr="008721FF">
        <w:rPr>
          <w:spacing w:val="-3"/>
        </w:rPr>
        <w:t>l</w:t>
      </w:r>
      <w:r w:rsidRPr="008721FF">
        <w:rPr>
          <w:spacing w:val="6"/>
        </w:rPr>
        <w:t xml:space="preserve"> </w:t>
      </w:r>
      <w:r w:rsidRPr="008721FF">
        <w:rPr>
          <w:spacing w:val="-3"/>
        </w:rPr>
        <w:t>2001</w:t>
      </w:r>
      <w:r w:rsidRPr="008721FF">
        <w:rPr>
          <w:spacing w:val="7"/>
        </w:rPr>
        <w:t xml:space="preserve"> </w:t>
      </w:r>
      <w:r w:rsidRPr="008721FF">
        <w:t>establece</w:t>
      </w:r>
      <w:r w:rsidRPr="008721FF">
        <w:rPr>
          <w:spacing w:val="-3"/>
        </w:rPr>
        <w:t>:</w:t>
      </w:r>
      <w:r w:rsidRPr="008721FF">
        <w:rPr>
          <w:spacing w:val="-9"/>
        </w:rPr>
        <w:t xml:space="preserve"> </w:t>
      </w:r>
      <w:r w:rsidRPr="008721FF">
        <w:rPr>
          <w:spacing w:val="-3"/>
        </w:rPr>
        <w:t>“P</w:t>
      </w:r>
      <w:r w:rsidRPr="008721FF">
        <w:t>a</w:t>
      </w:r>
      <w:r w:rsidRPr="008721FF">
        <w:rPr>
          <w:spacing w:val="-3"/>
        </w:rPr>
        <w:t>r</w:t>
      </w:r>
      <w:r w:rsidRPr="008721FF">
        <w:t>a</w:t>
      </w:r>
      <w:r w:rsidRPr="008721FF">
        <w:rPr>
          <w:spacing w:val="-8"/>
        </w:rPr>
        <w:t xml:space="preserve"> </w:t>
      </w:r>
      <w:r w:rsidRPr="008721FF">
        <w:t>estab</w:t>
      </w:r>
      <w:r w:rsidRPr="008721FF">
        <w:rPr>
          <w:spacing w:val="-3"/>
        </w:rPr>
        <w:t>l</w:t>
      </w:r>
      <w:r w:rsidRPr="008721FF">
        <w:t>ece</w:t>
      </w:r>
      <w:r w:rsidRPr="008721FF">
        <w:rPr>
          <w:spacing w:val="-3"/>
        </w:rPr>
        <w:t>r</w:t>
      </w:r>
      <w:r w:rsidRPr="008721FF">
        <w:rPr>
          <w:spacing w:val="-9"/>
        </w:rPr>
        <w:t xml:space="preserve"> </w:t>
      </w:r>
      <w:r w:rsidRPr="008721FF">
        <w:t>l</w:t>
      </w:r>
      <w:r w:rsidRPr="008721FF">
        <w:rPr>
          <w:spacing w:val="-1"/>
        </w:rPr>
        <w:t>a</w:t>
      </w:r>
      <w:r w:rsidRPr="008721FF">
        <w:rPr>
          <w:spacing w:val="-8"/>
        </w:rPr>
        <w:t xml:space="preserve"> </w:t>
      </w:r>
      <w:r w:rsidRPr="008721FF">
        <w:t>dema</w:t>
      </w:r>
      <w:r w:rsidRPr="008721FF">
        <w:rPr>
          <w:spacing w:val="-3"/>
        </w:rPr>
        <w:t>r</w:t>
      </w:r>
      <w:r w:rsidRPr="008721FF">
        <w:t>cac</w:t>
      </w:r>
      <w:r w:rsidRPr="008721FF">
        <w:rPr>
          <w:spacing w:val="-3"/>
        </w:rPr>
        <w:t>i</w:t>
      </w:r>
      <w:r w:rsidRPr="008721FF">
        <w:t>ón</w:t>
      </w:r>
      <w:r w:rsidRPr="008721FF">
        <w:rPr>
          <w:spacing w:val="-8"/>
        </w:rPr>
        <w:t xml:space="preserve"> </w:t>
      </w:r>
      <w:r w:rsidRPr="008721FF">
        <w:t>te</w:t>
      </w:r>
      <w:r w:rsidRPr="008721FF">
        <w:rPr>
          <w:spacing w:val="-3"/>
        </w:rPr>
        <w:t>rri</w:t>
      </w:r>
      <w:r w:rsidRPr="008721FF">
        <w:t>to</w:t>
      </w:r>
      <w:r w:rsidRPr="008721FF">
        <w:rPr>
          <w:spacing w:val="-3"/>
        </w:rPr>
        <w:t>ri</w:t>
      </w:r>
      <w:r w:rsidRPr="008721FF">
        <w:t>a</w:t>
      </w:r>
      <w:r w:rsidRPr="008721FF">
        <w:rPr>
          <w:spacing w:val="-3"/>
        </w:rPr>
        <w:t>l</w:t>
      </w:r>
      <w:r w:rsidRPr="008721FF">
        <w:rPr>
          <w:spacing w:val="-9"/>
        </w:rPr>
        <w:t xml:space="preserve"> </w:t>
      </w:r>
      <w:r w:rsidRPr="008721FF">
        <w:rPr>
          <w:spacing w:val="-1"/>
        </w:rPr>
        <w:t>de</w:t>
      </w:r>
      <w:r w:rsidRPr="008721FF">
        <w:rPr>
          <w:spacing w:val="-8"/>
        </w:rPr>
        <w:t xml:space="preserve"> </w:t>
      </w:r>
      <w:r w:rsidRPr="008721FF">
        <w:rPr>
          <w:spacing w:val="-3"/>
        </w:rPr>
        <w:t>l</w:t>
      </w:r>
      <w:r w:rsidRPr="008721FF">
        <w:t>os</w:t>
      </w:r>
      <w:r w:rsidRPr="008721FF">
        <w:rPr>
          <w:spacing w:val="-9"/>
        </w:rPr>
        <w:t xml:space="preserve"> </w:t>
      </w:r>
      <w:r w:rsidRPr="008721FF">
        <w:t>d</w:t>
      </w:r>
      <w:r w:rsidRPr="008721FF">
        <w:rPr>
          <w:spacing w:val="-3"/>
        </w:rPr>
        <w:t>i</w:t>
      </w:r>
      <w:r w:rsidRPr="008721FF">
        <w:t>st</w:t>
      </w:r>
      <w:r w:rsidRPr="008721FF">
        <w:rPr>
          <w:spacing w:val="-3"/>
        </w:rPr>
        <w:t>ri</w:t>
      </w:r>
      <w:r w:rsidRPr="008721FF">
        <w:t>tos</w:t>
      </w:r>
      <w:r w:rsidRPr="008721FF">
        <w:rPr>
          <w:spacing w:val="-8"/>
        </w:rPr>
        <w:t xml:space="preserve"> </w:t>
      </w:r>
      <w:r w:rsidRPr="008721FF">
        <w:t>e</w:t>
      </w:r>
      <w:r w:rsidRPr="008721FF">
        <w:rPr>
          <w:spacing w:val="-3"/>
        </w:rPr>
        <w:t>l</w:t>
      </w:r>
      <w:r w:rsidRPr="008721FF">
        <w:t>ecto</w:t>
      </w:r>
      <w:r w:rsidRPr="008721FF">
        <w:rPr>
          <w:spacing w:val="-3"/>
        </w:rPr>
        <w:t>r</w:t>
      </w:r>
      <w:r w:rsidRPr="008721FF">
        <w:t>a</w:t>
      </w:r>
      <w:r w:rsidRPr="008721FF">
        <w:rPr>
          <w:spacing w:val="-3"/>
        </w:rPr>
        <w:t>l</w:t>
      </w:r>
      <w:r w:rsidRPr="008721FF">
        <w:t>es</w:t>
      </w:r>
      <w:r w:rsidRPr="008721FF">
        <w:rPr>
          <w:spacing w:val="-8"/>
        </w:rPr>
        <w:t xml:space="preserve"> </w:t>
      </w:r>
      <w:r w:rsidRPr="008721FF">
        <w:t>un</w:t>
      </w:r>
      <w:r w:rsidRPr="008721FF">
        <w:rPr>
          <w:spacing w:val="-3"/>
        </w:rPr>
        <w:t>i</w:t>
      </w:r>
      <w:r w:rsidRPr="008721FF">
        <w:t>nom</w:t>
      </w:r>
      <w:r w:rsidRPr="008721FF">
        <w:rPr>
          <w:spacing w:val="-3"/>
        </w:rPr>
        <w:t>i</w:t>
      </w:r>
      <w:r w:rsidRPr="008721FF">
        <w:t>na</w:t>
      </w:r>
      <w:r w:rsidRPr="008721FF">
        <w:rPr>
          <w:spacing w:val="-3"/>
        </w:rPr>
        <w:t>l</w:t>
      </w:r>
      <w:r w:rsidRPr="008721FF">
        <w:t>es</w:t>
      </w:r>
      <w:r w:rsidRPr="008721FF">
        <w:rPr>
          <w:spacing w:val="38"/>
          <w:w w:val="114"/>
        </w:rPr>
        <w:t xml:space="preserve"> </w:t>
      </w:r>
      <w:r w:rsidRPr="008721FF">
        <w:t>debe</w:t>
      </w:r>
      <w:r w:rsidRPr="008721FF">
        <w:rPr>
          <w:spacing w:val="-3"/>
        </w:rPr>
        <w:t>r</w:t>
      </w:r>
      <w:r w:rsidRPr="008721FF">
        <w:t>á</w:t>
      </w:r>
      <w:r w:rsidRPr="008721FF">
        <w:rPr>
          <w:spacing w:val="29"/>
        </w:rPr>
        <w:t xml:space="preserve"> </w:t>
      </w:r>
      <w:r w:rsidRPr="008721FF">
        <w:t>toma</w:t>
      </w:r>
      <w:r w:rsidRPr="008721FF">
        <w:rPr>
          <w:spacing w:val="-3"/>
        </w:rPr>
        <w:t>r</w:t>
      </w:r>
      <w:r w:rsidRPr="008721FF">
        <w:t>se</w:t>
      </w:r>
      <w:r w:rsidRPr="008721FF">
        <w:rPr>
          <w:spacing w:val="29"/>
        </w:rPr>
        <w:t xml:space="preserve"> </w:t>
      </w:r>
      <w:r w:rsidRPr="008721FF">
        <w:rPr>
          <w:spacing w:val="-1"/>
        </w:rPr>
        <w:t>en</w:t>
      </w:r>
      <w:r w:rsidRPr="008721FF">
        <w:rPr>
          <w:spacing w:val="30"/>
        </w:rPr>
        <w:t xml:space="preserve"> </w:t>
      </w:r>
      <w:r w:rsidRPr="008721FF">
        <w:t>cons</w:t>
      </w:r>
      <w:r w:rsidRPr="008721FF">
        <w:rPr>
          <w:spacing w:val="-3"/>
        </w:rPr>
        <w:t>i</w:t>
      </w:r>
      <w:r w:rsidRPr="008721FF">
        <w:t>de</w:t>
      </w:r>
      <w:r w:rsidRPr="008721FF">
        <w:rPr>
          <w:spacing w:val="-3"/>
        </w:rPr>
        <w:t>r</w:t>
      </w:r>
      <w:r w:rsidRPr="008721FF">
        <w:t>ac</w:t>
      </w:r>
      <w:r w:rsidRPr="008721FF">
        <w:rPr>
          <w:spacing w:val="-3"/>
        </w:rPr>
        <w:t>i</w:t>
      </w:r>
      <w:r w:rsidRPr="008721FF">
        <w:t>ón</w:t>
      </w:r>
      <w:r w:rsidRPr="008721FF">
        <w:rPr>
          <w:spacing w:val="-3"/>
        </w:rPr>
        <w:t>,</w:t>
      </w:r>
      <w:r w:rsidRPr="008721FF">
        <w:rPr>
          <w:spacing w:val="29"/>
        </w:rPr>
        <w:t xml:space="preserve"> </w:t>
      </w:r>
      <w:r w:rsidRPr="008721FF">
        <w:t>cuando</w:t>
      </w:r>
      <w:r w:rsidRPr="008721FF">
        <w:rPr>
          <w:spacing w:val="30"/>
        </w:rPr>
        <w:t xml:space="preserve"> </w:t>
      </w:r>
      <w:r w:rsidRPr="008721FF">
        <w:t>sea</w:t>
      </w:r>
      <w:r w:rsidRPr="008721FF">
        <w:rPr>
          <w:spacing w:val="29"/>
        </w:rPr>
        <w:t xml:space="preserve"> </w:t>
      </w:r>
      <w:r w:rsidRPr="008721FF">
        <w:t>fact</w:t>
      </w:r>
      <w:r w:rsidRPr="008721FF">
        <w:rPr>
          <w:spacing w:val="-3"/>
        </w:rPr>
        <w:t>i</w:t>
      </w:r>
      <w:r w:rsidRPr="008721FF">
        <w:t>b</w:t>
      </w:r>
      <w:r w:rsidRPr="008721FF">
        <w:rPr>
          <w:spacing w:val="-3"/>
        </w:rPr>
        <w:t>l</w:t>
      </w:r>
      <w:r w:rsidRPr="008721FF">
        <w:t>e</w:t>
      </w:r>
      <w:r w:rsidRPr="008721FF">
        <w:rPr>
          <w:spacing w:val="-3"/>
        </w:rPr>
        <w:t>,</w:t>
      </w:r>
      <w:r w:rsidRPr="008721FF">
        <w:rPr>
          <w:spacing w:val="30"/>
        </w:rPr>
        <w:t xml:space="preserve"> </w:t>
      </w:r>
      <w:r w:rsidRPr="008721FF">
        <w:t>l</w:t>
      </w:r>
      <w:r w:rsidRPr="008721FF">
        <w:rPr>
          <w:spacing w:val="-1"/>
        </w:rPr>
        <w:t>a</w:t>
      </w:r>
      <w:r w:rsidRPr="008721FF">
        <w:rPr>
          <w:spacing w:val="29"/>
        </w:rPr>
        <w:t xml:space="preserve"> </w:t>
      </w:r>
      <w:r w:rsidRPr="008721FF">
        <w:t>ub</w:t>
      </w:r>
      <w:r w:rsidRPr="008721FF">
        <w:rPr>
          <w:spacing w:val="-3"/>
        </w:rPr>
        <w:t>i</w:t>
      </w:r>
      <w:r w:rsidRPr="008721FF">
        <w:t>cación de los pueb</w:t>
      </w:r>
      <w:r w:rsidRPr="008721FF">
        <w:rPr>
          <w:spacing w:val="-3"/>
        </w:rPr>
        <w:t>l</w:t>
      </w:r>
      <w:r w:rsidRPr="008721FF">
        <w:t>os</w:t>
      </w:r>
      <w:r w:rsidRPr="008721FF">
        <w:rPr>
          <w:spacing w:val="30"/>
        </w:rPr>
        <w:t xml:space="preserve"> </w:t>
      </w:r>
      <w:r w:rsidRPr="008721FF">
        <w:t>y</w:t>
      </w:r>
      <w:r w:rsidRPr="008721FF">
        <w:rPr>
          <w:color w:val="000000"/>
        </w:rPr>
        <w:t xml:space="preserve"> </w:t>
      </w:r>
      <w:r w:rsidRPr="008721FF">
        <w:t>comun</w:t>
      </w:r>
      <w:r w:rsidRPr="008721FF">
        <w:rPr>
          <w:spacing w:val="-3"/>
        </w:rPr>
        <w:t>i</w:t>
      </w:r>
      <w:r w:rsidRPr="008721FF">
        <w:t>dades</w:t>
      </w:r>
      <w:r w:rsidRPr="008721FF">
        <w:rPr>
          <w:spacing w:val="-20"/>
        </w:rPr>
        <w:t xml:space="preserve"> </w:t>
      </w:r>
      <w:r w:rsidRPr="008721FF">
        <w:rPr>
          <w:spacing w:val="-3"/>
        </w:rPr>
        <w:t>i</w:t>
      </w:r>
      <w:r w:rsidRPr="008721FF">
        <w:t>nd</w:t>
      </w:r>
      <w:r w:rsidRPr="008721FF">
        <w:rPr>
          <w:spacing w:val="-3"/>
        </w:rPr>
        <w:t>í</w:t>
      </w:r>
      <w:r w:rsidRPr="008721FF">
        <w:t>genas</w:t>
      </w:r>
      <w:r w:rsidRPr="008721FF">
        <w:rPr>
          <w:spacing w:val="-3"/>
        </w:rPr>
        <w:t>,</w:t>
      </w:r>
      <w:r w:rsidRPr="008721FF">
        <w:rPr>
          <w:spacing w:val="-19"/>
        </w:rPr>
        <w:t xml:space="preserve"> </w:t>
      </w:r>
      <w:r w:rsidRPr="008721FF">
        <w:t>a</w:t>
      </w:r>
      <w:r w:rsidRPr="008721FF">
        <w:rPr>
          <w:spacing w:val="-19"/>
        </w:rPr>
        <w:t xml:space="preserve"> </w:t>
      </w:r>
      <w:r w:rsidRPr="008721FF">
        <w:t>fi</w:t>
      </w:r>
      <w:r w:rsidRPr="008721FF">
        <w:rPr>
          <w:spacing w:val="-1"/>
        </w:rPr>
        <w:t>n</w:t>
      </w:r>
      <w:r w:rsidRPr="008721FF">
        <w:rPr>
          <w:spacing w:val="-20"/>
        </w:rPr>
        <w:t xml:space="preserve"> </w:t>
      </w:r>
      <w:r w:rsidRPr="008721FF">
        <w:rPr>
          <w:spacing w:val="-1"/>
        </w:rPr>
        <w:t>de</w:t>
      </w:r>
      <w:r w:rsidRPr="008721FF">
        <w:rPr>
          <w:spacing w:val="-19"/>
        </w:rPr>
        <w:t xml:space="preserve"> </w:t>
      </w:r>
      <w:r w:rsidRPr="008721FF">
        <w:t>p</w:t>
      </w:r>
      <w:r w:rsidRPr="008721FF">
        <w:rPr>
          <w:spacing w:val="-3"/>
        </w:rPr>
        <w:t>r</w:t>
      </w:r>
      <w:r w:rsidRPr="008721FF">
        <w:t>op</w:t>
      </w:r>
      <w:r w:rsidRPr="008721FF">
        <w:rPr>
          <w:spacing w:val="-3"/>
        </w:rPr>
        <w:t>i</w:t>
      </w:r>
      <w:r w:rsidRPr="008721FF">
        <w:t>c</w:t>
      </w:r>
      <w:r w:rsidRPr="008721FF">
        <w:rPr>
          <w:spacing w:val="-3"/>
        </w:rPr>
        <w:t>i</w:t>
      </w:r>
      <w:r w:rsidRPr="008721FF">
        <w:t>a</w:t>
      </w:r>
      <w:r w:rsidRPr="008721FF">
        <w:rPr>
          <w:spacing w:val="-3"/>
        </w:rPr>
        <w:t>r</w:t>
      </w:r>
      <w:r w:rsidRPr="008721FF">
        <w:rPr>
          <w:spacing w:val="-19"/>
        </w:rPr>
        <w:t xml:space="preserve"> </w:t>
      </w:r>
      <w:r w:rsidRPr="008721FF">
        <w:rPr>
          <w:spacing w:val="-1"/>
        </w:rPr>
        <w:t>su</w:t>
      </w:r>
      <w:r w:rsidRPr="008721FF">
        <w:rPr>
          <w:spacing w:val="-19"/>
        </w:rPr>
        <w:t xml:space="preserve"> </w:t>
      </w:r>
      <w:r w:rsidRPr="008721FF">
        <w:t>pa</w:t>
      </w:r>
      <w:r w:rsidRPr="008721FF">
        <w:rPr>
          <w:spacing w:val="-3"/>
        </w:rPr>
        <w:t>r</w:t>
      </w:r>
      <w:r w:rsidRPr="008721FF">
        <w:t>t</w:t>
      </w:r>
      <w:r w:rsidRPr="008721FF">
        <w:rPr>
          <w:spacing w:val="-3"/>
        </w:rPr>
        <w:t>i</w:t>
      </w:r>
      <w:r w:rsidRPr="008721FF">
        <w:t>c</w:t>
      </w:r>
      <w:r w:rsidRPr="008721FF">
        <w:rPr>
          <w:spacing w:val="-3"/>
        </w:rPr>
        <w:t>i</w:t>
      </w:r>
      <w:r w:rsidRPr="008721FF">
        <w:t>pac</w:t>
      </w:r>
      <w:r w:rsidRPr="008721FF">
        <w:rPr>
          <w:spacing w:val="-3"/>
        </w:rPr>
        <w:t>i</w:t>
      </w:r>
      <w:r w:rsidRPr="008721FF">
        <w:t>ón</w:t>
      </w:r>
      <w:r w:rsidRPr="008721FF">
        <w:rPr>
          <w:spacing w:val="-20"/>
        </w:rPr>
        <w:t xml:space="preserve"> </w:t>
      </w:r>
      <w:r w:rsidRPr="008721FF">
        <w:t>po</w:t>
      </w:r>
      <w:r w:rsidRPr="008721FF">
        <w:rPr>
          <w:spacing w:val="-3"/>
        </w:rPr>
        <w:t>lí</w:t>
      </w:r>
      <w:r w:rsidRPr="008721FF">
        <w:t>t</w:t>
      </w:r>
      <w:r w:rsidRPr="008721FF">
        <w:rPr>
          <w:spacing w:val="-3"/>
        </w:rPr>
        <w:t>i</w:t>
      </w:r>
      <w:r w:rsidRPr="008721FF">
        <w:t>ca</w:t>
      </w:r>
      <w:r w:rsidRPr="008721FF">
        <w:rPr>
          <w:spacing w:val="-3"/>
        </w:rPr>
        <w:t xml:space="preserve">”. A su vez, el Artículo Segundo Constitucional establece: “… </w:t>
      </w:r>
      <w:r w:rsidRPr="008721FF">
        <w:rPr>
          <w:rFonts w:eastAsia="Times New Roman"/>
          <w:color w:val="000000"/>
          <w:shd w:val="clear" w:color="auto" w:fill="auto"/>
        </w:rPr>
        <w:t xml:space="preserve">El reconocimiento de los pueblos y comunidades indígenas se hará en las constituciones y leyes de las entidades federativas, las que deberán tomar en cuenta, además de los principios generales establecidos en los párrafos anteriores de este artículo,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w:t>
      </w:r>
      <w:r w:rsidRPr="008721FF">
        <w:rPr>
          <w:rFonts w:eastAsia="Times New Roman" w:cs="Times New Roman"/>
          <w:color w:val="000000"/>
          <w:shd w:val="clear" w:color="auto" w:fill="auto"/>
        </w:rPr>
        <w:t xml:space="preserve">derecho de votar y ser votados en condiciones de igualdad; así como a acceder y desempeñar los cargos públicos y de elección popular para los que hayan sido electos o designados, en un marco que respete el pacto federal y la soberanía de los estados… </w:t>
      </w:r>
      <w:r w:rsidRPr="008721FF">
        <w:rPr>
          <w:rFonts w:cs="Times New Roman"/>
          <w:color w:val="000000"/>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8721FF">
        <w:rPr>
          <w:rFonts w:cs="Times New Roman"/>
          <w:spacing w:val="-3"/>
        </w:rPr>
        <w:t>”</w:t>
      </w:r>
    </w:p>
    <w:p w14:paraId="57DD97E7" w14:textId="5EE34B8E" w:rsidR="00625992" w:rsidRPr="008721FF" w:rsidRDefault="00625992" w:rsidP="00187120">
      <w:pPr>
        <w:pStyle w:val="Footnote"/>
        <w:rPr>
          <w:rFonts w:eastAsia="Times New Roman" w:cs="Times New Roman"/>
        </w:rPr>
      </w:pPr>
    </w:p>
  </w:footnote>
  <w:footnote w:id="5">
    <w:p w14:paraId="5C99D3BF" w14:textId="04E1A57A" w:rsidR="00625992" w:rsidRPr="008721FF" w:rsidRDefault="00625992" w:rsidP="00187120">
      <w:pPr>
        <w:pStyle w:val="Footnote"/>
        <w:rPr>
          <w:color w:val="00000A"/>
        </w:rPr>
      </w:pPr>
      <w:r w:rsidRPr="008721FF">
        <w:rPr>
          <w:rStyle w:val="FootnoteReference"/>
          <w:color w:val="00000A"/>
        </w:rPr>
        <w:footnoteRef/>
      </w:r>
      <w:r w:rsidRPr="008721FF">
        <w:rPr>
          <w:color w:val="00000A"/>
        </w:rPr>
        <w:t xml:space="preserve"> Para una evaluación de las cinco circunscripciones plurinominales a nivel federal, que eligen 40 diputados cada una, véase Palacios Mora y Tirado Cervantes 2009.</w:t>
      </w:r>
    </w:p>
  </w:footnote>
  <w:footnote w:id="6">
    <w:p w14:paraId="53A3DF20" w14:textId="59D46E49" w:rsidR="00625992" w:rsidRPr="008721FF" w:rsidRDefault="00625992" w:rsidP="00187120">
      <w:pPr>
        <w:pStyle w:val="Footnote"/>
      </w:pPr>
      <w:r w:rsidRPr="008721FF">
        <w:rPr>
          <w:rStyle w:val="FootnoteReference"/>
        </w:rPr>
        <w:footnoteRef/>
      </w:r>
      <w:r w:rsidRPr="008721FF">
        <w:t xml:space="preserve"> A partir de</w:t>
      </w:r>
      <w:r>
        <w:t xml:space="preserve"> la reforma electoral de 2014, el INE está a cargo de llevar a cabo este proceso en cada una de las</w:t>
      </w:r>
      <w:r w:rsidRPr="008721FF">
        <w:t xml:space="preserve"> </w:t>
      </w:r>
      <w:r>
        <w:t>31 entidades federativas y el DF para renovar los distritos uninominales de los congresos locales.</w:t>
      </w:r>
    </w:p>
  </w:footnote>
  <w:footnote w:id="7">
    <w:p w14:paraId="15A6D271" w14:textId="6409FF88" w:rsidR="00625992" w:rsidRPr="008721FF" w:rsidRDefault="00625992" w:rsidP="00C43B2F">
      <w:pPr>
        <w:pStyle w:val="Footnote"/>
      </w:pPr>
      <w:r w:rsidRPr="008721FF">
        <w:rPr>
          <w:rStyle w:val="FootnoteReference"/>
        </w:rPr>
        <w:footnoteRef/>
      </w:r>
      <w:r w:rsidRPr="008721FF">
        <w:t xml:space="preserve"> 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8">
    <w:p w14:paraId="3BE4034E" w14:textId="46D499B1" w:rsidR="00625992" w:rsidRPr="008721FF" w:rsidRDefault="00625992" w:rsidP="00C43B2F">
      <w:pPr>
        <w:pStyle w:val="Footnote"/>
        <w:rPr>
          <w:rFonts w:cs="Times New Roman"/>
        </w:rPr>
      </w:pPr>
      <w:r w:rsidRPr="008721FF">
        <w:rPr>
          <w:rStyle w:val="FootnoteReference"/>
          <w:rFonts w:cs="Times New Roman"/>
        </w:rPr>
        <w:footnoteRef/>
      </w:r>
      <w:r w:rsidRPr="008721FF">
        <w:rPr>
          <w:rFonts w:cs="Times New Roman"/>
        </w:rPr>
        <w:t xml:space="preserve"> Hoy por hoy, es extremadamente difícil conseguir los archivos vectoriales (archivos tipo MDB, </w:t>
      </w:r>
      <w:proofErr w:type="spellStart"/>
      <w:r w:rsidRPr="008721FF">
        <w:rPr>
          <w:rFonts w:eastAsia="Times New Roman" w:cs="Times New Roman"/>
          <w:color w:val="333333"/>
          <w:shd w:val="clear" w:color="auto" w:fill="F5F5F5"/>
        </w:rPr>
        <w:t>Mapinfo</w:t>
      </w:r>
      <w:proofErr w:type="spellEnd"/>
      <w:r w:rsidRPr="008721FF">
        <w:rPr>
          <w:rFonts w:eastAsia="Times New Roman" w:cs="Times New Roman"/>
          <w:color w:val="333333"/>
          <w:shd w:val="clear" w:color="auto" w:fill="F5F5F5"/>
        </w:rPr>
        <w:t xml:space="preserve">, </w:t>
      </w:r>
      <w:proofErr w:type="spellStart"/>
      <w:r w:rsidRPr="008721FF">
        <w:rPr>
          <w:rFonts w:eastAsia="Times New Roman" w:cs="Times New Roman"/>
          <w:color w:val="333333"/>
          <w:shd w:val="clear" w:color="auto" w:fill="F5F5F5"/>
        </w:rPr>
        <w:t>Shapefile</w:t>
      </w:r>
      <w:proofErr w:type="spellEnd"/>
      <w:r w:rsidRPr="008721FF">
        <w:rPr>
          <w:rFonts w:eastAsia="Times New Roman" w:cs="Times New Roman"/>
          <w:color w:val="333333"/>
          <w:shd w:val="clear" w:color="auto" w:fill="F5F5F5"/>
        </w:rPr>
        <w:t xml:space="preserve"> y </w:t>
      </w:r>
      <w:proofErr w:type="spellStart"/>
      <w:r w:rsidRPr="008721FF">
        <w:rPr>
          <w:rFonts w:eastAsia="Times New Roman" w:cs="Times New Roman"/>
          <w:color w:val="333333"/>
          <w:shd w:val="clear" w:color="auto" w:fill="F5F5F5"/>
        </w:rPr>
        <w:t>Smartstore</w:t>
      </w:r>
      <w:proofErr w:type="spellEnd"/>
      <w:r w:rsidRPr="008721FF">
        <w:rPr>
          <w:rFonts w:cs="Times New Roman"/>
          <w:i/>
        </w:rPr>
        <w:t>)</w:t>
      </w:r>
      <w:r w:rsidRPr="008721FF">
        <w:rPr>
          <w:rFonts w:cs="Times New Roman"/>
        </w:rPr>
        <w:t xml:space="preserve"> de la cartografía electoral local en cada entidad. En algunos estados, las imágenes en </w:t>
      </w:r>
      <w:proofErr w:type="spellStart"/>
      <w:r w:rsidRPr="008721FF">
        <w:rPr>
          <w:rFonts w:cs="Times New Roman"/>
        </w:rPr>
        <w:t>pdf</w:t>
      </w:r>
      <w:proofErr w:type="spellEnd"/>
      <w:r w:rsidRPr="008721FF">
        <w:rPr>
          <w:rFonts w:cs="Times New Roman"/>
        </w:rPr>
        <w:t xml:space="preserve"> de los distritos locales están disponibles a través de los portales de internet, pero al solicitar los archivos –formal e informalmente– que permiten utilizar o replicar los escenarios distritales las autoridades suelen negar dicha información.</w:t>
      </w:r>
    </w:p>
  </w:footnote>
  <w:footnote w:id="9">
    <w:p w14:paraId="355FA167" w14:textId="4CB9F4DD" w:rsidR="00625992" w:rsidRPr="008721FF" w:rsidRDefault="00625992" w:rsidP="00C43B2F">
      <w:pPr>
        <w:pStyle w:val="Footnote"/>
      </w:pPr>
      <w:r w:rsidRPr="008721FF">
        <w:rPr>
          <w:rStyle w:val="FootnoteReference"/>
          <w:rFonts w:cs="Times New Roman"/>
        </w:rPr>
        <w:footnoteRef/>
      </w:r>
      <w:r>
        <w:rPr>
          <w:rStyle w:val="FootnoteReference"/>
          <w:rFonts w:cs="Times New Roman"/>
        </w:rPr>
        <w:t xml:space="preserve"> </w:t>
      </w:r>
      <w:r w:rsidRPr="008721FF">
        <w:t xml:space="preserve">En gran medida, la decisión para centralizar la responsabilidad de los procesos de redistritación en los estados en el INE respondió a la ausencia de un sistema efectivo de frenos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0">
    <w:p w14:paraId="30BFACA2" w14:textId="3B12A28D" w:rsidR="00625992" w:rsidRPr="008721FF" w:rsidRDefault="00625992" w:rsidP="00C43B2F">
      <w:pPr>
        <w:pStyle w:val="Footnote"/>
      </w:pPr>
      <w:r w:rsidRPr="008721FF">
        <w:rPr>
          <w:rStyle w:val="FootnoteReference"/>
        </w:rPr>
        <w:footnoteRef/>
      </w:r>
      <w:r>
        <w:rPr>
          <w:rStyle w:val="FootnoteReference"/>
        </w:rPr>
        <w:t xml:space="preserve"> </w:t>
      </w:r>
      <w:r w:rsidRPr="008721FF">
        <w:t xml:space="preserve">En 2015 el INE aprobó la redistritación local en trece entidades: Aguascalientes, Baja California, Coahuila, Chihuahua, Durango, Nayarit, Oaxaca, Puebla, Quintana Roo, Tamaulipas, </w:t>
      </w:r>
      <w:proofErr w:type="spellStart"/>
      <w:r w:rsidRPr="008721FF">
        <w:t>Tlaxcala,Veracruz</w:t>
      </w:r>
      <w:proofErr w:type="spellEnd"/>
      <w:r w:rsidRPr="008721FF">
        <w:t xml:space="preserve">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1">
    <w:p w14:paraId="444E8FE1" w14:textId="306D2420" w:rsidR="00625992" w:rsidRPr="008721FF" w:rsidRDefault="00625992" w:rsidP="00C43B2F">
      <w:pPr>
        <w:pStyle w:val="Footnote"/>
        <w:rPr>
          <w:rFonts w:eastAsia="Tahoma"/>
        </w:rPr>
      </w:pPr>
      <w:r w:rsidRPr="008721FF">
        <w:rPr>
          <w:rStyle w:val="FootnoteReference"/>
        </w:rPr>
        <w:footnoteRef/>
      </w:r>
      <w:r>
        <w:t xml:space="preserve"> </w:t>
      </w:r>
      <w:r w:rsidRPr="008721FF">
        <w:t xml:space="preserve">La autoridad electoral había utilizado el algoritmo de optimización combinatoria conocido como “recocido simulado” para los </w:t>
      </w:r>
      <w:proofErr w:type="spellStart"/>
      <w:r w:rsidRPr="008721FF">
        <w:t>proceos</w:t>
      </w:r>
      <w:proofErr w:type="spellEnd"/>
      <w:r w:rsidRPr="008721FF">
        <w:t xml:space="preserve"> federales de redistritación en 2004 y en 2013, pero para los </w:t>
      </w:r>
      <w:proofErr w:type="spellStart"/>
      <w:r w:rsidRPr="008721FF">
        <w:t>procsos</w:t>
      </w:r>
      <w:proofErr w:type="spellEnd"/>
      <w:r w:rsidRPr="008721FF">
        <w:t xml:space="preserve"> locales </w:t>
      </w:r>
      <w:proofErr w:type="spellStart"/>
      <w:r w:rsidRPr="008721FF">
        <w:t>decidó</w:t>
      </w:r>
      <w:proofErr w:type="spellEnd"/>
      <w:r w:rsidRPr="008721FF">
        <w:t xml:space="preserve"> cambiar el algoritmo y utilizar </w:t>
      </w:r>
      <w:r w:rsidRPr="008721FF">
        <w:rPr>
          <w:rFonts w:eastAsia="Tahoma"/>
        </w:rPr>
        <w:t xml:space="preserve">un algoritmo de búsqueda </w:t>
      </w:r>
      <w:proofErr w:type="spellStart"/>
      <w:r w:rsidRPr="008721FF">
        <w:rPr>
          <w:rFonts w:eastAsia="Tahoma"/>
        </w:rPr>
        <w:t>conicido</w:t>
      </w:r>
      <w:proofErr w:type="spellEnd"/>
      <w:r w:rsidRPr="008721FF">
        <w:rPr>
          <w:rFonts w:eastAsia="Tahoma"/>
        </w:rPr>
        <w:t xml:space="preserve"> como optimización por enjambre o “</w:t>
      </w:r>
      <w:proofErr w:type="spellStart"/>
      <w:r w:rsidRPr="008721FF">
        <w:rPr>
          <w:rFonts w:eastAsia="Tahoma"/>
        </w:rPr>
        <w:t>bee</w:t>
      </w:r>
      <w:proofErr w:type="spellEnd"/>
      <w:r w:rsidRPr="008721FF">
        <w:rPr>
          <w:rFonts w:eastAsia="Tahoma"/>
        </w:rPr>
        <w:t xml:space="preserve"> </w:t>
      </w:r>
      <w:proofErr w:type="spellStart"/>
      <w:r w:rsidRPr="008721FF">
        <w:rPr>
          <w:rFonts w:eastAsia="Tahoma"/>
        </w:rPr>
        <w:t>hive</w:t>
      </w:r>
      <w:proofErr w:type="spellEnd"/>
      <w:r w:rsidRPr="008721FF">
        <w:rPr>
          <w:rFonts w:eastAsia="Tahoma"/>
        </w:rPr>
        <w:t xml:space="preserve"> </w:t>
      </w:r>
      <w:proofErr w:type="spellStart"/>
      <w:r w:rsidRPr="008721FF">
        <w:rPr>
          <w:rFonts w:eastAsia="Tahoma"/>
        </w:rPr>
        <w:t>optimization</w:t>
      </w:r>
      <w:proofErr w:type="spellEnd"/>
      <w:r w:rsidRPr="008721FF">
        <w:rPr>
          <w:rFonts w:eastAsia="Tahoma"/>
        </w:rPr>
        <w:t xml:space="preserve">”. Para más sobre los métodos de optimización utilizados por el IFE en 1996 y en 2006 los procesos de redistritación ver: Trelles y Martínez (2007). </w:t>
      </w:r>
    </w:p>
  </w:footnote>
  <w:footnote w:id="12">
    <w:p w14:paraId="14F27A17" w14:textId="7FA20892" w:rsidR="00625992" w:rsidRPr="008721FF" w:rsidRDefault="00625992" w:rsidP="00C43B2F">
      <w:pPr>
        <w:pStyle w:val="Footnote"/>
      </w:pPr>
      <w:r w:rsidRPr="008721FF">
        <w:rPr>
          <w:rStyle w:val="FootnoteReference"/>
        </w:rPr>
        <w:footnoteRef/>
      </w:r>
      <w:r>
        <w:rPr>
          <w:rStyle w:val="FootnoteReference"/>
        </w:rPr>
        <w:t xml:space="preserve"> </w:t>
      </w:r>
      <w:r w:rsidRPr="008721FF">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3">
    <w:p w14:paraId="3542858B" w14:textId="77777777" w:rsidR="00625992" w:rsidRPr="008721FF" w:rsidRDefault="00625992" w:rsidP="00C43B2F">
      <w:pPr>
        <w:pStyle w:val="Footnote"/>
      </w:pPr>
      <w:r w:rsidRPr="008721FF">
        <w:rPr>
          <w:rStyle w:val="FootnoteReference"/>
        </w:rPr>
        <w:footnoteRef/>
      </w:r>
      <w:r w:rsidRPr="008721FF">
        <w:rPr>
          <w:rStyle w:val="FootnoteReference"/>
        </w:rPr>
        <w:tab/>
        <w:t xml:space="preserve"> </w:t>
      </w:r>
      <w:r w:rsidRPr="008721FF">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sidRPr="008721FF">
        <w:rPr>
          <w:i/>
        </w:rPr>
        <w:t xml:space="preserve">malapportionment) </w:t>
      </w:r>
      <w:r w:rsidRPr="008721FF">
        <w:t xml:space="preserve">en México ver: Magar et al. (2015).  </w:t>
      </w:r>
    </w:p>
  </w:footnote>
  <w:footnote w:id="14">
    <w:p w14:paraId="474401AB" w14:textId="56C62532" w:rsidR="00625992" w:rsidRPr="00B65589" w:rsidRDefault="00625992" w:rsidP="00C43B2F">
      <w:pPr>
        <w:pStyle w:val="Footnote"/>
      </w:pPr>
      <w:r w:rsidRPr="00B65589">
        <w:rPr>
          <w:rStyle w:val="FootnoteReference"/>
        </w:rPr>
        <w:footnoteRef/>
      </w:r>
      <w:r w:rsidRPr="00B65589">
        <w:t xml:space="preserve"> </w:t>
      </w:r>
      <w:r w:rsidRPr="00B65589">
        <w:rPr>
          <w:rFonts w:eastAsia="Tahoma" w:cs="Times New Roman"/>
          <w:color w:val="auto"/>
          <w:lang w:val="es-MX"/>
        </w:rPr>
        <w:t>El apéndice disponible en línea la describe con lujo de detalle</w:t>
      </w:r>
      <w:r>
        <w:rPr>
          <w:rFonts w:eastAsia="Tahoma" w:cs="Times New Roman"/>
          <w:color w:val="auto"/>
          <w:lang w:val="es-MX"/>
        </w:rPr>
        <w:t>:</w:t>
      </w:r>
      <w:r w:rsidRPr="00B65589">
        <w:t xml:space="preserve"> </w:t>
      </w:r>
      <w:hyperlink r:id="rId2" w:history="1">
        <w:r w:rsidRPr="00B65589">
          <w:rPr>
            <w:rStyle w:val="Hyperlink"/>
          </w:rPr>
          <w:t>www.alejandrotrelles.com</w:t>
        </w:r>
      </w:hyperlink>
      <w:r w:rsidRPr="00B65589">
        <w:t xml:space="preserve">. </w:t>
      </w:r>
    </w:p>
  </w:footnote>
  <w:footnote w:id="15">
    <w:p w14:paraId="1700DE75" w14:textId="77777777" w:rsidR="00625992" w:rsidRPr="00561FDB" w:rsidRDefault="00625992" w:rsidP="00561FDB">
      <w:pPr>
        <w:pStyle w:val="Footnote"/>
      </w:pPr>
      <w:r w:rsidRPr="00561FDB">
        <w:footnoteRef/>
      </w:r>
      <w:r w:rsidRPr="00561FDB">
        <w:t xml:space="preserve"> </w:t>
      </w:r>
      <w:r w:rsidRPr="00561FDB">
        <w:t>Para una discusión crítica del proceso de optimización automatizado, vea Magar et al. 2015.</w:t>
      </w:r>
    </w:p>
  </w:footnote>
  <w:footnote w:id="16">
    <w:p w14:paraId="6654B7A8" w14:textId="77777777" w:rsidR="00625992" w:rsidRDefault="00625992" w:rsidP="00F33A43">
      <w:pPr>
        <w:pStyle w:val="Footnote"/>
      </w:pPr>
      <w:r w:rsidRPr="008721FF">
        <w:rPr>
          <w:rStyle w:val="FootnoteReference"/>
        </w:rPr>
        <w:footnoteRef/>
      </w:r>
      <w:r>
        <w:rPr>
          <w:rStyle w:val="FootnoteReference"/>
        </w:rPr>
        <w:t xml:space="preserve"> </w:t>
      </w:r>
      <w:r w:rsidRPr="008721FF">
        <w:t xml:space="preserve">Pueden consultarse en </w:t>
      </w:r>
      <w:r w:rsidRPr="008721FF">
        <w:rPr>
          <w:rStyle w:val="InternetLink"/>
          <w:lang w:val="es-ES_tradnl"/>
        </w:rPr>
        <w:t>http://cartografia.ife.org.mx/</w:t>
      </w:r>
      <w:r w:rsidRPr="008721FF">
        <w:t xml:space="preserve">  y</w:t>
      </w:r>
    </w:p>
    <w:p w14:paraId="0D890B42" w14:textId="597229E8" w:rsidR="00625992" w:rsidRPr="008721FF" w:rsidRDefault="00625992" w:rsidP="00F33A43">
      <w:pPr>
        <w:pStyle w:val="Footnote"/>
      </w:pPr>
      <w:r w:rsidRPr="008721FF">
        <w:rPr>
          <w:rStyle w:val="InternetLink"/>
          <w:lang w:val="es-ES_tradnl"/>
        </w:rPr>
        <w:t>http://www.ine.mx/archivos3/portal/historico/contenido/Geografia_Electoral_y_Cartografia/.</w:t>
      </w:r>
    </w:p>
  </w:footnote>
  <w:footnote w:id="17">
    <w:p w14:paraId="5B4A27B1" w14:textId="77777777" w:rsidR="00625992" w:rsidRPr="008721FF" w:rsidRDefault="00625992" w:rsidP="00F33A43">
      <w:pPr>
        <w:pStyle w:val="Footnote"/>
      </w:pPr>
      <w:r w:rsidRPr="008721FF">
        <w:rPr>
          <w:rStyle w:val="FootnoteReference"/>
        </w:rPr>
        <w:footnoteRef/>
      </w:r>
      <w:r>
        <w:rPr>
          <w:rStyle w:val="FootnoteReference"/>
        </w:rPr>
        <w:t xml:space="preserve"> </w:t>
      </w:r>
      <w:r w:rsidRPr="008721FF">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8">
    <w:p w14:paraId="46E1A48A" w14:textId="77777777" w:rsidR="00625992" w:rsidRPr="008721FF" w:rsidRDefault="00625992" w:rsidP="00F33A43">
      <w:pPr>
        <w:pStyle w:val="Footnote"/>
      </w:pPr>
      <w:r w:rsidRPr="008721FF">
        <w:rPr>
          <w:rStyle w:val="FootnoteReference"/>
        </w:rPr>
        <w:footnoteRef/>
      </w:r>
      <w:r>
        <w:rPr>
          <w:rStyle w:val="FootnoteReference"/>
        </w:rPr>
        <w:t xml:space="preserve"> </w:t>
      </w:r>
      <w:r>
        <w:t>L</w:t>
      </w:r>
      <w:r w:rsidRPr="008721FF">
        <w:t>a cartografía política local del Estado de México</w:t>
      </w:r>
      <w:r>
        <w:t>, por ejemplo,</w:t>
      </w:r>
      <w:r w:rsidRPr="008721FF">
        <w:t xml:space="preserve"> sólo está disponible en formato </w:t>
      </w:r>
      <w:proofErr w:type="spellStart"/>
      <w:r w:rsidRPr="008721FF">
        <w:t>pdf</w:t>
      </w:r>
      <w:proofErr w:type="spellEnd"/>
      <w:r w:rsidRPr="008721FF">
        <w:t>, pero no están disponibles los archivos cartográficos que permitan replicar o analizar la información:</w:t>
      </w:r>
      <w:r>
        <w:t xml:space="preserve"> </w:t>
      </w:r>
      <w:r w:rsidRPr="008721FF">
        <w:rPr>
          <w:rStyle w:val="InternetLink"/>
          <w:lang w:val="es-ES_tradnl"/>
        </w:rPr>
        <w:t>http://www.ieem.org.mx/numeralia/msd/msd01.html</w:t>
      </w:r>
      <w:r w:rsidRPr="008721FF">
        <w:t xml:space="preserve"> (última consulta realizada en octubre de 2015).</w:t>
      </w:r>
    </w:p>
  </w:footnote>
  <w:footnote w:id="19">
    <w:p w14:paraId="2900C9F8" w14:textId="35EE9CDF" w:rsidR="00625992" w:rsidRPr="008721FF" w:rsidRDefault="00625992" w:rsidP="00187120">
      <w:pPr>
        <w:pStyle w:val="Footnote"/>
      </w:pPr>
      <w:r w:rsidRPr="008721FF">
        <w:rPr>
          <w:rStyle w:val="FootnoteReference"/>
        </w:rPr>
        <w:footnoteRef/>
      </w:r>
      <w:r>
        <w:rPr>
          <w:rStyle w:val="FootnoteReference"/>
        </w:rPr>
        <w:t xml:space="preserve"> </w:t>
      </w:r>
      <w:r w:rsidRPr="008721FF">
        <w:t xml:space="preserve">Para más detalles sobre la política de datos abiertos en México se puede ver el </w:t>
      </w:r>
      <w:r w:rsidRPr="008721FF">
        <w:rPr>
          <w:rFonts w:cs="Times New Roman"/>
          <w:i/>
        </w:rPr>
        <w:t>Decreto por el que se establece la regulación en materia de Datos Abiertos</w:t>
      </w:r>
      <w:r w:rsidRPr="008721FF">
        <w:rPr>
          <w:i/>
        </w:rPr>
        <w:t xml:space="preserve"> </w:t>
      </w:r>
      <w:r w:rsidRPr="008721FF">
        <w:t>(Presidencia 2015).</w:t>
      </w:r>
    </w:p>
  </w:footnote>
  <w:footnote w:id="20">
    <w:p w14:paraId="1CA21E1B" w14:textId="05A3A57D" w:rsidR="00625992" w:rsidRPr="003A0D57" w:rsidRDefault="00625992" w:rsidP="003A0D57">
      <w:pPr>
        <w:pStyle w:val="Footnote"/>
      </w:pPr>
      <w:r>
        <w:rPr>
          <w:rStyle w:val="FootnoteReference"/>
        </w:rPr>
        <w:footnoteRef/>
      </w:r>
      <w:r>
        <w:t xml:space="preserve"> </w:t>
      </w:r>
      <w:r w:rsidRPr="00D536CA">
        <w:t>Los sistemas de información geográfica (GIS software) disponibles en el mercado suelen presentar una pronunciada curva de aprendizaje que disuade la participación ciudadana.</w:t>
      </w:r>
    </w:p>
  </w:footnote>
  <w:footnote w:id="21">
    <w:p w14:paraId="493253E4" w14:textId="732A1CCE" w:rsidR="00625992" w:rsidRPr="0054223F" w:rsidRDefault="00625992" w:rsidP="0054223F">
      <w:pPr>
        <w:pStyle w:val="Footnote"/>
        <w:rPr>
          <w:color w:val="000000"/>
        </w:rPr>
      </w:pPr>
      <w:r w:rsidRPr="0054223F">
        <w:rPr>
          <w:vertAlign w:val="superscript"/>
        </w:rPr>
        <w:footnoteRef/>
      </w:r>
      <w:r w:rsidRPr="0054223F">
        <w:rPr>
          <w:vertAlign w:val="superscript"/>
        </w:rPr>
        <w:t xml:space="preserve"> </w:t>
      </w:r>
      <w:r w:rsidRPr="0054223F">
        <w:rPr>
          <w:color w:val="000000"/>
        </w:rPr>
        <w:t xml:space="preserve">Para más información sobre el proyecto de mapeo publico en EUA ver: </w:t>
      </w:r>
      <w:r w:rsidRPr="0054223F">
        <w:rPr>
          <w:rStyle w:val="InternetLink"/>
          <w:rFonts w:eastAsia="Times New Roman" w:cs="Times New Roman"/>
          <w:color w:val="1155CC"/>
          <w:lang w:val="es-ES_tradnl"/>
        </w:rPr>
        <w:t>http://www.publicmapping.org/</w:t>
      </w:r>
      <w:r w:rsidRPr="0054223F">
        <w:t xml:space="preserve"> </w:t>
      </w:r>
      <w:r w:rsidRPr="0054223F">
        <w:rPr>
          <w:color w:val="000000"/>
        </w:rPr>
        <w:t xml:space="preserve">y </w:t>
      </w:r>
      <w:r w:rsidRPr="0054223F">
        <w:rPr>
          <w:rStyle w:val="InternetLink"/>
          <w:rFonts w:eastAsia="Times New Roman" w:cs="Times New Roman"/>
          <w:color w:val="1155CC"/>
          <w:lang w:val="es-ES_tradnl"/>
        </w:rPr>
        <w:t>http://informatics.mit.edu/publications/topic/gis</w:t>
      </w:r>
      <w:r w:rsidRPr="0054223F">
        <w:rPr>
          <w:color w:val="000000"/>
        </w:rPr>
        <w:t xml:space="preserve">. </w:t>
      </w:r>
    </w:p>
  </w:footnote>
  <w:footnote w:id="22">
    <w:p w14:paraId="2AC92826" w14:textId="749294CE" w:rsidR="00625992" w:rsidRPr="0054223F" w:rsidRDefault="00625992" w:rsidP="0054223F">
      <w:pPr>
        <w:pStyle w:val="Footnote"/>
        <w:rPr>
          <w:color w:val="000000"/>
        </w:rPr>
      </w:pPr>
      <w:r w:rsidRPr="0054223F">
        <w:rPr>
          <w:rStyle w:val="FootnoteReference"/>
          <w:rFonts w:cs="Times New Roman"/>
        </w:rPr>
        <w:footnoteRef/>
      </w:r>
      <w:r w:rsidRPr="0054223F">
        <w:rPr>
          <w:rStyle w:val="FootnoteReference"/>
          <w:rFonts w:cs="Times New Roman"/>
        </w:rPr>
        <w:t xml:space="preserve"> </w:t>
      </w:r>
      <w:r w:rsidRPr="0054223F">
        <w:t xml:space="preserve">Los autores de este texto llevaron a cabo la adaptación del </w:t>
      </w:r>
      <w:proofErr w:type="spellStart"/>
      <w:r w:rsidRPr="0054223F">
        <w:rPr>
          <w:i/>
        </w:rPr>
        <w:t>District</w:t>
      </w:r>
      <w:proofErr w:type="spellEnd"/>
      <w:r w:rsidRPr="0054223F">
        <w:rPr>
          <w:i/>
        </w:rPr>
        <w:t xml:space="preserve"> </w:t>
      </w:r>
      <w:proofErr w:type="spellStart"/>
      <w:r w:rsidRPr="0054223F">
        <w:rPr>
          <w:i/>
        </w:rPr>
        <w:t>Builder</w:t>
      </w:r>
      <w:proofErr w:type="spellEnd"/>
      <w:r w:rsidRPr="0054223F">
        <w:rPr>
          <w:i/>
        </w:rPr>
        <w:t xml:space="preserve"> </w:t>
      </w:r>
      <w:r w:rsidRPr="0054223F">
        <w:t xml:space="preserve">para el Estado de México y han presentado la plataforma en distintos foros nacionales e internacionales. Incluidos los seminarios internacionales de redistritación organizados por el INE en 2012 y 2013. </w:t>
      </w:r>
      <w:r w:rsidRPr="0054223F">
        <w:rPr>
          <w:color w:val="000000"/>
        </w:rPr>
        <w:t xml:space="preserve">Para más información sobre el </w:t>
      </w:r>
      <w:proofErr w:type="spellStart"/>
      <w:r w:rsidRPr="0054223F">
        <w:rPr>
          <w:i/>
          <w:color w:val="000000"/>
        </w:rPr>
        <w:t>District</w:t>
      </w:r>
      <w:proofErr w:type="spellEnd"/>
      <w:r w:rsidRPr="0054223F">
        <w:rPr>
          <w:i/>
          <w:color w:val="000000"/>
        </w:rPr>
        <w:t xml:space="preserve"> </w:t>
      </w:r>
      <w:proofErr w:type="spellStart"/>
      <w:r w:rsidRPr="0054223F">
        <w:rPr>
          <w:i/>
          <w:color w:val="000000"/>
        </w:rPr>
        <w:t>Builder</w:t>
      </w:r>
      <w:proofErr w:type="spellEnd"/>
      <w:r w:rsidRPr="0054223F">
        <w:rPr>
          <w:i/>
          <w:color w:val="000000"/>
        </w:rPr>
        <w:t xml:space="preserve"> y el </w:t>
      </w:r>
      <w:proofErr w:type="spellStart"/>
      <w:r w:rsidRPr="0054223F">
        <w:rPr>
          <w:i/>
          <w:color w:val="000000"/>
        </w:rPr>
        <w:t>Public</w:t>
      </w:r>
      <w:proofErr w:type="spellEnd"/>
      <w:r w:rsidRPr="0054223F">
        <w:rPr>
          <w:i/>
          <w:color w:val="000000"/>
        </w:rPr>
        <w:t xml:space="preserve"> </w:t>
      </w:r>
      <w:proofErr w:type="spellStart"/>
      <w:r w:rsidRPr="0054223F">
        <w:rPr>
          <w:i/>
          <w:color w:val="000000"/>
        </w:rPr>
        <w:t>Mapping</w:t>
      </w:r>
      <w:proofErr w:type="spellEnd"/>
      <w:r w:rsidRPr="0054223F">
        <w:rPr>
          <w:i/>
          <w:color w:val="000000"/>
        </w:rPr>
        <w:t xml:space="preserve"> Project </w:t>
      </w:r>
      <w:r w:rsidRPr="0054223F">
        <w:rPr>
          <w:color w:val="000000"/>
        </w:rPr>
        <w:t xml:space="preserve">ver: </w:t>
      </w:r>
      <w:r w:rsidRPr="0054223F">
        <w:rPr>
          <w:rStyle w:val="InternetLink"/>
          <w:rFonts w:eastAsia="Times New Roman" w:cs="Times New Roman"/>
          <w:color w:val="000000"/>
          <w:lang w:val="es-ES_tradnl"/>
        </w:rPr>
        <w:t>http://en.wikipedia.org/wiki/DistrictBuilder</w:t>
      </w:r>
      <w:r w:rsidRPr="0054223F">
        <w:rPr>
          <w:color w:val="000000"/>
        </w:rPr>
        <w:t>;</w:t>
      </w:r>
      <w:hyperlink r:id="rId3">
        <w:r w:rsidRPr="0054223F">
          <w:rPr>
            <w:rStyle w:val="InternetLink"/>
            <w:rFonts w:eastAsia="Times New Roman" w:cs="Times New Roman"/>
            <w:color w:val="000000"/>
            <w:lang w:val="es-ES_tradnl"/>
          </w:rPr>
          <w:t>http://www.azavea.com/products/districtbuilder/</w:t>
        </w:r>
      </w:hyperlink>
      <w:r w:rsidRPr="0054223F">
        <w:rPr>
          <w:color w:val="000000"/>
        </w:rPr>
        <w:t>; y</w:t>
      </w:r>
      <w:r>
        <w:rPr>
          <w:color w:val="000000"/>
        </w:rPr>
        <w:t xml:space="preserve"> </w:t>
      </w:r>
      <w:r w:rsidRPr="0054223F">
        <w:fldChar w:fldCharType="begin"/>
      </w:r>
      <w:r w:rsidRPr="0054223F">
        <w:instrText xml:space="preserve"> HYPERLINK "http://digital.colmex.mx/index.php/la-plataforma-publica-de-mapeo-y-la-democracia-en-mexico" \t "_blank" </w:instrText>
      </w:r>
      <w:r w:rsidRPr="0054223F">
        <w:fldChar w:fldCharType="separate"/>
      </w:r>
      <w:r w:rsidRPr="0054223F">
        <w:rPr>
          <w:rStyle w:val="Hyperlink"/>
          <w:rFonts w:eastAsia="Times New Roman" w:cs="Times New Roman"/>
          <w:color w:val="1155CC"/>
        </w:rPr>
        <w:t>http://digital.colmex.mx/index.php/la-plataforma-publica-de-mapeo-y-la-democracia-en-mexico</w:t>
      </w:r>
      <w:r w:rsidRPr="0054223F">
        <w:fldChar w:fldCharType="end"/>
      </w:r>
      <w:r w:rsidRPr="0054223F">
        <w:rPr>
          <w:color w:val="000000"/>
        </w:rPr>
        <w:t>.</w:t>
      </w:r>
      <w:r>
        <w:rPr>
          <w:color w:val="000000"/>
        </w:rPr>
        <w:t xml:space="preserve"> </w:t>
      </w:r>
    </w:p>
  </w:footnote>
  <w:footnote w:id="23">
    <w:p w14:paraId="16FDBFC9" w14:textId="257E5DCF" w:rsidR="00625992" w:rsidRPr="007A04AB" w:rsidRDefault="00625992" w:rsidP="00187120">
      <w:pPr>
        <w:pStyle w:val="Footnote"/>
      </w:pPr>
      <w:r>
        <w:rPr>
          <w:rStyle w:val="FootnoteReference"/>
        </w:rPr>
        <w:footnoteRef/>
      </w:r>
      <w:r>
        <w:t xml:space="preserve"> </w:t>
      </w:r>
      <w:r>
        <w:t xml:space="preserve">Disponible en: </w:t>
      </w:r>
      <w:hyperlink r:id="rId4" w:history="1">
        <w:r w:rsidRPr="003D0AD4">
          <w:rPr>
            <w:rStyle w:val="Hyperlink"/>
          </w:rPr>
          <w:t>www.alejandrotrelles.com</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7765F"/>
    <w:multiLevelType w:val="multilevel"/>
    <w:tmpl w:val="CEF2CFA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1">
    <w:nsid w:val="5A610429"/>
    <w:multiLevelType w:val="multilevel"/>
    <w:tmpl w:val="847C30CE"/>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5F4C3C6B"/>
    <w:multiLevelType w:val="multilevel"/>
    <w:tmpl w:val="356257F4"/>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657F7604"/>
    <w:multiLevelType w:val="multilevel"/>
    <w:tmpl w:val="B238C63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5E600C1"/>
    <w:multiLevelType w:val="multilevel"/>
    <w:tmpl w:val="17E89BB4"/>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486"/>
    <w:rsid w:val="000033FC"/>
    <w:rsid w:val="00043F9D"/>
    <w:rsid w:val="000717C6"/>
    <w:rsid w:val="00073F7B"/>
    <w:rsid w:val="00090374"/>
    <w:rsid w:val="000B2B09"/>
    <w:rsid w:val="000F23D4"/>
    <w:rsid w:val="00101185"/>
    <w:rsid w:val="00164BEB"/>
    <w:rsid w:val="00187120"/>
    <w:rsid w:val="001A12BE"/>
    <w:rsid w:val="0027196D"/>
    <w:rsid w:val="002D1BD7"/>
    <w:rsid w:val="002D5577"/>
    <w:rsid w:val="002F742F"/>
    <w:rsid w:val="00315F03"/>
    <w:rsid w:val="00324A9D"/>
    <w:rsid w:val="00325D6C"/>
    <w:rsid w:val="00353174"/>
    <w:rsid w:val="003601D3"/>
    <w:rsid w:val="003A0D57"/>
    <w:rsid w:val="003C58B8"/>
    <w:rsid w:val="00427445"/>
    <w:rsid w:val="00460E9F"/>
    <w:rsid w:val="00470EC1"/>
    <w:rsid w:val="004832BD"/>
    <w:rsid w:val="004B11CC"/>
    <w:rsid w:val="004D38B8"/>
    <w:rsid w:val="00520AAF"/>
    <w:rsid w:val="0054223F"/>
    <w:rsid w:val="00561FDB"/>
    <w:rsid w:val="005806D3"/>
    <w:rsid w:val="00586EA0"/>
    <w:rsid w:val="005B0486"/>
    <w:rsid w:val="005B32B0"/>
    <w:rsid w:val="005D5924"/>
    <w:rsid w:val="005D594B"/>
    <w:rsid w:val="00625992"/>
    <w:rsid w:val="006328A2"/>
    <w:rsid w:val="0064029B"/>
    <w:rsid w:val="00643BB9"/>
    <w:rsid w:val="00652304"/>
    <w:rsid w:val="00673DC0"/>
    <w:rsid w:val="00693D2C"/>
    <w:rsid w:val="006A0440"/>
    <w:rsid w:val="006A6166"/>
    <w:rsid w:val="006B560D"/>
    <w:rsid w:val="006C5B50"/>
    <w:rsid w:val="006E6672"/>
    <w:rsid w:val="00724563"/>
    <w:rsid w:val="0072563B"/>
    <w:rsid w:val="007446A7"/>
    <w:rsid w:val="0074617B"/>
    <w:rsid w:val="0075365B"/>
    <w:rsid w:val="00760729"/>
    <w:rsid w:val="00782BD8"/>
    <w:rsid w:val="007A0378"/>
    <w:rsid w:val="007A04AB"/>
    <w:rsid w:val="008376CC"/>
    <w:rsid w:val="008721FF"/>
    <w:rsid w:val="008D2DA2"/>
    <w:rsid w:val="008F37EB"/>
    <w:rsid w:val="00953AD3"/>
    <w:rsid w:val="0095771F"/>
    <w:rsid w:val="00963555"/>
    <w:rsid w:val="00965277"/>
    <w:rsid w:val="0097146A"/>
    <w:rsid w:val="0098701E"/>
    <w:rsid w:val="009C1856"/>
    <w:rsid w:val="009F61B6"/>
    <w:rsid w:val="00A01FDD"/>
    <w:rsid w:val="00A12ECC"/>
    <w:rsid w:val="00A13FCF"/>
    <w:rsid w:val="00A7694E"/>
    <w:rsid w:val="00A94F65"/>
    <w:rsid w:val="00AA0D48"/>
    <w:rsid w:val="00AA6710"/>
    <w:rsid w:val="00AB5E0E"/>
    <w:rsid w:val="00AD33FA"/>
    <w:rsid w:val="00B23F14"/>
    <w:rsid w:val="00B530A6"/>
    <w:rsid w:val="00B65589"/>
    <w:rsid w:val="00BA59CB"/>
    <w:rsid w:val="00BC1710"/>
    <w:rsid w:val="00C16919"/>
    <w:rsid w:val="00C17BB9"/>
    <w:rsid w:val="00C43B2F"/>
    <w:rsid w:val="00C46AAC"/>
    <w:rsid w:val="00CB0B6B"/>
    <w:rsid w:val="00D46B70"/>
    <w:rsid w:val="00D5301C"/>
    <w:rsid w:val="00D536CA"/>
    <w:rsid w:val="00D57C91"/>
    <w:rsid w:val="00D66C1A"/>
    <w:rsid w:val="00D70F60"/>
    <w:rsid w:val="00D723CD"/>
    <w:rsid w:val="00D7296C"/>
    <w:rsid w:val="00DE6AF2"/>
    <w:rsid w:val="00E32224"/>
    <w:rsid w:val="00E6241F"/>
    <w:rsid w:val="00E920EE"/>
    <w:rsid w:val="00EB1D5E"/>
    <w:rsid w:val="00ED1854"/>
    <w:rsid w:val="00F16D8A"/>
    <w:rsid w:val="00F21E50"/>
    <w:rsid w:val="00F24C96"/>
    <w:rsid w:val="00F33A43"/>
    <w:rsid w:val="00F72F09"/>
    <w:rsid w:val="00F9248C"/>
    <w:rsid w:val="00FE2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26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561FDB"/>
    <w:pPr>
      <w:spacing w:line="240" w:lineRule="auto"/>
      <w:jc w:val="both"/>
    </w:pPr>
    <w:rPr>
      <w:rFonts w:ascii="Times New Roman" w:hAnsi="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561FDB"/>
    <w:pPr>
      <w:spacing w:line="240" w:lineRule="auto"/>
      <w:jc w:val="both"/>
    </w:pPr>
    <w:rPr>
      <w:rFonts w:ascii="Times New Roman" w:hAnsi="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40071">
      <w:bodyDiv w:val="1"/>
      <w:marLeft w:val="0"/>
      <w:marRight w:val="0"/>
      <w:marTop w:val="0"/>
      <w:marBottom w:val="0"/>
      <w:divBdr>
        <w:top w:val="none" w:sz="0" w:space="0" w:color="auto"/>
        <w:left w:val="none" w:sz="0" w:space="0" w:color="auto"/>
        <w:bottom w:val="none" w:sz="0" w:space="0" w:color="auto"/>
        <w:right w:val="none" w:sz="0" w:space="0" w:color="auto"/>
      </w:divBdr>
    </w:div>
    <w:div w:id="356080498">
      <w:bodyDiv w:val="1"/>
      <w:marLeft w:val="0"/>
      <w:marRight w:val="0"/>
      <w:marTop w:val="0"/>
      <w:marBottom w:val="0"/>
      <w:divBdr>
        <w:top w:val="none" w:sz="0" w:space="0" w:color="auto"/>
        <w:left w:val="none" w:sz="0" w:space="0" w:color="auto"/>
        <w:bottom w:val="none" w:sz="0" w:space="0" w:color="auto"/>
        <w:right w:val="none" w:sz="0" w:space="0" w:color="auto"/>
      </w:divBdr>
    </w:div>
    <w:div w:id="395057099">
      <w:bodyDiv w:val="1"/>
      <w:marLeft w:val="0"/>
      <w:marRight w:val="0"/>
      <w:marTop w:val="0"/>
      <w:marBottom w:val="0"/>
      <w:divBdr>
        <w:top w:val="none" w:sz="0" w:space="0" w:color="auto"/>
        <w:left w:val="none" w:sz="0" w:space="0" w:color="auto"/>
        <w:bottom w:val="none" w:sz="0" w:space="0" w:color="auto"/>
        <w:right w:val="none" w:sz="0" w:space="0" w:color="auto"/>
      </w:divBdr>
    </w:div>
    <w:div w:id="1051265141">
      <w:bodyDiv w:val="1"/>
      <w:marLeft w:val="0"/>
      <w:marRight w:val="0"/>
      <w:marTop w:val="0"/>
      <w:marBottom w:val="0"/>
      <w:divBdr>
        <w:top w:val="none" w:sz="0" w:space="0" w:color="auto"/>
        <w:left w:val="none" w:sz="0" w:space="0" w:color="auto"/>
        <w:bottom w:val="none" w:sz="0" w:space="0" w:color="auto"/>
        <w:right w:val="none" w:sz="0" w:space="0" w:color="auto"/>
      </w:divBdr>
    </w:div>
    <w:div w:id="1100221413">
      <w:bodyDiv w:val="1"/>
      <w:marLeft w:val="0"/>
      <w:marRight w:val="0"/>
      <w:marTop w:val="0"/>
      <w:marBottom w:val="0"/>
      <w:divBdr>
        <w:top w:val="none" w:sz="0" w:space="0" w:color="auto"/>
        <w:left w:val="none" w:sz="0" w:space="0" w:color="auto"/>
        <w:bottom w:val="none" w:sz="0" w:space="0" w:color="auto"/>
        <w:right w:val="none" w:sz="0" w:space="0" w:color="auto"/>
      </w:divBdr>
    </w:div>
    <w:div w:id="1280915416">
      <w:bodyDiv w:val="1"/>
      <w:marLeft w:val="0"/>
      <w:marRight w:val="0"/>
      <w:marTop w:val="0"/>
      <w:marBottom w:val="0"/>
      <w:divBdr>
        <w:top w:val="none" w:sz="0" w:space="0" w:color="auto"/>
        <w:left w:val="none" w:sz="0" w:space="0" w:color="auto"/>
        <w:bottom w:val="none" w:sz="0" w:space="0" w:color="auto"/>
        <w:right w:val="none" w:sz="0" w:space="0" w:color="auto"/>
      </w:divBdr>
    </w:div>
    <w:div w:id="15160004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www.brookings.edu/research/opinions/2010/06/17-redistricting-statement" TargetMode="External"/><Relationship Id="rId13" Type="http://schemas.openxmlformats.org/officeDocument/2006/relationships/hyperlink" Target="http://portal.te.gob.mx/sites/default/files/32_representacion.pdf" TargetMode="External"/><Relationship Id="rId14" Type="http://schemas.openxmlformats.org/officeDocument/2006/relationships/hyperlink" Target="http://sunlightfoundation.com/policy/documents/ten-open-data-principles" TargetMode="External"/><Relationship Id="rId15" Type="http://schemas.openxmlformats.org/officeDocument/2006/relationships/image" Target="media/image1.png"/><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www.alejandrotrelles.com" TargetMode="External"/><Relationship Id="rId1" Type="http://schemas.openxmlformats.org/officeDocument/2006/relationships/hyperlink" Target="http://www.opengovpartnership.org" TargetMode="External"/><Relationship Id="rId2" Type="http://schemas.openxmlformats.org/officeDocument/2006/relationships/hyperlink" Target="http://www.alejandrotrell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55ACC-6CA4-5644-87A9-0FCDCA7E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34</Pages>
  <Words>8815</Words>
  <Characters>50248</Characters>
  <Application>Microsoft Macintosh Word</Application>
  <DocSecurity>0</DocSecurity>
  <Lines>418</Lines>
  <Paragraphs>117</Paragraphs>
  <ScaleCrop>false</ScaleCrop>
  <Company/>
  <LinksUpToDate>false</LinksUpToDate>
  <CharactersWithSpaces>58946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22</cp:revision>
  <cp:lastPrinted>2015-10-22T20:51:00Z</cp:lastPrinted>
  <dcterms:created xsi:type="dcterms:W3CDTF">2015-11-19T17:46:00Z</dcterms:created>
  <dcterms:modified xsi:type="dcterms:W3CDTF">2015-11-23T05:03:00Z</dcterms:modified>
  <dc:language>en-US</dc:language>
</cp:coreProperties>
</file>