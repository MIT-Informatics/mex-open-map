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media/image23.png" ContentType="image/png"/>
  <Override PartName="/word/media/image24.png" ContentType="image/png"/>
  <Override PartName="/word/media/image22.png" ContentType="image/png"/>
  <Override PartName="/word/media/image2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LOnormal"/>
        <w:spacing w:lineRule="auto" w:line="240"/>
        <w:ind w:left="720" w:right="0" w:hanging="720"/>
        <w:rPr>
          <w:rFonts w:cs="Times New Roman" w:ascii="Times New Roman" w:hAnsi="Times New Roman"/>
        </w:rPr>
      </w:pPr>
      <w:r>
        <w:rPr>
          <w:rFonts w:cs="Times New Roman" w:ascii="Times New Roman" w:hAnsi="Times New Roman"/>
        </w:rPr>
      </w:r>
    </w:p>
    <w:p>
      <w:pPr>
        <w:pStyle w:val="Title"/>
        <w:spacing w:lineRule="auto" w:line="240"/>
        <w:jc w:val="center"/>
        <w:rPr>
          <w:rStyle w:val="BookTitle"/>
          <w:rStyle w:val="FootnoteAnchor"/>
          <w:rFonts w:cs="Times New Roman" w:ascii="Times New Roman" w:hAnsi="Times New Roman"/>
          <w:b w:val="false"/>
          <w:bCs w:val="false"/>
          <w:caps w:val="false"/>
          <w:smallCaps w:val="false"/>
          <w:spacing w:val="0"/>
          <w:lang w:val="es-MX"/>
        </w:rPr>
      </w:pPr>
      <w:r>
        <w:rPr>
          <w:rStyle w:val="BookTitle"/>
          <w:rFonts w:cs="Times New Roman" w:ascii="Times New Roman" w:hAnsi="Times New Roman"/>
          <w:b w:val="false"/>
          <w:bCs w:val="false"/>
          <w:caps w:val="false"/>
          <w:smallCaps w:val="false"/>
          <w:spacing w:val="0"/>
          <w:lang w:val="es-MX"/>
        </w:rPr>
        <w:t xml:space="preserve">Datos abiertos, representación política y </w:t>
        <w:br/>
        <w:t>redistritación en México</w:t>
      </w:r>
      <w:r>
        <w:rPr>
          <w:rStyle w:val="BookTitle"/>
          <w:rStyle w:val="FootnoteAnchor"/>
          <w:rFonts w:cs="Times New Roman" w:ascii="Times New Roman" w:hAnsi="Times New Roman"/>
          <w:b w:val="false"/>
          <w:bCs w:val="false"/>
          <w:caps w:val="false"/>
          <w:smallCaps w:val="false"/>
          <w:spacing w:val="0"/>
          <w:lang w:val="es-MX"/>
        </w:rPr>
        <w:footnoteReference w:id="2"/>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Style w:val="FootnoteAnchor"/>
          <w:rFonts w:eastAsia="Times New Roman" w:cs="Times New Roman" w:ascii="Times New Roman" w:hAnsi="Times New Roman"/>
          <w:i/>
          <w:iCs/>
          <w:color w:val="000000"/>
          <w:sz w:val="24"/>
          <w:lang w:val="es-MX"/>
        </w:rPr>
      </w:pPr>
      <w:r>
        <w:rPr>
          <w:rFonts w:eastAsia="Times New Roman" w:cs="Times New Roman" w:ascii="Times New Roman" w:hAnsi="Times New Roman"/>
          <w:b/>
          <w:color w:val="000000"/>
          <w:sz w:val="24"/>
          <w:lang w:val="es-MX"/>
        </w:rPr>
        <w:t xml:space="preserve">Alejandro Trelles </w:t>
      </w:r>
      <w:r>
        <w:rPr>
          <w:rFonts w:eastAsia="Times New Roman" w:cs="Times New Roman" w:ascii="Times New Roman" w:hAnsi="Times New Roman"/>
          <w:i/>
          <w:iCs/>
          <w:color w:val="000000"/>
          <w:sz w:val="24"/>
          <w:lang w:val="es-MX"/>
        </w:rPr>
        <w:t xml:space="preserve"> U. Pittsburgh</w:t>
      </w:r>
      <w:r>
        <w:rPr>
          <w:rFonts w:eastAsia="Times New Roman" w:cs="Times New Roman" w:ascii="Times New Roman" w:hAnsi="Times New Roman"/>
          <w:b/>
          <w:color w:val="000000"/>
          <w:sz w:val="24"/>
          <w:lang w:val="es-MX"/>
        </w:rPr>
        <w:t xml:space="preserve">, </w:t>
        <w:br/>
        <w:t xml:space="preserve">Micah Altman  </w:t>
      </w:r>
      <w:r>
        <w:rPr>
          <w:rFonts w:eastAsia="Times New Roman" w:cs="Times New Roman" w:ascii="Times New Roman" w:hAnsi="Times New Roman"/>
          <w:i/>
          <w:iCs/>
          <w:color w:val="000000"/>
          <w:sz w:val="24"/>
          <w:lang w:val="es-MX"/>
        </w:rPr>
        <w:t>MIT</w:t>
      </w:r>
      <w:r>
        <w:rPr>
          <w:rFonts w:eastAsia="Times New Roman" w:cs="Times New Roman" w:ascii="Times New Roman" w:hAnsi="Times New Roman"/>
          <w:b/>
          <w:color w:val="000000"/>
          <w:sz w:val="24"/>
          <w:lang w:val="es-MX"/>
        </w:rPr>
        <w:t xml:space="preserve">, </w:t>
        <w:br/>
        <w:t xml:space="preserve">Eric Magar  </w:t>
      </w:r>
      <w:r>
        <w:rPr>
          <w:rFonts w:eastAsia="Times New Roman" w:cs="Times New Roman" w:ascii="Times New Roman" w:hAnsi="Times New Roman"/>
          <w:i/>
          <w:iCs/>
          <w:color w:val="000000"/>
          <w:sz w:val="24"/>
          <w:lang w:val="es-MX"/>
        </w:rPr>
        <w:t>ITAM</w:t>
      </w:r>
      <w:r>
        <w:rPr>
          <w:rFonts w:eastAsia="Times New Roman" w:cs="Times New Roman" w:ascii="Times New Roman" w:hAnsi="Times New Roman"/>
          <w:b/>
          <w:color w:val="000000"/>
          <w:sz w:val="24"/>
          <w:lang w:val="es-MX"/>
        </w:rPr>
        <w:t>,</w:t>
        <w:br/>
        <w:t xml:space="preserve">Michael P. McDonald  </w:t>
      </w:r>
      <w:r>
        <w:rPr>
          <w:rFonts w:eastAsia="Times New Roman" w:cs="Times New Roman" w:ascii="Times New Roman" w:hAnsi="Times New Roman"/>
          <w:i/>
          <w:iCs/>
          <w:color w:val="000000"/>
          <w:sz w:val="24"/>
          <w:lang w:val="es-MX"/>
        </w:rPr>
        <w:t>U. Florida</w:t>
      </w:r>
      <w:r>
        <w:rPr>
          <w:rStyle w:val="FootnoteAnchor"/>
          <w:rFonts w:eastAsia="Times New Roman" w:cs="Times New Roman" w:ascii="Times New Roman" w:hAnsi="Times New Roman"/>
          <w:i/>
          <w:iCs/>
          <w:color w:val="000000"/>
          <w:sz w:val="24"/>
          <w:lang w:val="es-MX"/>
        </w:rPr>
        <w:footnoteReference w:id="3"/>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ind w:left="720" w:right="720" w:hanging="0"/>
        <w:rPr>
          <w:rFonts w:eastAsia="Times New Roman" w:cs="Times New Roman" w:ascii="Times New Roman" w:hAnsi="Times New Roman"/>
          <w:color w:val="000000"/>
          <w:sz w:val="24"/>
          <w:lang w:val="es-MX"/>
        </w:rPr>
      </w:pPr>
      <w:r>
        <w:rPr>
          <w:rFonts w:eastAsia="Times New Roman" w:cs="Times New Roman" w:ascii="Times New Roman" w:hAnsi="Times New Roman"/>
          <w:b/>
          <w:color w:val="000000"/>
          <w:sz w:val="24"/>
          <w:lang w:val="es-MX"/>
        </w:rPr>
        <w:t>Resumen:</w:t>
      </w:r>
      <w:r>
        <w:rPr>
          <w:rFonts w:eastAsia="Times New Roman" w:cs="Times New Roman" w:ascii="Times New Roman" w:hAnsi="Times New Roman"/>
          <w:color w:val="000000"/>
          <w:sz w:val="24"/>
          <w:lang w:val="es-MX"/>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la tecnología de la información, así como la generación y el uso de datos abiertos, ofrece una oportunidad para fortalecer la representación democrática en México. En este texto discutimos el contexto de redistritación en México, los desafíos en materia de transparencia, y cómo utilizar herramientas tecnológicas en los procesos de redistritación que nos acerquen a las prácticas internacionales de gobierno abierto. Describimos cómo el </w:t>
      </w:r>
      <w:r>
        <w:rPr>
          <w:rFonts w:eastAsia="Times New Roman" w:cs="Times New Roman" w:ascii="Times New Roman" w:hAnsi="Times New Roman"/>
          <w:i/>
          <w:color w:val="000000"/>
          <w:sz w:val="24"/>
          <w:lang w:val="es-MX"/>
        </w:rPr>
        <w:t xml:space="preserve">software </w:t>
      </w:r>
      <w:r>
        <w:rPr>
          <w:rFonts w:eastAsia="Times New Roman" w:cs="Times New Roman" w:ascii="Times New Roman" w:hAnsi="Times New Roman"/>
          <w:color w:val="000000"/>
          <w:sz w:val="24"/>
          <w:lang w:val="es-MX"/>
        </w:rPr>
        <w:t>de código abierto ofrece un gran potencial para incrementar los niveles de participación, transparencia, comunicación y rendición de cuentas en torno a los procesos de delimitación electoral.</w:t>
      </w:r>
    </w:p>
    <w:p>
      <w:pPr>
        <w:pStyle w:val="LOnormal"/>
        <w:spacing w:lineRule="auto" w:line="240"/>
        <w:ind w:left="720" w:right="720" w:hanging="0"/>
        <w:rPr>
          <w:rFonts w:eastAsia="Times New Roman" w:cs="Times New Roman" w:ascii="Times New Roman" w:hAnsi="Times New Roman"/>
          <w:color w:val="000000"/>
          <w:sz w:val="24"/>
          <w:lang w:val="es-MX"/>
        </w:rPr>
      </w:pPr>
      <w:r>
        <w:rPr>
          <w:rFonts w:eastAsia="Times New Roman" w:cs="Times New Roman" w:ascii="Times New Roman" w:hAnsi="Times New Roman"/>
          <w:b/>
          <w:i/>
          <w:color w:val="000000"/>
          <w:sz w:val="24"/>
          <w:lang w:val="es-MX"/>
        </w:rPr>
        <w:t>Palabras clave</w:t>
      </w:r>
      <w:r>
        <w:rPr>
          <w:rFonts w:eastAsia="Times New Roman" w:cs="Times New Roman" w:ascii="Times New Roman" w:hAnsi="Times New Roman"/>
          <w:i/>
          <w:color w:val="000000"/>
          <w:sz w:val="24"/>
          <w:lang w:val="es-MX"/>
        </w:rPr>
        <w:t xml:space="preserve">: </w:t>
      </w:r>
      <w:r>
        <w:rPr>
          <w:rFonts w:eastAsia="Times New Roman" w:cs="Times New Roman" w:ascii="Times New Roman" w:hAnsi="Times New Roman"/>
          <w:color w:val="000000"/>
          <w:sz w:val="24"/>
          <w:lang w:val="es-MX"/>
        </w:rPr>
        <w:t>datos abiertos, transparencia, redistritación, mapeo público, representación política, grupos minoritarios.</w:t>
      </w:r>
    </w:p>
    <w:p>
      <w:pPr>
        <w:pStyle w:val="LOnormal"/>
        <w:spacing w:lineRule="auto" w:line="240"/>
        <w:ind w:left="720" w:right="720" w:hanging="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240"/>
        <w:ind w:left="0" w:right="720" w:firstLine="720"/>
        <w:jc w:val="center"/>
        <w:rPr>
          <w:rFonts w:eastAsia="Times New Roman" w:cs="Times New Roman" w:ascii="Times New Roman" w:hAnsi="Times New Roman"/>
          <w:b/>
          <w:i/>
          <w:color w:val="000000"/>
          <w:sz w:val="28"/>
        </w:rPr>
      </w:pPr>
      <w:r>
        <w:rPr>
          <w:rFonts w:eastAsia="Times New Roman" w:cs="Times New Roman" w:ascii="Times New Roman" w:hAnsi="Times New Roman"/>
          <w:b/>
          <w:i/>
          <w:color w:val="000000"/>
          <w:sz w:val="28"/>
        </w:rPr>
        <w:t>Open Data, Political Representation and Redistricting in Mexico</w:t>
      </w:r>
    </w:p>
    <w:p>
      <w:pPr>
        <w:pStyle w:val="LOnormal"/>
        <w:spacing w:lineRule="auto" w:line="240"/>
        <w:ind w:left="720" w:right="720" w:hanging="0"/>
        <w:rPr>
          <w:rFonts w:eastAsia="Times New Roman" w:cs="Times New Roman" w:ascii="Times New Roman" w:hAnsi="Times New Roman"/>
          <w:color w:val="000000"/>
          <w:sz w:val="24"/>
        </w:rPr>
      </w:pPr>
      <w:r>
        <w:rPr>
          <w:rFonts w:eastAsia="Times New Roman" w:cs="Times New Roman" w:ascii="Times New Roman" w:hAnsi="Times New Roman"/>
          <w:b/>
          <w:color w:val="000000"/>
          <w:sz w:val="24"/>
        </w:rPr>
        <w:t>Abstract:</w:t>
      </w:r>
      <w:r>
        <w:rPr>
          <w:rFonts w:eastAsia="Times New Roman" w:cs="Times New Roman" w:ascii="Times New Roman" w:hAnsi="Times New Roman"/>
          <w:color w:val="000000"/>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 in the country.</w:t>
      </w:r>
    </w:p>
    <w:p>
      <w:pPr>
        <w:pStyle w:val="LOnormal"/>
        <w:spacing w:lineRule="auto" w:line="240"/>
        <w:ind w:left="720" w:right="720" w:hanging="0"/>
        <w:rPr>
          <w:rFonts w:eastAsia="Times New Roman" w:cs="Times New Roman" w:ascii="Times New Roman" w:hAnsi="Times New Roman"/>
          <w:color w:val="000000"/>
          <w:sz w:val="24"/>
        </w:rPr>
      </w:pPr>
      <w:r>
        <w:rPr>
          <w:rFonts w:eastAsia="Times New Roman" w:cs="Times New Roman" w:ascii="Times New Roman" w:hAnsi="Times New Roman"/>
          <w:b/>
          <w:i/>
          <w:color w:val="000000"/>
          <w:sz w:val="24"/>
        </w:rPr>
        <w:t>Keywords</w:t>
      </w:r>
      <w:r>
        <w:rPr>
          <w:rFonts w:eastAsia="Times New Roman" w:cs="Times New Roman" w:ascii="Times New Roman" w:hAnsi="Times New Roman"/>
          <w:b/>
          <w:color w:val="000000"/>
          <w:sz w:val="24"/>
        </w:rPr>
        <w:t>:</w:t>
      </w:r>
      <w:r>
        <w:rPr>
          <w:rFonts w:eastAsia="Times New Roman" w:cs="Times New Roman" w:ascii="Times New Roman" w:hAnsi="Times New Roman"/>
          <w:color w:val="000000"/>
          <w:sz w:val="24"/>
        </w:rPr>
        <w:t xml:space="preserve"> open data, transparency, redistricting, public mapping, political representation, and minority groups. </w:t>
      </w:r>
    </w:p>
    <w:p>
      <w:pPr>
        <w:pStyle w:val="LOnormal"/>
        <w:spacing w:lineRule="auto" w:line="240"/>
        <w:ind w:left="720" w:right="720" w:hanging="0"/>
        <w:rPr/>
      </w:pPr>
      <w:r>
        <w:rPr/>
      </w:r>
    </w:p>
    <w:p>
      <w:pPr>
        <w:pStyle w:val="LOnormal"/>
        <w:spacing w:lineRule="auto" w:line="240"/>
        <w:ind w:left="720" w:right="720" w:hanging="0"/>
        <w:rPr/>
      </w:pPr>
      <w:r>
        <w:rPr/>
      </w:r>
    </w:p>
    <w:p>
      <w:pPr>
        <w:pStyle w:val="LOnormal"/>
        <w:spacing w:lineRule="auto" w:line="480"/>
        <w:ind w:left="-29" w:right="0" w:hanging="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eastAsia="Times New Roman" w:cs="Times New Roman" w:ascii="Times New Roman" w:hAnsi="Times New Roman"/>
          <w:color w:val="000000"/>
          <w:sz w:val="24"/>
          <w:lang w:val="es-MX"/>
        </w:rPr>
        <w:footnoteReference w:id="4"/>
      </w:r>
      <w:r>
        <w:rPr>
          <w:rFonts w:eastAsia="Times New Roman" w:cs="Times New Roman" w:ascii="Times New Roman" w:hAnsi="Times New Roman"/>
          <w:color w:val="000000"/>
          <w:sz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Pr>
          <w:rFonts w:eastAsia="Times New Roman" w:cs="Times New Roman" w:ascii="Times New Roman" w:hAnsi="Times New Roman"/>
          <w:i/>
          <w:color w:val="000000"/>
          <w:sz w:val="24"/>
          <w:lang w:val="es-MX"/>
        </w:rPr>
        <w:t>herramientas</w:t>
      </w:r>
      <w:r>
        <w:rPr>
          <w:rFonts w:eastAsia="Times New Roman" w:cs="Times New Roman" w:ascii="Times New Roman" w:hAnsi="Times New Roman"/>
          <w:color w:val="000000"/>
          <w:sz w:val="24"/>
          <w:lang w:val="es-MX"/>
        </w:rPr>
        <w:t xml:space="preserve"> que permitan al usuario participar, manipular, analizar y compartir el caudal de información demográfica y electoral georreferenciada para la redistritación. Si bien existen acervos gubernamentales de datos que no requieren de herramientas para su interpretación, la información relacionada a las distintas etapas de los procesos de redistritación no se encuentran entre ellos. </w:t>
      </w:r>
    </w:p>
    <w:p>
      <w:pPr>
        <w:pStyle w:val="LOnormal"/>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0"/>
          <w:sz w:val="24"/>
          <w:lang w:val="es-MX"/>
        </w:rPr>
        <w:t>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w:t>
      </w:r>
      <w:r>
        <w:rPr>
          <w:rFonts w:eastAsia="Times New Roman" w:cs="Times New Roman" w:ascii="Times New Roman" w:hAnsi="Times New Roman"/>
          <w:color w:val="00000A"/>
          <w:sz w:val="24"/>
          <w:lang w:val="es-MX"/>
        </w:rPr>
        <w:t xml:space="preserv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cambian los criterios de evaluación de la geografía electoral. Tampoco están disponibles los algoritmos de optimización, el </w:t>
      </w:r>
      <w:r>
        <w:rPr>
          <w:rFonts w:eastAsia="Times New Roman" w:cs="Times New Roman" w:ascii="Times New Roman" w:hAnsi="Times New Roman"/>
          <w:i/>
          <w:color w:val="00000A"/>
          <w:sz w:val="24"/>
          <w:lang w:val="es-MX"/>
        </w:rPr>
        <w:t>software</w:t>
      </w:r>
      <w:r>
        <w:rPr>
          <w:rFonts w:eastAsia="Times New Roman" w:cs="Times New Roman" w:ascii="Times New Roman" w:hAnsi="Times New Roman"/>
          <w:color w:val="00000A"/>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podrá verificar directamente el cumpliendo de la normatividad y los acuerdos del proceso de redistritación. </w:t>
      </w:r>
    </w:p>
    <w:p>
      <w:pPr>
        <w:pStyle w:val="LOnormal"/>
        <w:spacing w:lineRule="auto" w:line="480"/>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Además, la redistritación no ha incluido a las comunidades minoritarias, ni a los grupos de interés, ni a la ciudadanía en general en el proceso. A pesar de que el artículo 2 de la Constitución establece la obligación de las autoridades en todos los niveles de garantizar los derechos de la población indígena, la redistritación sólo contempla el tamaño relativo de estos grupos en cada municipio. Al negarles a los pueblos indígenas una voz en el proceso y la posibilidad de revisar los escenarios propuestos, los geógrafos del INE corren el riesgo de pasar por alto información fundamental para cumplir con el artículo 2. Ejemplos que podrían afectar la delimitación electoral son las diferencias ancestrales entre comunidades indígenas asentadas en un mismo municipio (</w:t>
      </w:r>
      <w:r>
        <w:rPr>
          <w:rFonts w:eastAsia="Times New Roman" w:cs="Times New Roman" w:ascii="Times New Roman" w:hAnsi="Times New Roman"/>
          <w:color w:val="00000A"/>
          <w:sz w:val="24"/>
          <w:szCs w:val="24"/>
          <w:lang w:val="es-MX"/>
        </w:rPr>
        <w:t>Sonnleitner 2013)</w:t>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Es decir, la redistritación no está a la altura de los principios y estándares internacionales de gobierno abierto. A pesar de que los criterios generales de la redistritación se determinan en un proceso público, puede afirmarse que la delimitación electoral en México permanece en la opacidad. </w:t>
      </w:r>
    </w:p>
    <w:p>
      <w:pPr>
        <w:pStyle w:val="LOnormal1"/>
        <w:spacing w:lineRule="auto" w:line="480" w:before="0" w:after="0"/>
        <w:ind w:left="0" w:right="0" w:firstLine="720"/>
        <w:contextualSpacing/>
        <w:rPr>
          <w:rFonts w:eastAsia="Times New Roman" w:cs="Times New Roman" w:ascii="Times New Roman" w:hAnsi="Times New Roman"/>
          <w:color w:val="FF0000"/>
          <w:sz w:val="24"/>
          <w:lang w:val="es-MX"/>
        </w:rPr>
      </w:pPr>
      <w:r>
        <w:rPr/>
        <w:commentReference w:id="0"/>
      </w:r>
      <w:r>
        <w:rPr>
          <w:rFonts w:eastAsia="Times New Roman" w:cs="Times New Roman" w:ascii="Times New Roman" w:hAnsi="Times New Roman"/>
          <w:color w:val="FF0000"/>
          <w:sz w:val="24"/>
          <w:lang w:val="es-MX"/>
        </w:rPr>
        <w:t xml:space="preserve">En las siguientes líneas describimos brevemente la experiencia de redistritación en México. Después describimos una serie de características necesarias para consolidar una política de datos abiertos en materia de redistritación y discutimos los desafíos que hay en México en materia de transparencia y participación ciudadana. Explicamos por qué el </w:t>
      </w:r>
      <w:r>
        <w:rPr>
          <w:rFonts w:eastAsia="Times New Roman" w:cs="Times New Roman" w:ascii="Times New Roman" w:hAnsi="Times New Roman"/>
          <w:i/>
          <w:color w:val="FF0000"/>
          <w:sz w:val="24"/>
          <w:lang w:val="es-MX"/>
        </w:rPr>
        <w:t xml:space="preserve">software </w:t>
      </w:r>
      <w:r>
        <w:rPr>
          <w:rFonts w:eastAsia="Times New Roman" w:cs="Times New Roman" w:ascii="Times New Roman" w:hAnsi="Times New Roman"/>
          <w:color w:val="FF0000"/>
          <w:sz w:val="24"/>
          <w:lang w:val="es-MX"/>
        </w:rPr>
        <w:t xml:space="preserve">de código abierto tiene un gran potencial para incrementar los niveles de participación, transparencia, y rendición de cuentas en torno a los procesos de redistritación en el país. Al final, ofrecemos una breve reflexión sobre el uso de datos abiertos en los procesos de redistritación, su efecto en la percepción y confianza ciudadana, así como el impacto que tendría para impulsar la agenda de investigación en esta materia. </w:t>
      </w:r>
      <w:r>
        <w:rPr>
          <w:rFonts w:eastAsia="Times New Roman" w:cs="Times New Roman" w:ascii="Times New Roman" w:hAnsi="Times New Roman"/>
          <w:color w:val="FF0000"/>
          <w:sz w:val="24"/>
          <w:lang w:val="es-MX"/>
        </w:rPr>
        <w:commentReference w:id="1"/>
      </w:r>
    </w:p>
    <w:p>
      <w:pPr>
        <w:pStyle w:val="Heading1"/>
        <w:spacing w:lineRule="auto" w:line="240"/>
        <w:rPr>
          <w:rFonts w:cs="Times New Roman" w:ascii="Times New Roman" w:hAnsi="Times New Roman"/>
          <w:b/>
          <w:lang w:val="es-MX"/>
        </w:rPr>
      </w:pPr>
      <w:r>
        <w:rPr>
          <w:rFonts w:cs="Times New Roman" w:ascii="Times New Roman" w:hAnsi="Times New Roman"/>
          <w:b/>
          <w:lang w:val="es-MX"/>
        </w:rPr>
        <w:t>I. La redistritación en México: Avances y limitaciones</w:t>
      </w:r>
    </w:p>
    <w:p>
      <w:pPr>
        <w:pStyle w:val="LOnormal"/>
        <w:spacing w:lineRule="auto" w:line="48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pPr>
        <w:pStyle w:val="LOnormal"/>
        <w:spacing w:lineRule="auto" w:line="48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ab/>
        <w:t>En el sistema electoral mixto (Shugart y Wattenberg 2001) de todas las legislaturas mexicanas coexisten dos principios de representación. Uno es el principio mayoritario en distritos uninominales; el otro es el proporcional en distritos plurinominales. La cámara de diputados del Congreso se compone de 300 distritos del primer tipo y 5 del segundo – números y proporciones que varían de una legislatura estatal a otra (</w:t>
      </w:r>
      <w:r>
        <w:rPr>
          <w:rFonts w:eastAsia="Times New Roman" w:cs="Times New Roman" w:ascii="Times New Roman" w:hAnsi="Times New Roman"/>
          <w:color w:val="00000A"/>
          <w:sz w:val="24"/>
          <w:szCs w:val="24"/>
          <w:lang w:val="es-MX"/>
        </w:rPr>
        <w:t>Balkin y Orta 2004</w:t>
      </w:r>
      <w:r>
        <w:rPr>
          <w:rFonts w:eastAsia="Times New Roman" w:cs="Times New Roman" w:ascii="Times New Roman" w:hAnsi="Times New Roman"/>
          <w:color w:val="00000A"/>
          <w:sz w:val="24"/>
          <w:lang w:val="es-MX"/>
        </w:rPr>
        <w:t>). Esta nota de investigación atiende sólo el caso de los distritos de mayoría relativa.</w:t>
      </w:r>
      <w:r>
        <w:rPr>
          <w:rStyle w:val="FootnoteAnchor"/>
          <w:rFonts w:eastAsia="Times New Roman" w:cs="Times New Roman" w:ascii="Times New Roman" w:hAnsi="Times New Roman"/>
          <w:color w:val="00000A"/>
          <w:sz w:val="24"/>
          <w:lang w:val="es-MX"/>
        </w:rPr>
        <w:footnoteReference w:id="5"/>
      </w:r>
      <w:r>
        <w:rPr>
          <w:rFonts w:eastAsia="Times New Roman" w:cs="Times New Roman" w:ascii="Times New Roman" w:hAnsi="Times New Roman"/>
          <w:color w:val="00000A"/>
          <w:sz w:val="24"/>
          <w:lang w:val="es-MX"/>
        </w:rPr>
        <w:t xml:space="preserve"> </w:t>
      </w:r>
    </w:p>
    <w:p>
      <w:pPr>
        <w:pStyle w:val="LOnormal"/>
        <w:spacing w:lineRule="auto" w:line="480"/>
        <w:ind w:left="-29" w:right="0" w:firstLine="749"/>
        <w:rPr>
          <w:rFonts w:cs="Times New Roman" w:ascii="Times New Roman" w:hAnsi="Times New Roman"/>
          <w:color w:val="00000A"/>
          <w:sz w:val="24"/>
          <w:szCs w:val="24"/>
          <w:lang w:val="es-MX"/>
        </w:rPr>
      </w:pPr>
      <w:r>
        <w:rPr>
          <w:rFonts w:eastAsia="Times New Roman" w:cs="Times New Roman" w:ascii="Times New Roman" w:hAnsi="Times New Roman"/>
          <w:color w:val="00000A"/>
          <w:sz w:val="24"/>
          <w:lang w:val="es-MX"/>
        </w:rPr>
        <w:t xml:space="preserve">Con el objetivo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también, en tiempo y forma, el proceso de redistritación de cara a la elección federal de 2015, pero ante la incertidumbre y tensiones generadas por una reforma electoral que se negociaba en paralelo – y que se adoptaría unos meses más tarde – </w:t>
      </w:r>
      <w:r>
        <w:rPr>
          <w:rFonts w:cs="Times New Roman" w:ascii="Times New Roman" w:hAnsi="Times New Roman"/>
          <w:color w:val="00000A"/>
          <w:sz w:val="24"/>
          <w:szCs w:val="24"/>
          <w:lang w:val="es-MX"/>
        </w:rPr>
        <w:t xml:space="preserve">decidió frenar en el último minuto la adopción del nuevo mapa distrital. </w:t>
      </w:r>
    </w:p>
    <w:p>
      <w:pPr>
        <w:pStyle w:val="LOnormal"/>
        <w:spacing w:lineRule="auto" w:line="480"/>
        <w:ind w:left="-29" w:right="0" w:firstLine="749"/>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Con algunas diferencias técnicas, el proceso redistritador fue el mismo (Trelles et al. 2015), y puede resumirse, como en el diagrama 1, en cuatro etapas. Inicia con la distribución de 300 distritos de mayoría entre los estados y el DF según las poblaciones relativas del censo más reciente. Sigue el desarrollo y puesta en marcha, por parte de un Comité Técnico (nombrado por y responsible ante el Consejo General, máximo órgano rector del INE), de un algoritmo de optimización que produce un mapa preliminar para cada estado. Siguen dos rondas de revisión de las propuestas por parte de los partidos. Éstos sugieren modificaciones a la cartografía cuya aceptación depende de cuán capaces sean de mejorar la función de costo del algoritmo de optimización. Al final el Comité Técnico avala la propuesta final de mapa y la somete al Consejo General para su aprobación. </w:t>
      </w:r>
      <w:r>
        <w:rPr>
          <w:rFonts w:eastAsia="Times New Roman" w:cs="Times New Roman" w:ascii="Times New Roman" w:hAnsi="Times New Roman"/>
          <w:color w:val="00000A"/>
          <w:sz w:val="24"/>
          <w:szCs w:val="24"/>
          <w:lang w:val="es-MX"/>
        </w:rPr>
        <w:commentReference w:id="2"/>
      </w:r>
      <w:r>
        <w:rPr>
          <w:rFonts w:eastAsia="Times New Roman" w:cs="Times New Roman" w:ascii="Times New Roman" w:hAnsi="Times New Roman"/>
          <w:color w:val="00000A"/>
          <w:sz w:val="24"/>
          <w:szCs w:val="24"/>
          <w:lang w:val="es-MX"/>
        </w:rPr>
        <w:commentReference w:id="3"/>
      </w:r>
    </w:p>
    <w:p>
      <w:pPr>
        <w:pStyle w:val="LOnormal"/>
        <w:spacing w:lineRule="auto" w:line="24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r>
    </w:p>
    <w:p>
      <w:pPr>
        <w:pStyle w:val="LOnormal"/>
        <w:spacing w:lineRule="auto" w:line="240" w:before="0" w:after="0"/>
        <w:ind w:left="0" w:right="0" w:firstLine="720"/>
        <w:contextualSpacing/>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 xml:space="preserve">[Diagrama 1 por aquí] </w:t>
      </w:r>
    </w:p>
    <w:p>
      <w:pPr>
        <w:pStyle w:val="LOnormal"/>
        <w:spacing w:lineRule="auto" w:line="24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r>
    </w:p>
    <w:p>
      <w:pPr>
        <w:pStyle w:val="Normal"/>
        <w:spacing w:lineRule="auto" w:line="480"/>
        <w:ind w:left="0" w:right="0" w:firstLine="720"/>
        <w:rPr>
          <w:rFonts w:eastAsia="Times New Roman" w:cs="Times New Roman" w:ascii="Times New Roman" w:hAnsi="Times New Roman"/>
          <w:color w:val="00000A"/>
          <w:sz w:val="24"/>
          <w:lang w:val="es-MX"/>
        </w:rPr>
      </w:pPr>
      <w:r>
        <w:rPr>
          <w:rFonts w:eastAsia="Tahoma" w:cs="Times New Roman" w:ascii="Times New Roman" w:hAnsi="Times New Roman"/>
          <w:color w:val="00000A"/>
          <w:sz w:val="24"/>
          <w:szCs w:val="24"/>
          <w:lang w:val="es-MX"/>
        </w:rPr>
        <w:t xml:space="preserve">La delimitación de los distritos es una tarea que requiere de un volumen de información considerable (el apéndice en línea la describe con lujo de detalle). El cuadro 1 enumera siete grandes rubros, que incluyen bases de datos, mapas digitales, algoritmos y software especializado, entre otros. Treinta y seis órganos públicos son responsables de producirla y distribuirla. Una parte de la información es de fuentes </w:t>
      </w:r>
      <w:r>
        <w:rPr>
          <w:rFonts w:eastAsia="Times New Roman" w:cs="Times New Roman" w:ascii="Times New Roman" w:hAnsi="Times New Roman"/>
          <w:color w:val="00000A"/>
          <w:sz w:val="24"/>
          <w:szCs w:val="24"/>
          <w:lang w:val="es-MX"/>
        </w:rPr>
        <w:t>externas a la autoridad electoral, como la censal que reporta el</w:t>
      </w:r>
      <w:r>
        <w:rPr>
          <w:rFonts w:eastAsia="Times New Roman" w:cs="Times New Roman" w:ascii="Times New Roman" w:hAnsi="Times New Roman"/>
          <w:color w:val="00000A"/>
          <w:sz w:val="24"/>
          <w:lang w:val="es-MX"/>
        </w:rPr>
        <w:t xml:space="preserve">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w:t>
      </w:r>
      <w:r>
        <w:rPr>
          <w:rStyle w:val="FootnoteAnchor"/>
          <w:rFonts w:eastAsia="Times New Roman" w:cs="Times New Roman" w:ascii="Times New Roman" w:hAnsi="Times New Roman"/>
          <w:color w:val="00000A"/>
          <w:sz w:val="24"/>
          <w:lang w:val="es-MX"/>
        </w:rPr>
        <w:footnoteReference w:id="6"/>
      </w:r>
      <w:r>
        <w:rPr>
          <w:rFonts w:eastAsia="Times New Roman" w:cs="Times New Roman" w:ascii="Times New Roman" w:hAnsi="Times New Roman"/>
          <w:color w:val="00000A"/>
          <w:sz w:val="24"/>
          <w:lang w:val="es-MX"/>
        </w:rPr>
        <w:t xml:space="preserve"> la normatividad relevante o la cartografía de las secciones electorales del país – que son las unidades fundamentales de la redistritación. El proceso formal no contempla el análisis de resultados electorales, pero es de suponer que las revisiones partidistas se hacen, primordialmente, a la luz de éstos y los votos son, por ende, información clave para evaluar los mapas. </w:t>
      </w:r>
    </w:p>
    <w:p>
      <w:pPr>
        <w:pStyle w:val="Normal"/>
        <w:spacing w:lineRule="auto" w:line="480"/>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El software especializado para procesar una parte de la información es de dos tipos. Se necesita, por un lado, algún programa para manipular información georreferenciada en formato GIS. Existen muchas opciones, tanto comerciales como de fuente abierta y gratuitos (wikipedia lista una docena bajo el rubro “geographic information systems”).  Por otro, se necesita una copia de la plataforma que desarrolló el INE específicamente para redistritar. Este software cumple varias tareas: elabora propuestas de mapas con algoritmos de optimización combinatoria (como el recocido simulado o el enjambre); selecciona secciones “semilla”, punto de partida del proceso de optimización; calcula indicadores cuantitativos para la evaluación de distintos escenarios; y sirve de vehículo para compartir las propuestas de los geógrafos con los partidos y recibir sus contrapropuestas.</w:t>
      </w:r>
    </w:p>
    <w:p>
      <w:pPr>
        <w:pStyle w:val="Heading2"/>
        <w:rPr/>
      </w:pPr>
      <w:r>
        <w:rPr/>
        <w:t xml:space="preserve">II. Transparencia </w:t>
      </w:r>
      <w:r>
        <w:rPr/>
        <w:t>para</w:t>
      </w:r>
      <w:r>
        <w:rPr/>
        <w:t xml:space="preserve"> </w:t>
      </w:r>
      <w:r>
        <w:rPr/>
        <w:t>rendir cuentas</w:t>
      </w:r>
    </w:p>
    <w:p>
      <w:pPr>
        <w:pStyle w:val="LOnormal"/>
        <w:spacing w:lineRule="auto" w:line="480"/>
        <w:ind w:left="0" w:right="0" w:hanging="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Hay que reconocer los </w:t>
      </w:r>
      <w:r>
        <w:rPr>
          <w:rFonts w:eastAsia="Tahoma" w:cs="Times New Roman" w:ascii="Times New Roman" w:hAnsi="Times New Roman"/>
          <w:color w:val="00000A"/>
          <w:sz w:val="24"/>
          <w:szCs w:val="24"/>
          <w:lang w:val="es-MX"/>
        </w:rPr>
        <w:t>importante</w:t>
      </w:r>
      <w:r>
        <w:rPr>
          <w:rFonts w:eastAsia="Tahoma" w:cs="Times New Roman" w:ascii="Times New Roman" w:hAnsi="Times New Roman"/>
          <w:color w:val="00000A"/>
          <w:sz w:val="24"/>
          <w:szCs w:val="24"/>
          <w:lang w:val="es-MX"/>
        </w:rPr>
        <w:t xml:space="preserve">s esfuerzos </w:t>
      </w:r>
      <w:r>
        <w:rPr>
          <w:rFonts w:eastAsia="Tahoma" w:cs="Times New Roman" w:ascii="Times New Roman" w:hAnsi="Times New Roman"/>
          <w:color w:val="00000A"/>
          <w:sz w:val="24"/>
          <w:szCs w:val="24"/>
          <w:lang w:val="es-MX"/>
        </w:rPr>
        <w:t xml:space="preserve">y logros </w:t>
      </w:r>
      <w:r>
        <w:rPr>
          <w:rFonts w:eastAsia="Tahoma" w:cs="Times New Roman" w:ascii="Times New Roman" w:hAnsi="Times New Roman"/>
          <w:color w:val="00000A"/>
          <w:sz w:val="24"/>
          <w:szCs w:val="24"/>
          <w:lang w:val="es-MX"/>
        </w:rPr>
        <w:t xml:space="preserve">del IFE/INE en aras de una política de datos abiertos. Los </w:t>
      </w:r>
      <w:r>
        <w:rPr>
          <w:rFonts w:eastAsia="Tahoma" w:cs="Times New Roman" w:ascii="Times New Roman" w:hAnsi="Times New Roman"/>
          <w:color w:val="00000A"/>
          <w:sz w:val="24"/>
          <w:szCs w:val="24"/>
          <w:lang w:val="es-MX"/>
        </w:rPr>
        <w:t xml:space="preserve">casi </w:t>
      </w:r>
      <w:r>
        <w:rPr>
          <w:rFonts w:eastAsia="Tahoma" w:cs="Times New Roman" w:ascii="Times New Roman" w:hAnsi="Times New Roman"/>
          <w:color w:val="00000A"/>
          <w:sz w:val="24"/>
          <w:szCs w:val="24"/>
          <w:lang w:val="es-MX"/>
        </w:rPr>
        <w:t>veinte años que el órgano 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w:t>
      </w:r>
      <w:r>
        <w:rPr>
          <w:rStyle w:val="FootnoteAnchor"/>
          <w:rFonts w:eastAsia="Tahoma" w:cs="Times New Roman" w:ascii="Times New Roman" w:hAnsi="Times New Roman"/>
          <w:color w:val="00000A"/>
          <w:sz w:val="24"/>
          <w:szCs w:val="24"/>
          <w:lang w:val="es-MX"/>
        </w:rPr>
        <w:footnoteReference w:id="7"/>
      </w:r>
      <w:r>
        <w:rPr>
          <w:rFonts w:eastAsia="Tahoma" w:cs="Times New Roman" w:ascii="Times New Roman" w:hAnsi="Times New Roman"/>
          <w:color w:val="00000A"/>
          <w:sz w:val="24"/>
          <w:szCs w:val="24"/>
          <w:lang w:val="es-MX"/>
        </w:rPr>
        <w:t xml:space="preserve"> Lo paradójico es que, por la naturaleza de la redistritación </w:t>
      </w:r>
      <w:r>
        <w:rPr>
          <w:rFonts w:eastAsia="Tahoma" w:cs="Times New Roman" w:ascii="Times New Roman" w:hAnsi="Times New Roman"/>
          <w:color w:val="00000A"/>
          <w:sz w:val="24"/>
          <w:szCs w:val="24"/>
          <w:lang w:val="es-MX"/>
        </w:rPr>
        <w:t>y la complejidad técnica del proceso</w:t>
      </w:r>
      <w:r>
        <w:rPr>
          <w:rFonts w:eastAsia="Tahoma" w:cs="Times New Roman" w:ascii="Times New Roman" w:hAnsi="Times New Roman"/>
          <w:color w:val="00000A"/>
          <w:sz w:val="24"/>
          <w:szCs w:val="24"/>
          <w:lang w:val="es-MX"/>
        </w:rPr>
        <w:t xml:space="preserve">, el enorme esfuerzo hasta ahora es insuficiente. </w:t>
      </w:r>
      <w:r>
        <w:rPr>
          <w:rFonts w:eastAsia="Tahoma" w:cs="Times New Roman" w:ascii="Times New Roman" w:hAnsi="Times New Roman"/>
          <w:color w:val="00000A"/>
          <w:sz w:val="24"/>
          <w:szCs w:val="24"/>
          <w:lang w:val="es-MX"/>
        </w:rPr>
        <w:t>A</w:t>
      </w:r>
      <w:r>
        <w:rPr>
          <w:rFonts w:eastAsia="Tahoma" w:cs="Times New Roman" w:ascii="Times New Roman" w:hAnsi="Times New Roman"/>
          <w:color w:val="00000A"/>
          <w:sz w:val="24"/>
          <w:szCs w:val="24"/>
          <w:lang w:val="es-MX"/>
        </w:rPr>
        <w:t>lcanzar la rendición de cuentas exig</w:t>
      </w:r>
      <w:r>
        <w:rPr>
          <w:rFonts w:eastAsia="Tahoma" w:cs="Times New Roman" w:ascii="Times New Roman" w:hAnsi="Times New Roman"/>
          <w:color w:val="00000A"/>
          <w:sz w:val="24"/>
          <w:szCs w:val="24"/>
          <w:lang w:val="es-MX"/>
        </w:rPr>
        <w:t>irá</w:t>
      </w:r>
      <w:r>
        <w:rPr>
          <w:rFonts w:eastAsia="Tahoma" w:cs="Times New Roman" w:ascii="Times New Roman" w:hAnsi="Times New Roman"/>
          <w:color w:val="00000A"/>
          <w:sz w:val="24"/>
          <w:szCs w:val="24"/>
          <w:lang w:val="es-MX"/>
        </w:rPr>
        <w:t xml:space="preserve"> un esfuerzo importante de armonización e integración de parte de la autoridad electoral. Hoy no existen formatos accesibles o resulta casi imposible vincular los datos de distintas fuentes para replicar la totalidad del proceso redistritador. Aunque son necesarios para rendir cuentas, los datos abiertos son a veces insuficientes. Discutimos en esta sección las condiciones para que la transparencia se </w:t>
      </w:r>
      <w:r>
        <w:rPr>
          <w:rFonts w:eastAsia="Tahoma" w:cs="Times New Roman" w:ascii="Times New Roman" w:hAnsi="Times New Roman"/>
          <w:color w:val="00000A"/>
          <w:sz w:val="24"/>
          <w:szCs w:val="24"/>
          <w:lang w:val="es-MX"/>
        </w:rPr>
        <w:t>t</w:t>
      </w:r>
      <w:r>
        <w:rPr>
          <w:rFonts w:eastAsia="Tahoma" w:cs="Times New Roman" w:ascii="Times New Roman" w:hAnsi="Times New Roman"/>
          <w:color w:val="00000A"/>
          <w:sz w:val="24"/>
          <w:szCs w:val="24"/>
          <w:lang w:val="es-MX"/>
        </w:rPr>
        <w:t xml:space="preserve">raduzca en rendición de cuentas efectiva.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Un poco de terminología debería de aclarar de qué habla</w:t>
      </w:r>
      <w:r>
        <w:rPr>
          <w:rFonts w:eastAsia="Tahoma" w:cs="Times New Roman" w:ascii="Times New Roman" w:hAnsi="Times New Roman"/>
          <w:color w:val="00000A"/>
          <w:sz w:val="24"/>
          <w:szCs w:val="24"/>
          <w:lang w:val="es-MX"/>
        </w:rPr>
        <w:t>mos</w:t>
      </w:r>
      <w:r>
        <w:rPr>
          <w:rFonts w:eastAsia="Tahoma" w:cs="Times New Roman" w:ascii="Times New Roman" w:hAnsi="Times New Roman"/>
          <w:color w:val="00000A"/>
          <w:sz w:val="24"/>
          <w:szCs w:val="24"/>
          <w:lang w:val="es-MX"/>
        </w:rPr>
        <w:t xml:space="preserve"> [EM aquí </w:t>
      </w:r>
      <w:r>
        <w:rPr>
          <w:rFonts w:eastAsia="Tahoma" w:cs="Times New Roman" w:ascii="Times New Roman" w:hAnsi="Times New Roman"/>
          <w:color w:val="00000A"/>
          <w:sz w:val="24"/>
          <w:szCs w:val="24"/>
          <w:lang w:val="es-MX"/>
        </w:rPr>
        <w:t xml:space="preserve">vendría bien </w:t>
      </w:r>
      <w:r>
        <w:rPr>
          <w:rFonts w:eastAsia="Tahoma" w:cs="Times New Roman" w:ascii="Times New Roman" w:hAnsi="Times New Roman"/>
          <w:color w:val="00000A"/>
          <w:sz w:val="24"/>
          <w:szCs w:val="24"/>
          <w:lang w:val="es-MX"/>
        </w:rPr>
        <w:t>citar papers de admonPublica/</w:t>
      </w:r>
      <w:r>
        <w:rPr>
          <w:rFonts w:eastAsia="Tahoma" w:cs="Times New Roman" w:ascii="Times New Roman" w:hAnsi="Times New Roman"/>
          <w:color w:val="00000A"/>
          <w:sz w:val="24"/>
          <w:szCs w:val="24"/>
          <w:lang w:val="es-MX"/>
        </w:rPr>
        <w:t>freedomOfInfo</w:t>
      </w:r>
      <w:r>
        <w:rPr>
          <w:rFonts w:eastAsia="Tahoma" w:cs="Times New Roman" w:ascii="Times New Roman" w:hAnsi="Times New Roman"/>
          <w:color w:val="00000A"/>
          <w:sz w:val="24"/>
          <w:szCs w:val="24"/>
          <w:lang w:val="es-MX"/>
        </w:rPr>
        <w:t xml:space="preserve"> sobre el tema]. La transparencia es el esfuerzo continuo por clasificar como públicos y facilitar la distribución de los datos e información sobre  decisiones regulatorias y sus procesos. Por rendición de cuentas entendemos que la decisión y el proceso sean verificables y replicables en su totalidad por actores externos, tales como periodistas, investigadores o incluso grupos de interés. Cuando la decisión y su proceso son simples, la transparencia puede bastar para rendir cuentas. Un ejemplo es la adjudicación de becas de investigación: basta, en principio, con hacer públicas las solicitudes de los aspirantes, los documentos anexos de cada solicitud y la lista de ganadores para que cualquiera pueda evaluar si la selección final se hizo o no por los méritos profesionales de los aspirantes.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Distinguiremos tres </w:t>
      </w:r>
      <w:r>
        <w:rPr>
          <w:rFonts w:eastAsia="Tahoma" w:cs="Times New Roman" w:ascii="Times New Roman" w:hAnsi="Times New Roman"/>
          <w:color w:val="00000A"/>
          <w:sz w:val="24"/>
          <w:szCs w:val="24"/>
          <w:lang w:val="es-MX"/>
        </w:rPr>
        <w:t xml:space="preserve">grados o </w:t>
      </w:r>
      <w:r>
        <w:rPr>
          <w:rFonts w:eastAsia="Tahoma" w:cs="Times New Roman" w:ascii="Times New Roman" w:hAnsi="Times New Roman"/>
          <w:color w:val="00000A"/>
          <w:sz w:val="24"/>
          <w:szCs w:val="24"/>
          <w:lang w:val="es-MX"/>
        </w:rPr>
        <w:t xml:space="preserve">estadíos de transparencia, cada uno </w:t>
      </w:r>
      <w:r>
        <w:rPr>
          <w:rFonts w:eastAsia="Tahoma" w:cs="Times New Roman" w:ascii="Times New Roman" w:hAnsi="Times New Roman"/>
          <w:color w:val="00000A"/>
          <w:sz w:val="24"/>
          <w:szCs w:val="24"/>
          <w:lang w:val="es-MX"/>
        </w:rPr>
        <w:t xml:space="preserve">más </w:t>
      </w:r>
      <w:r>
        <w:rPr>
          <w:rFonts w:eastAsia="Tahoma" w:cs="Times New Roman" w:ascii="Times New Roman" w:hAnsi="Times New Roman"/>
          <w:color w:val="00000A"/>
          <w:sz w:val="24"/>
          <w:szCs w:val="24"/>
          <w:lang w:val="es-MX"/>
        </w:rPr>
        <w:t>exigen</w:t>
      </w:r>
      <w:r>
        <w:rPr>
          <w:rFonts w:eastAsia="Tahoma" w:cs="Times New Roman" w:ascii="Times New Roman" w:hAnsi="Times New Roman"/>
          <w:color w:val="00000A"/>
          <w:sz w:val="24"/>
          <w:szCs w:val="24"/>
          <w:lang w:val="es-MX"/>
        </w:rPr>
        <w:t>te</w:t>
      </w:r>
      <w:r>
        <w:rPr>
          <w:rFonts w:eastAsia="Tahoma" w:cs="Times New Roman" w:ascii="Times New Roman" w:hAnsi="Times New Roman"/>
          <w:color w:val="00000A"/>
          <w:sz w:val="24"/>
          <w:szCs w:val="24"/>
          <w:lang w:val="es-MX"/>
        </w:rPr>
        <w:t xml:space="preserve"> </w:t>
      </w:r>
      <w:r>
        <w:rPr>
          <w:rFonts w:eastAsia="Tahoma" w:cs="Times New Roman" w:ascii="Times New Roman" w:hAnsi="Times New Roman"/>
          <w:color w:val="00000A"/>
          <w:sz w:val="24"/>
          <w:szCs w:val="24"/>
          <w:lang w:val="es-MX"/>
        </w:rPr>
        <w:t>que e</w:t>
      </w:r>
      <w:r>
        <w:rPr>
          <w:rFonts w:eastAsia="Tahoma" w:cs="Times New Roman" w:ascii="Times New Roman" w:hAnsi="Times New Roman"/>
          <w:color w:val="00000A"/>
          <w:sz w:val="24"/>
          <w:szCs w:val="24"/>
          <w:lang w:val="es-MX"/>
        </w:rPr>
        <w:t xml:space="preserve">l </w:t>
      </w:r>
      <w:r>
        <w:rPr>
          <w:rFonts w:eastAsia="Tahoma" w:cs="Times New Roman" w:ascii="Times New Roman" w:hAnsi="Times New Roman"/>
          <w:color w:val="00000A"/>
          <w:sz w:val="24"/>
          <w:szCs w:val="24"/>
          <w:lang w:val="es-MX"/>
        </w:rPr>
        <w:t>previo</w:t>
      </w:r>
      <w:r>
        <w:rPr>
          <w:rFonts w:eastAsia="Tahoma" w:cs="Times New Roman" w:ascii="Times New Roman" w:hAnsi="Times New Roman"/>
          <w:color w:val="00000A"/>
          <w:sz w:val="24"/>
          <w:szCs w:val="24"/>
          <w:lang w:val="es-MX"/>
        </w:rPr>
        <w:t xml:space="preserve">. Mientras </w:t>
      </w:r>
      <w:r>
        <w:rPr>
          <w:rFonts w:eastAsia="Tahoma" w:cs="Times New Roman" w:ascii="Times New Roman" w:hAnsi="Times New Roman"/>
          <w:color w:val="00000A"/>
          <w:sz w:val="24"/>
          <w:szCs w:val="24"/>
          <w:lang w:val="es-MX"/>
        </w:rPr>
        <w:t xml:space="preserve">mayor el estadío que alcanzan </w:t>
      </w:r>
      <w:r>
        <w:rPr>
          <w:rFonts w:eastAsia="Tahoma" w:cs="Times New Roman" w:ascii="Times New Roman" w:hAnsi="Times New Roman"/>
          <w:color w:val="00000A"/>
          <w:sz w:val="24"/>
          <w:szCs w:val="24"/>
          <w:lang w:val="es-MX"/>
        </w:rPr>
        <w:t xml:space="preserve">los lineamientos de </w:t>
      </w:r>
      <w:r>
        <w:rPr>
          <w:rFonts w:eastAsia="Tahoma" w:cs="Times New Roman" w:ascii="Times New Roman" w:hAnsi="Times New Roman"/>
          <w:color w:val="00000A"/>
          <w:sz w:val="24"/>
          <w:szCs w:val="24"/>
          <w:lang w:val="es-MX"/>
        </w:rPr>
        <w:t>la redistritación</w:t>
      </w:r>
      <w:r>
        <w:rPr>
          <w:rFonts w:eastAsia="Tahoma" w:cs="Times New Roman" w:ascii="Times New Roman" w:hAnsi="Times New Roman"/>
          <w:color w:val="00000A"/>
          <w:sz w:val="24"/>
          <w:szCs w:val="24"/>
          <w:lang w:val="es-MX"/>
        </w:rPr>
        <w:t xml:space="preserve">, mayor la probabilidad de que la transparencia </w:t>
      </w:r>
      <w:r>
        <w:rPr>
          <w:rFonts w:eastAsia="Tahoma" w:cs="Times New Roman" w:ascii="Times New Roman" w:hAnsi="Times New Roman"/>
          <w:color w:val="00000A"/>
          <w:sz w:val="24"/>
          <w:szCs w:val="24"/>
          <w:lang w:val="es-MX"/>
        </w:rPr>
        <w:t xml:space="preserve">se traduzca </w:t>
      </w:r>
      <w:r>
        <w:rPr>
          <w:rFonts w:eastAsia="Tahoma" w:cs="Times New Roman" w:ascii="Times New Roman" w:hAnsi="Times New Roman"/>
          <w:color w:val="00000A"/>
          <w:sz w:val="24"/>
          <w:szCs w:val="24"/>
          <w:lang w:val="es-MX"/>
        </w:rPr>
        <w:t>en rendición de cuentas efectiva.</w:t>
      </w:r>
      <w:r>
        <w:rPr>
          <w:rStyle w:val="FootnoteAnchor"/>
          <w:rFonts w:eastAsia="Tahoma" w:cs="Times New Roman" w:ascii="Times New Roman" w:hAnsi="Times New Roman"/>
          <w:color w:val="00000A"/>
          <w:sz w:val="24"/>
          <w:szCs w:val="24"/>
          <w:lang w:val="es-MX"/>
        </w:rPr>
        <w:footnoteReference w:id="8"/>
      </w:r>
      <w:r>
        <w:rPr>
          <w:rFonts w:eastAsia="Tahoma" w:cs="Times New Roman" w:ascii="Times New Roman" w:hAnsi="Times New Roman"/>
          <w:color w:val="00000A"/>
          <w:sz w:val="24"/>
          <w:szCs w:val="24"/>
          <w:lang w:val="es-MX"/>
        </w:rPr>
        <w:t xml:space="preserve">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b/>
          <w:bCs/>
          <w:color w:val="00000A"/>
          <w:sz w:val="24"/>
          <w:szCs w:val="24"/>
          <w:lang w:val="es-MX"/>
        </w:rPr>
        <w:t xml:space="preserve">Estadío </w:t>
      </w:r>
      <w:r>
        <w:rPr>
          <w:rFonts w:eastAsia="Tahoma" w:cs="Times New Roman" w:ascii="Times New Roman" w:hAnsi="Times New Roman"/>
          <w:b/>
          <w:bCs/>
          <w:color w:val="00000A"/>
          <w:sz w:val="24"/>
          <w:szCs w:val="24"/>
          <w:lang w:val="es-MX"/>
        </w:rPr>
        <w:t xml:space="preserve">1: </w:t>
      </w:r>
      <w:r>
        <w:rPr>
          <w:rFonts w:eastAsia="Tahoma" w:cs="Times New Roman" w:ascii="Times New Roman" w:hAnsi="Times New Roman"/>
          <w:b/>
          <w:bCs/>
          <w:color w:val="00000A"/>
          <w:sz w:val="24"/>
          <w:szCs w:val="24"/>
          <w:lang w:val="es-MX"/>
        </w:rPr>
        <w:t>d</w:t>
      </w:r>
      <w:r>
        <w:rPr>
          <w:rFonts w:eastAsia="Tahoma" w:cs="Times New Roman" w:ascii="Times New Roman" w:hAnsi="Times New Roman"/>
          <w:b/>
          <w:bCs/>
          <w:color w:val="00000A"/>
          <w:sz w:val="24"/>
          <w:szCs w:val="24"/>
          <w:lang w:val="es-MX"/>
        </w:rPr>
        <w:t>atos abiertos.</w:t>
      </w:r>
      <w:r>
        <w:rPr>
          <w:rFonts w:eastAsia="Tahoma" w:cs="Times New Roman" w:ascii="Times New Roman" w:hAnsi="Times New Roman"/>
          <w:color w:val="00000A"/>
          <w:sz w:val="24"/>
          <w:szCs w:val="24"/>
          <w:lang w:val="es-MX"/>
        </w:rPr>
        <w:t xml:space="preserve"> </w:t>
      </w:r>
      <w:r>
        <w:rPr>
          <w:rFonts w:eastAsia="Tahoma" w:cs="Times New Roman" w:ascii="Times New Roman" w:hAnsi="Times New Roman"/>
          <w:color w:val="00000A"/>
          <w:sz w:val="24"/>
          <w:szCs w:val="24"/>
          <w:lang w:val="es-MX"/>
        </w:rPr>
        <w:t xml:space="preserve">Operar la redistritación con total transparencia y dar al público acceso continuo (preferentemente, en línea) a los acuerdos, los mapas propuestos, las deliberaciones, las observaciones presentadas a los mapas. Clasificar como públicos los datos utilizados. También los datos y registros que vaya generando el propio proceso de redistritación. Todo análisis realizado o consultado por la autoridad debe de ser consultable. Idem con el software especializado, que el público debe poder copiar libremente o poder operarlo desde la nube.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Clasificar como públicos todos los datos relevantes. Ponerlos a disposición de cualquier interesado. Cuando se genere nueva información en el proceso, es fundamental que </w:t>
      </w:r>
      <w:r>
        <w:rPr>
          <w:rFonts w:eastAsia="Times New Roman" w:cs="Times New Roman" w:ascii="Times New Roman" w:hAnsi="Times New Roman"/>
          <w:color w:val="00000A"/>
          <w:sz w:val="24"/>
          <w:szCs w:val="24"/>
          <w:lang w:val="es-MX"/>
        </w:rPr>
        <w:t xml:space="preserve">haya un registro puntual, cualitativo y cuantitativo, de como se fue acumulando y su relevancia. </w:t>
      </w:r>
      <w:r>
        <w:rPr>
          <w:rFonts w:eastAsia="Tahoma" w:cs="Times New Roman" w:ascii="Times New Roman" w:hAnsi="Times New Roman"/>
          <w:color w:val="00000A"/>
          <w:sz w:val="24"/>
          <w:szCs w:val="24"/>
          <w:lang w:val="es-MX"/>
        </w:rPr>
        <w:t xml:space="preserve">Ejemplos de que esto casi se cumple en redistritación en Mx.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b/>
          <w:bCs/>
          <w:color w:val="00000A"/>
          <w:sz w:val="24"/>
          <w:szCs w:val="24"/>
          <w:lang w:val="es-MX"/>
        </w:rPr>
        <w:t xml:space="preserve">Estadío </w:t>
      </w:r>
      <w:r>
        <w:rPr>
          <w:rFonts w:eastAsia="Tahoma" w:cs="Times New Roman" w:ascii="Times New Roman" w:hAnsi="Times New Roman"/>
          <w:b/>
          <w:bCs/>
          <w:color w:val="00000A"/>
          <w:sz w:val="24"/>
          <w:szCs w:val="24"/>
          <w:lang w:val="es-MX"/>
        </w:rPr>
        <w:t xml:space="preserve">2: </w:t>
      </w:r>
      <w:r>
        <w:rPr>
          <w:rFonts w:eastAsia="Tahoma" w:cs="Times New Roman" w:ascii="Times New Roman" w:hAnsi="Times New Roman"/>
          <w:b/>
          <w:bCs/>
          <w:color w:val="00000A"/>
          <w:sz w:val="24"/>
          <w:szCs w:val="24"/>
          <w:lang w:val="es-MX"/>
        </w:rPr>
        <w:t>r</w:t>
      </w:r>
      <w:r>
        <w:rPr>
          <w:rFonts w:eastAsia="Tahoma" w:cs="Times New Roman" w:ascii="Times New Roman" w:hAnsi="Times New Roman"/>
          <w:b/>
          <w:bCs/>
          <w:color w:val="00000A"/>
          <w:sz w:val="24"/>
          <w:szCs w:val="24"/>
          <w:lang w:val="es-MX"/>
        </w:rPr>
        <w:t>eplicabilidad de la decisión y del proceso</w:t>
      </w:r>
      <w:r>
        <w:rPr>
          <w:rFonts w:eastAsia="Tahoma" w:cs="Times New Roman" w:ascii="Times New Roman" w:hAnsi="Times New Roman"/>
          <w:color w:val="00000A"/>
          <w:sz w:val="24"/>
          <w:szCs w:val="24"/>
          <w:lang w:val="es-MX"/>
        </w:rPr>
        <w:t xml:space="preserve">. Exigencias adicionales, como la </w:t>
      </w:r>
      <w:r>
        <w:rPr>
          <w:rFonts w:eastAsia="Times New Roman" w:cs="Times New Roman" w:ascii="Times New Roman" w:hAnsi="Times New Roman"/>
          <w:color w:val="00000A"/>
          <w:sz w:val="24"/>
          <w:szCs w:val="24"/>
          <w:lang w:val="es-MX"/>
        </w:rPr>
        <w:t xml:space="preserve">existencia de un catálogo de los datos abiertos necesarios, gratuitos, de libre uso y estructurados para ser legibles por equipos digitales de manera automática (obtener con un clic toda la información relevante). También es necesario que todos los datos estén estructurados y vinculados entre sí para poder proceder a cruzarlos y analizarlos. </w:t>
      </w:r>
      <w:r>
        <w:rPr>
          <w:rFonts w:eastAsia="Times New Roman" w:cs="Times New Roman" w:ascii="Times New Roman" w:hAnsi="Times New Roman"/>
          <w:color w:val="00000A"/>
          <w:sz w:val="24"/>
          <w:szCs w:val="24"/>
          <w:lang w:val="es-MX"/>
        </w:rPr>
        <w:t xml:space="preserve">Esto en aras de poder replicar íntegramente el proceso y todos sus productos. </w:t>
      </w:r>
      <w:r>
        <w:rPr>
          <w:rFonts w:eastAsia="Tahoma" w:cs="Times New Roman" w:ascii="Times New Roman" w:hAnsi="Times New Roman"/>
          <w:color w:val="00000A"/>
          <w:sz w:val="24"/>
          <w:szCs w:val="24"/>
          <w:lang w:val="es-MX"/>
        </w:rPr>
        <w:t xml:space="preserve">Con ello, aumentará la confianza del público en la autoridad ya que puede descartar, de primera mano, que no hubo manipulación indebida.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Los procesos de redistritación deben generar información en formatos comprensibles a través de una interfaz estándar y accesible, así como contar con una licencia de datos abierta. Los datos abiertos deben ser integrales –incluyendo todo lo necesario para crear propuestas de delimitación electorales legales y evaluar tanto los criterios formales y consecuencias políticas de los planes propuestos. Poner a disposición del público imágenes o fotos de la cartografía electoral (como archivos en pdf) satisfacen solo las nesidades más superficial es de la política de datos abiertos, ya que no pueden ser fácilmente convertidos en formatos legibles y no permiten el análisis o la evaluación de distintos escenarios</w:t>
      </w:r>
    </w:p>
    <w:p>
      <w:pPr>
        <w:pStyle w:val="LOnormal"/>
        <w:spacing w:lineRule="auto" w:line="480"/>
        <w:ind w:left="0" w:right="0" w:firstLine="720"/>
        <w:rPr>
          <w:rFonts w:eastAsia="Times New Roman" w:cs="Times New Roman" w:ascii="Times New Roman" w:hAnsi="Times New Roman"/>
          <w:color w:val="00000A"/>
          <w:sz w:val="24"/>
          <w:szCs w:val="24"/>
          <w:lang w:val="es-MX"/>
        </w:rPr>
      </w:pPr>
      <w:r>
        <w:rPr>
          <w:rFonts w:eastAsia="Tahoma" w:cs="Times New Roman" w:ascii="Times New Roman" w:hAnsi="Times New Roman"/>
          <w:b/>
          <w:bCs/>
          <w:color w:val="00000A"/>
          <w:sz w:val="24"/>
          <w:szCs w:val="24"/>
          <w:lang w:val="es-MX"/>
        </w:rPr>
        <w:t xml:space="preserve">Estadío </w:t>
      </w:r>
      <w:r>
        <w:rPr>
          <w:rFonts w:eastAsia="Tahoma" w:cs="Times New Roman" w:ascii="Times New Roman" w:hAnsi="Times New Roman"/>
          <w:b/>
          <w:bCs/>
          <w:color w:val="00000A"/>
          <w:sz w:val="24"/>
          <w:szCs w:val="24"/>
          <w:lang w:val="es-MX"/>
        </w:rPr>
        <w:t xml:space="preserve">3: </w:t>
      </w:r>
      <w:r>
        <w:rPr>
          <w:rFonts w:eastAsia="Tahoma" w:cs="Times New Roman" w:ascii="Times New Roman" w:hAnsi="Times New Roman"/>
          <w:b/>
          <w:bCs/>
          <w:color w:val="00000A"/>
          <w:sz w:val="24"/>
          <w:szCs w:val="24"/>
          <w:lang w:val="es-MX"/>
        </w:rPr>
        <w:t>p</w:t>
      </w:r>
      <w:r>
        <w:rPr>
          <w:rFonts w:eastAsia="Tahoma" w:cs="Times New Roman" w:ascii="Times New Roman" w:hAnsi="Times New Roman"/>
          <w:b/>
          <w:bCs/>
          <w:color w:val="00000A"/>
          <w:sz w:val="24"/>
          <w:szCs w:val="24"/>
          <w:lang w:val="es-MX"/>
        </w:rPr>
        <w:t>articipación</w:t>
      </w:r>
      <w:r>
        <w:rPr>
          <w:rFonts w:eastAsia="Tahoma" w:cs="Times New Roman" w:ascii="Times New Roman" w:hAnsi="Times New Roman"/>
          <w:color w:val="00000A"/>
          <w:sz w:val="24"/>
          <w:szCs w:val="24"/>
          <w:lang w:val="es-MX"/>
        </w:rPr>
        <w:t xml:space="preserve">. Otro grado de sofisticación, </w:t>
      </w:r>
      <w:r>
        <w:rPr>
          <w:rFonts w:eastAsia="Tahoma" w:cs="Times New Roman" w:ascii="Times New Roman" w:hAnsi="Times New Roman"/>
          <w:color w:val="00000A"/>
          <w:sz w:val="24"/>
          <w:szCs w:val="24"/>
          <w:lang w:val="es-MX"/>
        </w:rPr>
        <w:t xml:space="preserve">consiste en crear </w:t>
      </w:r>
      <w:r>
        <w:rPr>
          <w:rFonts w:eastAsia="Times New Roman" w:cs="Times New Roman" w:ascii="Times New Roman" w:hAnsi="Times New Roman"/>
          <w:color w:val="00000A"/>
          <w:sz w:val="24"/>
          <w:szCs w:val="24"/>
          <w:lang w:val="es-MX"/>
        </w:rPr>
        <w:t>mecanismos efectivos de participación que posibiliten la interacción entre la autoridad y el público. C</w:t>
      </w:r>
      <w:r>
        <w:rPr>
          <w:rFonts w:eastAsia="Tahoma" w:cs="Times New Roman" w:ascii="Times New Roman" w:hAnsi="Times New Roman"/>
          <w:color w:val="00000A"/>
          <w:sz w:val="24"/>
          <w:szCs w:val="24"/>
          <w:lang w:val="es-MX"/>
        </w:rPr>
        <w:t>rear y distribuir plataforma</w:t>
      </w:r>
      <w:r>
        <w:rPr>
          <w:rFonts w:eastAsia="Tahoma" w:cs="Times New Roman" w:ascii="Times New Roman" w:hAnsi="Times New Roman"/>
          <w:color w:val="00000A"/>
          <w:sz w:val="24"/>
          <w:szCs w:val="24"/>
          <w:lang w:val="es-MX"/>
        </w:rPr>
        <w:t>(</w:t>
      </w:r>
      <w:r>
        <w:rPr>
          <w:rFonts w:eastAsia="Tahoma" w:cs="Times New Roman" w:ascii="Times New Roman" w:hAnsi="Times New Roman"/>
          <w:color w:val="00000A"/>
          <w:sz w:val="24"/>
          <w:szCs w:val="24"/>
          <w:lang w:val="es-MX"/>
        </w:rPr>
        <w:t>s</w:t>
      </w:r>
      <w:r>
        <w:rPr>
          <w:rFonts w:eastAsia="Tahoma" w:cs="Times New Roman" w:ascii="Times New Roman" w:hAnsi="Times New Roman"/>
          <w:color w:val="00000A"/>
          <w:sz w:val="24"/>
          <w:szCs w:val="24"/>
          <w:lang w:val="es-MX"/>
        </w:rPr>
        <w:t>)</w:t>
      </w:r>
      <w:r>
        <w:rPr>
          <w:rFonts w:eastAsia="Tahoma" w:cs="Times New Roman" w:ascii="Times New Roman" w:hAnsi="Times New Roman"/>
          <w:color w:val="00000A"/>
          <w:sz w:val="24"/>
          <w:szCs w:val="24"/>
          <w:lang w:val="es-MX"/>
        </w:rPr>
        <w:t xml:space="preserve"> que permitan </w:t>
      </w:r>
      <w:r>
        <w:rPr>
          <w:rFonts w:eastAsia="Tahoma" w:cs="Times New Roman" w:ascii="Times New Roman" w:hAnsi="Times New Roman"/>
          <w:color w:val="00000A"/>
          <w:sz w:val="24"/>
          <w:szCs w:val="24"/>
          <w:lang w:val="es-MX"/>
        </w:rPr>
        <w:t>analizar</w:t>
      </w:r>
      <w:r>
        <w:rPr>
          <w:rFonts w:eastAsia="Tahoma" w:cs="Times New Roman" w:ascii="Times New Roman" w:hAnsi="Times New Roman"/>
          <w:color w:val="00000A"/>
          <w:sz w:val="24"/>
          <w:szCs w:val="24"/>
          <w:lang w:val="es-MX"/>
        </w:rPr>
        <w:t xml:space="preserve"> y </w:t>
      </w:r>
      <w:r>
        <w:rPr>
          <w:rFonts w:eastAsia="Tahoma" w:cs="Times New Roman" w:ascii="Times New Roman" w:hAnsi="Times New Roman"/>
          <w:color w:val="00000A"/>
          <w:sz w:val="24"/>
          <w:szCs w:val="24"/>
          <w:lang w:val="es-MX"/>
        </w:rPr>
        <w:t>e</w:t>
      </w:r>
      <w:r>
        <w:rPr>
          <w:rFonts w:eastAsia="Tahoma" w:cs="Times New Roman" w:ascii="Times New Roman" w:hAnsi="Times New Roman"/>
          <w:color w:val="00000A"/>
          <w:sz w:val="24"/>
          <w:szCs w:val="24"/>
          <w:lang w:val="es-MX"/>
        </w:rPr>
        <w:t>valua</w:t>
      </w:r>
      <w:r>
        <w:rPr>
          <w:rFonts w:eastAsia="Tahoma" w:cs="Times New Roman" w:ascii="Times New Roman" w:hAnsi="Times New Roman"/>
          <w:color w:val="00000A"/>
          <w:sz w:val="24"/>
          <w:szCs w:val="24"/>
          <w:lang w:val="es-MX"/>
        </w:rPr>
        <w:t>r</w:t>
      </w:r>
      <w:r>
        <w:rPr>
          <w:rFonts w:eastAsia="Tahoma" w:cs="Times New Roman" w:ascii="Times New Roman" w:hAnsi="Times New Roman"/>
          <w:color w:val="00000A"/>
          <w:sz w:val="24"/>
          <w:szCs w:val="24"/>
          <w:lang w:val="es-MX"/>
        </w:rPr>
        <w:t xml:space="preserve"> de la decisión y del proceso </w:t>
      </w:r>
      <w:r>
        <w:rPr>
          <w:rFonts w:eastAsia="Tahoma" w:cs="Times New Roman" w:ascii="Times New Roman" w:hAnsi="Times New Roman"/>
          <w:color w:val="00000A"/>
          <w:sz w:val="24"/>
          <w:szCs w:val="24"/>
          <w:lang w:val="es-MX"/>
        </w:rPr>
        <w:t>fácilmente por no especialistas</w:t>
      </w:r>
      <w:r>
        <w:rPr>
          <w:rFonts w:eastAsia="Tahoma" w:cs="Times New Roman" w:ascii="Times New Roman" w:hAnsi="Times New Roman"/>
          <w:color w:val="00000A"/>
          <w:sz w:val="24"/>
          <w:szCs w:val="24"/>
          <w:lang w:val="es-MX"/>
        </w:rPr>
        <w:t>. Ayudará que</w:t>
      </w:r>
      <w:r>
        <w:rPr>
          <w:rFonts w:eastAsia="Times New Roman" w:cs="Times New Roman" w:ascii="Times New Roman" w:hAnsi="Times New Roman"/>
          <w:color w:val="00000A"/>
          <w:sz w:val="24"/>
          <w:szCs w:val="24"/>
          <w:lang w:val="es-MX"/>
        </w:rPr>
        <w:t xml:space="preserve"> todos los datos sean accesibles en línea, y puedan ser usados, reutilizados, y redistribuidos por cualquier interesado. Y que la secuencia de características técnicas y legales para generar y almacenar los datos abiertos en un archivo digital también estén disponibles para el público. </w:t>
      </w:r>
      <w:r>
        <w:rPr>
          <w:rFonts w:eastAsia="Times New Roman" w:cs="Times New Roman" w:ascii="Times New Roman" w:hAnsi="Times New Roman"/>
          <w:color w:val="00000A"/>
          <w:sz w:val="24"/>
          <w:szCs w:val="24"/>
          <w:lang w:val="es-MX"/>
        </w:rPr>
        <w:t xml:space="preserve">Las herramientas en línea ofrecen tecnología que posibilita la participación. Añaden un valor sustancial al proceso. Elaboramos acerca de una herramienta de esta naturaleza en la sección IV. </w:t>
      </w:r>
    </w:p>
    <w:p>
      <w:pPr>
        <w:pStyle w:val="LOnormal"/>
        <w:spacing w:lineRule="auto" w:line="480"/>
        <w:ind w:left="0" w:right="0" w:firstLine="72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Una licencia de código abierto estándar posibilitará la </w:t>
      </w:r>
      <w:r>
        <w:rPr>
          <w:rFonts w:eastAsia="Times New Roman" w:cs="Times New Roman" w:ascii="Times New Roman" w:hAnsi="Times New Roman"/>
          <w:color w:val="00000A"/>
          <w:sz w:val="24"/>
          <w:szCs w:val="24"/>
          <w:lang w:val="es-MX"/>
        </w:rPr>
        <w:t xml:space="preserve">inspección pública </w:t>
      </w:r>
      <w:r>
        <w:rPr>
          <w:rFonts w:eastAsia="Times New Roman" w:cs="Times New Roman" w:ascii="Times New Roman" w:hAnsi="Times New Roman"/>
          <w:color w:val="00000A"/>
          <w:sz w:val="24"/>
          <w:szCs w:val="24"/>
          <w:lang w:val="es-MX"/>
        </w:rPr>
        <w:t>del software</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También</w:t>
      </w:r>
      <w:r>
        <w:rPr>
          <w:rFonts w:eastAsia="Times New Roman" w:cs="Times New Roman" w:ascii="Times New Roman" w:hAnsi="Times New Roman"/>
          <w:color w:val="00000A"/>
          <w:sz w:val="24"/>
          <w:szCs w:val="24"/>
          <w:lang w:val="es-MX"/>
        </w:rPr>
        <w:t xml:space="preserve"> un repositorio </w:t>
      </w:r>
      <w:r>
        <w:rPr>
          <w:rFonts w:eastAsia="Times New Roman" w:cs="Times New Roman" w:ascii="Times New Roman" w:hAnsi="Times New Roman"/>
          <w:color w:val="00000A"/>
          <w:sz w:val="24"/>
          <w:szCs w:val="24"/>
          <w:lang w:val="es-MX"/>
        </w:rPr>
        <w:t xml:space="preserve">para distribuir el software </w:t>
      </w:r>
      <w:r>
        <w:rPr>
          <w:rFonts w:eastAsia="Times New Roman" w:cs="Times New Roman" w:ascii="Times New Roman" w:hAnsi="Times New Roman"/>
          <w:color w:val="00000A"/>
          <w:sz w:val="24"/>
          <w:szCs w:val="24"/>
          <w:lang w:val="es-MX"/>
        </w:rPr>
        <w:t xml:space="preserve">a la comunidad. </w:t>
      </w:r>
      <w:r>
        <w:rPr>
          <w:rFonts w:eastAsia="Times New Roman" w:cs="Times New Roman" w:ascii="Times New Roman" w:hAnsi="Times New Roman"/>
          <w:color w:val="00000A"/>
          <w:sz w:val="24"/>
          <w:szCs w:val="24"/>
          <w:lang w:val="es-MX"/>
        </w:rPr>
        <w:t xml:space="preserve">Si hubiera </w:t>
      </w:r>
      <w:r>
        <w:rPr>
          <w:rFonts w:eastAsia="Times New Roman" w:cs="Times New Roman" w:ascii="Times New Roman" w:hAnsi="Times New Roman"/>
          <w:color w:val="00000A"/>
          <w:sz w:val="24"/>
          <w:szCs w:val="24"/>
          <w:lang w:val="es-MX"/>
        </w:rPr>
        <w:t xml:space="preserve">errores en el código fuente – intencionales o no – </w:t>
      </w:r>
      <w:r>
        <w:rPr>
          <w:rFonts w:eastAsia="Times New Roman" w:cs="Times New Roman" w:ascii="Times New Roman" w:hAnsi="Times New Roman"/>
          <w:color w:val="00000A"/>
          <w:sz w:val="24"/>
          <w:szCs w:val="24"/>
          <w:lang w:val="es-MX"/>
        </w:rPr>
        <w:t xml:space="preserve">serán detectables y corregibles. Ventajas del crowdsourcing. </w:t>
      </w:r>
    </w:p>
    <w:p>
      <w:pPr>
        <w:pStyle w:val="LOnormal"/>
        <w:spacing w:lineRule="auto" w:line="480"/>
        <w:ind w:left="0" w:right="0" w:firstLine="72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Usabilidad: El software de mapeo debe ser diseñado para hacer que el proceso de distritación sea lo más sencillo posible para cualquier usuario. Los sistemas de información geográfica (GIS software) disponibles en el mercado suelen presentar una pronunciada curva de aprendizaje que disuade la participación ciudadana.</w:t>
      </w:r>
    </w:p>
    <w:p>
      <w:pPr>
        <w:pStyle w:val="LOnormal"/>
        <w:spacing w:lineRule="auto" w:line="480"/>
        <w:ind w:left="0" w:right="0" w:firstLine="720"/>
        <w:jc w:val="left"/>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(EM Podría ser útil basar el rollo (o un pedazo) en http://sunlightfoundation.com/policy/documents/ten-open-data-principles/ que citamos.)</w:t>
      </w:r>
    </w:p>
    <w:p>
      <w:pPr>
        <w:pStyle w:val="Heading2"/>
        <w:rPr/>
      </w:pPr>
      <w:r>
        <w:rPr/>
        <w:t xml:space="preserve">III. </w:t>
      </w:r>
      <w:r>
        <w:rPr/>
        <w:t xml:space="preserve">Vestigios </w:t>
      </w:r>
      <w:r>
        <w:rPr/>
        <w:t xml:space="preserve">de </w:t>
      </w:r>
      <w:r>
        <w:rPr/>
        <w:t>o</w:t>
      </w:r>
      <w:r>
        <w:rPr/>
        <w:t>pacidad en México</w:t>
      </w:r>
    </w:p>
    <w:p>
      <w:pPr>
        <w:pStyle w:val="LOnormal"/>
        <w:spacing w:lineRule="auto" w:line="480"/>
        <w:ind w:left="0" w:right="0" w:firstLine="720"/>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Algunos ejemplos de la ú</w:t>
      </w:r>
      <w:r>
        <w:rPr>
          <w:rFonts w:cs="Times New Roman" w:ascii="Times New Roman" w:hAnsi="Times New Roman"/>
          <w:color w:val="00000A"/>
          <w:sz w:val="24"/>
          <w:szCs w:val="24"/>
          <w:lang w:val="es-MX"/>
        </w:rPr>
        <w:t>l</w:t>
      </w:r>
      <w:r>
        <w:rPr>
          <w:rFonts w:cs="Times New Roman" w:ascii="Times New Roman" w:hAnsi="Times New Roman"/>
          <w:color w:val="00000A"/>
          <w:sz w:val="24"/>
          <w:szCs w:val="24"/>
          <w:lang w:val="es-MX"/>
        </w:rPr>
        <w:t>tima (y fallida) redistritación federal ilustra</w:t>
      </w:r>
      <w:r>
        <w:rPr>
          <w:rFonts w:cs="Times New Roman" w:ascii="Times New Roman" w:hAnsi="Times New Roman"/>
          <w:color w:val="00000A"/>
          <w:sz w:val="24"/>
          <w:szCs w:val="24"/>
          <w:lang w:val="es-MX"/>
        </w:rPr>
        <w:t>n</w:t>
      </w:r>
      <w:r>
        <w:rPr>
          <w:rFonts w:cs="Times New Roman" w:ascii="Times New Roman" w:hAnsi="Times New Roman"/>
          <w:color w:val="00000A"/>
          <w:sz w:val="24"/>
          <w:szCs w:val="24"/>
          <w:lang w:val="es-MX"/>
        </w:rPr>
        <w:t xml:space="preserve"> como la política de transparencia actual </w:t>
      </w:r>
      <w:r>
        <w:rPr>
          <w:rFonts w:cs="Times New Roman" w:ascii="Times New Roman" w:hAnsi="Times New Roman"/>
          <w:color w:val="00000A"/>
          <w:sz w:val="24"/>
          <w:szCs w:val="24"/>
          <w:lang w:val="es-MX"/>
        </w:rPr>
        <w:t xml:space="preserve">incumple el grueso de </w:t>
      </w:r>
      <w:r>
        <w:rPr>
          <w:rFonts w:cs="Times New Roman" w:ascii="Times New Roman" w:hAnsi="Times New Roman"/>
          <w:color w:val="00000A"/>
          <w:sz w:val="24"/>
          <w:szCs w:val="24"/>
          <w:lang w:val="es-MX"/>
        </w:rPr>
        <w:t>los desiderata. Los partidos participaron activamente en la formulación de propuestas y contrapropuestas para construir los distritos electorales federal</w:t>
      </w:r>
      <w:r>
        <w:rPr>
          <w:rFonts w:cs="Times New Roman" w:ascii="Times New Roman" w:hAnsi="Times New Roman"/>
          <w:color w:val="00000A"/>
          <w:sz w:val="24"/>
          <w:szCs w:val="24"/>
          <w:lang w:val="es-MX"/>
        </w:rPr>
        <w:t>es (Trelles et al. 2015)</w:t>
      </w:r>
      <w:r>
        <w:rPr>
          <w:rFonts w:cs="Times New Roman" w:ascii="Times New Roman" w:hAnsi="Times New Roman"/>
          <w:color w:val="00000A"/>
          <w:sz w:val="24"/>
          <w:szCs w:val="24"/>
          <w:lang w:val="es-MX"/>
        </w:rPr>
        <w:t xml:space="preserve">. En su intervención, el entonces Consejero Presidente, Leonardo Valdés, resaltó la activa participación de los partidos en la construcción de los escenarios distritales: </w:t>
      </w:r>
    </w:p>
    <w:p>
      <w:pPr>
        <w:pStyle w:val="LOnormal"/>
        <w:spacing w:lineRule="auto" w:line="240"/>
        <w:ind w:left="0" w:right="0" w:firstLine="720"/>
        <w:rPr>
          <w:lang w:val="es-MX"/>
        </w:rPr>
      </w:pPr>
      <w:r>
        <w:rPr>
          <w:lang w:val="es-MX"/>
        </w:rPr>
      </w:r>
    </w:p>
    <w:p>
      <w:pPr>
        <w:pStyle w:val="Normal"/>
        <w:spacing w:lineRule="auto" w:line="240"/>
        <w:ind w:left="720" w:right="720" w:hanging="0"/>
        <w:rPr>
          <w:rFonts w:cs="Times New Roman" w:ascii="Times New Roman" w:hAnsi="Times New Roman"/>
          <w:color w:val="00000A"/>
          <w:sz w:val="20"/>
          <w:lang w:val="es-MX"/>
        </w:rPr>
      </w:pPr>
      <w:r>
        <w:rPr>
          <w:rFonts w:cs="Times New Roman" w:ascii="Times New Roman" w:hAnsi="Times New Roman"/>
          <w:color w:val="00000A"/>
          <w:sz w:val="20"/>
          <w:lang w:val="es-MX"/>
        </w:rPr>
        <w:t>“</w:t>
      </w:r>
      <w:r>
        <w:rPr>
          <w:rFonts w:cs="Times New Roman" w:ascii="Times New Roman" w:hAnsi="Times New Roman"/>
          <w:color w:val="00000A"/>
          <w:sz w:val="20"/>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(Leonardo Valdés, IFE 2013b).</w:t>
      </w:r>
    </w:p>
    <w:p>
      <w:pPr>
        <w:pStyle w:val="Normal"/>
        <w:spacing w:lineRule="auto" w:line="240"/>
        <w:ind w:left="720" w:right="720" w:hanging="0"/>
        <w:rPr>
          <w:rFonts w:cs="Times New Roman" w:ascii="Times New Roman" w:hAnsi="Times New Roman"/>
          <w:color w:val="00000A"/>
          <w:sz w:val="20"/>
          <w:lang w:val="es-MX"/>
        </w:rPr>
      </w:pPr>
      <w:r>
        <w:rPr>
          <w:rFonts w:cs="Times New Roman" w:ascii="Times New Roman" w:hAnsi="Times New Roman"/>
          <w:color w:val="00000A"/>
          <w:sz w:val="20"/>
          <w:lang w:val="es-MX"/>
        </w:rPr>
      </w:r>
    </w:p>
    <w:p>
      <w:pPr>
        <w:pStyle w:val="LOnormal"/>
        <w:spacing w:lineRule="auto" w:line="480"/>
        <w:ind w:left="0" w:right="0" w:firstLine="720"/>
        <w:rPr>
          <w:rFonts w:cs="Times New Roman" w:ascii="Times New Roman" w:hAnsi="Times New Roman"/>
          <w:color w:val="00000A"/>
          <w:sz w:val="24"/>
          <w:szCs w:val="24"/>
          <w:lang w:val="es-MX"/>
        </w:rPr>
      </w:pPr>
      <w:commentRangeStart w:id="4"/>
      <w:r>
        <w:rPr>
          <w:rFonts w:cs="Times New Roman" w:ascii="Times New Roman" w:hAnsi="Times New Roman"/>
          <w:color w:val="00000A"/>
          <w:sz w:val="24"/>
          <w:szCs w:val="24"/>
          <w:lang w:val="es-MX"/>
        </w:rPr>
        <w:t>De las 544 contrapropuestas que formularon los partidos políticos en el proceso de redistritación de 2013 (más del doble de las contrapropuestas que se generaron en los procesos de redistritación de 1996 y de 2005), 236 fueron realizadas al primer escenario generado por un proceso automatizado de optimización combinatoria (157 se hicieron en las Comisiones Locales de Vigilancia y 79 en la Comisión Nacional de Vigilancia del IFE). Estas contrapropuestas sirvieron como insumo para conformar un segundo escenario. Una vez que se definió el segundo escenario, los partidos políticos formularon 308 nuevas contrapropuestas (139 en las Comisiones Locales de Vigilancia y 79 en la Comisión Nacional de Vigilancia)</w:t>
      </w:r>
      <w:commentRangeEnd w:id="4"/>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4"/>
      </w:r>
      <w:r>
        <w:rPr>
          <w:rFonts w:cs="Times New Roman" w:ascii="Times New Roman" w:hAnsi="Times New Roman"/>
          <w:color w:val="00000A"/>
          <w:sz w:val="24"/>
          <w:szCs w:val="24"/>
          <w:lang w:val="es-MX"/>
        </w:rPr>
        <w:t xml:space="preserve">. Es decir, los siete partidos políticos con representación en el IFE formularon, en promedio, 75 contrapropuestas cada uno (Trelles et al. 2015). </w:t>
      </w:r>
    </w:p>
    <w:p>
      <w:pPr>
        <w:pStyle w:val="LOnormal"/>
        <w:spacing w:lineRule="auto" w:line="480"/>
        <w:ind w:left="0" w:right="0" w:firstLine="720"/>
        <w:rPr>
          <w:rFonts w:cs="Times New Roman" w:ascii="Times New Roman" w:hAnsi="Times New Roman"/>
          <w:color w:val="00000A"/>
          <w:sz w:val="24"/>
          <w:szCs w:val="24"/>
          <w:lang w:val="es-MX"/>
        </w:rPr>
      </w:pPr>
      <w:commentRangeStart w:id="5"/>
      <w:r>
        <w:rPr>
          <w:rFonts w:cs="Times New Roman" w:ascii="Times New Roman" w:hAnsi="Times New Roman"/>
          <w:color w:val="00000A"/>
          <w:sz w:val="24"/>
          <w:szCs w:val="24"/>
          <w:lang w:val="es-MX"/>
        </w:rPr>
        <w:t xml:space="preserve">¿Qué cambios propusieron los partidos políticos? ¿Qué tanto se distanciaron las propuestas partidistas del primer escenario generado de manera automatizada? ¿Qué propuestas fueron aceptadas? ¿Se cumplieron todos los criterios normativos? ¿Cuál fue el partido que propuso más escenarios? ¿Por qué algunos partidos realizaron más contrapropuestas que otros? ¿Las propuestas de algún partido en particular fueron más exitosas? ¿La interacción partidista generó escenarios libres de sesgo partidista? ¿La autoridad evaluó con los mismos criterios normativos todas las contrapropuestas partidistas? </w:t>
      </w:r>
      <w:commentRangeEnd w:id="5"/>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5"/>
      </w:r>
      <w:r>
        <w:rPr>
          <w:rFonts w:cs="Times New Roman" w:ascii="Times New Roman" w:hAnsi="Times New Roman"/>
          <w:color w:val="00000A"/>
          <w:sz w:val="24"/>
          <w:szCs w:val="24"/>
          <w:lang w:val="es-MX"/>
        </w:rPr>
        <w:t xml:space="preserve">¿Qué tanto se mejoró el valor original asociado a la función de costo? Desafortunadamente, con la información que está a disposición del público, ningún ciudadano, institución, o grupo de interés, podría evaluar los escenarios y responder estas preguntas. No están disponibles el software,  el algoritmo de optimización, la descripción de la calibración del modelo, la selección aleatoria de una “sección semilla” como punto de partida, las distintas corridas que se realizaron para determinar un primer escenario, o cada una de las 544 contrapropuestas que formularon los partidos políticos. Toda esta información –en un formato accesible y utilizable– es indispensable para que el público las conozca y participe en el proceso de redistritación. </w:t>
      </w:r>
    </w:p>
    <w:p>
      <w:pPr>
        <w:pStyle w:val="LOnormal"/>
        <w:spacing w:lineRule="auto" w:line="480"/>
        <w:ind w:left="0" w:right="0" w:firstLine="720"/>
        <w:rPr>
          <w:rFonts w:eastAsia="Times New Roman" w:cs="Times New Roman" w:ascii="Times New Roman" w:hAnsi="Times New Roman"/>
          <w:color w:val="00000A"/>
          <w:sz w:val="24"/>
          <w:lang w:val="es-MX"/>
        </w:rPr>
      </w:pPr>
      <w:commentRangeStart w:id="6"/>
      <w:r>
        <w:rPr>
          <w:rFonts w:eastAsia="Times New Roman" w:cs="Times New Roman" w:ascii="Times New Roman" w:hAnsi="Times New Roman"/>
          <w:color w:val="00000A"/>
          <w:sz w:val="24"/>
          <w:lang w:val="es-MX"/>
        </w:rPr>
        <w:t>En comparación</w:t>
      </w:r>
      <w:ins w:id="0" w:author="..." w:date="2015-10-19T18:12:00Z">
        <w:r>
          <w:rPr>
            <w:rFonts w:eastAsia="Times New Roman" w:cs="Times New Roman" w:ascii="Times New Roman" w:hAnsi="Times New Roman"/>
            <w:color w:val="00000A"/>
            <w:sz w:val="24"/>
            <w:lang w:val="es-MX"/>
          </w:rPr>
          <w:t xml:space="preserve"> a la redistritación federal</w:t>
        </w:r>
      </w:ins>
      <w:r>
        <w:rPr>
          <w:rFonts w:eastAsia="Times New Roman" w:cs="Times New Roman" w:ascii="Times New Roman" w:hAnsi="Times New Roman"/>
          <w:color w:val="00000A"/>
          <w:sz w:val="24"/>
          <w:lang w:val="es-MX"/>
        </w:rPr>
        <w:t>, el rezago en términos de capacidad técnica y procedimental era notorio en la mayoría de los estados</w:t>
      </w:r>
      <w:commentRangeEnd w:id="6"/>
      <w:r>
        <w:rPr>
          <w:rFonts w:eastAsia="Times New Roman" w:cs="Times New Roman" w:ascii="Times New Roman" w:hAnsi="Times New Roman"/>
          <w:color w:val="00000A"/>
          <w:sz w:val="24"/>
          <w:lang w:val="es-MX"/>
        </w:rPr>
      </w:r>
      <w:r>
        <w:rPr>
          <w:rFonts w:eastAsia="Times New Roman" w:cs="Times New Roman" w:ascii="Times New Roman" w:hAnsi="Times New Roman"/>
          <w:color w:val="00000A"/>
          <w:sz w:val="24"/>
          <w:lang w:val="es-MX"/>
        </w:rPr>
        <w:commentReference w:id="6"/>
      </w:r>
      <w:r>
        <w:rPr>
          <w:rFonts w:eastAsia="Times New Roman" w:cs="Times New Roman" w:ascii="Times New Roman" w:hAnsi="Times New Roman"/>
          <w:color w:val="00000A"/>
          <w:sz w:val="24"/>
          <w:lang w:val="es-MX"/>
        </w:rPr>
        <w:t>. Los niveles de arbitrariedad en el tipo de criterios utilizados, los niveles de politización, y la falta de transparencia que caracterizaba a los procesos de redistritación a nivel local eran mucho más pronunciados.</w:t>
      </w:r>
      <w:r>
        <w:rPr>
          <w:rStyle w:val="FootnoteAnchor"/>
          <w:rFonts w:eastAsia="Times New Roman" w:cs="Times New Roman" w:ascii="Times New Roman" w:hAnsi="Times New Roman"/>
          <w:color w:val="00000A"/>
          <w:sz w:val="24"/>
          <w:lang w:val="es-MX"/>
        </w:rPr>
        <w:footnoteReference w:id="9"/>
      </w:r>
      <w:r>
        <w:rPr>
          <w:rFonts w:eastAsia="Times New Roman" w:cs="Times New Roman" w:ascii="Times New Roman" w:hAnsi="Times New Roman"/>
          <w:color w:val="00000A"/>
          <w:sz w:val="24"/>
          <w:lang w:val="es-MX"/>
        </w:rPr>
        <w:t xml:space="preserve"> </w:t>
      </w:r>
      <w:commentRangeStart w:id="7"/>
      <w:r>
        <w:rPr>
          <w:rFonts w:eastAsia="Times New Roman" w:cs="Times New Roman" w:ascii="Times New Roman" w:hAnsi="Times New Roman"/>
          <w:color w:val="00000A"/>
          <w:sz w:val="24"/>
          <w:lang w:val="es-MX"/>
        </w:rPr>
      </w:r>
      <w:r>
        <w:rPr>
          <w:rFonts w:eastAsia="Tahoma" w:cs="Times New Roman" w:ascii="Times New Roman" w:hAnsi="Times New Roman"/>
          <w:color w:val="00000A"/>
          <w:sz w:val="24"/>
          <w:szCs w:val="24"/>
          <w:lang w:val="es-MX"/>
        </w:rPr>
        <w:t>En el Estado de México, por ejemplo, la cartografía electoral no se ha actualizado en casi dos décadas (desde 1996) por un desacuerdo político entre el partido en el poder –y con mayoría legislativa– y los partidos de oposición</w:t>
      </w:r>
      <w:commentRangeEnd w:id="7"/>
      <w:r>
        <w:rPr>
          <w:rFonts w:eastAsia="Tahoma" w:cs="Times New Roman" w:ascii="Times New Roman" w:hAnsi="Times New Roman"/>
          <w:color w:val="00000A"/>
          <w:sz w:val="24"/>
          <w:szCs w:val="24"/>
          <w:lang w:val="es-MX"/>
        </w:rPr>
      </w:r>
      <w:r>
        <w:rPr>
          <w:rFonts w:eastAsia="Tahoma" w:cs="Times New Roman" w:ascii="Times New Roman" w:hAnsi="Times New Roman"/>
          <w:color w:val="00000A"/>
          <w:sz w:val="24"/>
          <w:szCs w:val="24"/>
          <w:lang w:val="es-MX"/>
        </w:rPr>
        <w:commentReference w:id="7"/>
      </w:r>
      <w:r>
        <w:rPr>
          <w:rFonts w:eastAsia="Tahoma" w:cs="Times New Roman" w:ascii="Times New Roman" w:hAnsi="Times New Roman"/>
          <w:color w:val="00000A"/>
          <w:sz w:val="24"/>
          <w:szCs w:val="24"/>
          <w:lang w:val="es-MX"/>
        </w:rPr>
        <w:t>.</w:t>
      </w:r>
      <w:r>
        <w:rPr>
          <w:rFonts w:eastAsia="Times New Roman" w:cs="Times New Roman" w:ascii="Times New Roman" w:hAnsi="Times New Roman"/>
          <w:color w:val="00000A"/>
          <w:sz w:val="24"/>
          <w:lang w:val="es-MX"/>
        </w:rPr>
        <w:t xml:space="preserve">  En la mayoría de los estados, los institutos electorales locales eran los responsables de redistritar, aunque en algunos estados las legislaturas locales jugaban un papel central en dicho proceso (Trelles y Martínez 2007; </w:t>
      </w:r>
      <w:r>
        <w:rPr>
          <w:rFonts w:eastAsia="Times New Roman" w:cs="Times New Roman" w:ascii="Times New Roman" w:hAnsi="Times New Roman"/>
          <w:color w:val="00000A"/>
          <w:sz w:val="24"/>
          <w:szCs w:val="24"/>
          <w:lang w:val="es-MX"/>
        </w:rPr>
        <w:t xml:space="preserve">López y Soto 2008; </w:t>
      </w:r>
      <w:r>
        <w:rPr>
          <w:rFonts w:eastAsia="Times New Roman" w:cs="Times New Roman" w:ascii="Times New Roman" w:hAnsi="Times New Roman"/>
          <w:color w:val="00000A"/>
          <w:sz w:val="24"/>
          <w:lang w:val="es-MX"/>
        </w:rPr>
        <w:t>Lujambio y Vives 2008). A partir de la reforma electoral de 2014 la redistritación federal, y los procesos de delimitación electoral a nivel local, quedaron en manos del INE.</w:t>
      </w:r>
      <w:r>
        <w:rPr>
          <w:rStyle w:val="FootnoteAnchor"/>
          <w:rFonts w:eastAsia="Times New Roman" w:cs="Times New Roman" w:ascii="Times New Roman" w:hAnsi="Times New Roman"/>
          <w:color w:val="00000A"/>
          <w:sz w:val="24"/>
          <w:lang w:val="es-MX"/>
        </w:rPr>
        <w:footnoteReference w:id="10"/>
      </w:r>
      <w:r>
        <w:rPr>
          <w:rFonts w:eastAsia="Times New Roman" w:cs="Times New Roman" w:ascii="Times New Roman" w:hAnsi="Times New Roman"/>
          <w:color w:val="00000A"/>
          <w:sz w:val="24"/>
          <w:lang w:val="es-MX"/>
        </w:rPr>
        <w:t xml:space="preserve"> Debido a que el marco legal y las condiciones sociodemográficas de cada entidad son distintas, el INE entabló un diálogo con los Organismos Públicos Locales (OPLES) para establecer qué criterios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Pr>
          <w:rStyle w:val="FootnoteAnchor"/>
          <w:rFonts w:eastAsia="Times New Roman" w:cs="Times New Roman" w:ascii="Times New Roman" w:hAnsi="Times New Roman"/>
          <w:color w:val="00000A"/>
          <w:sz w:val="24"/>
          <w:lang w:val="es-MX"/>
        </w:rPr>
        <w:footnoteReference w:id="11"/>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En la fase de redistritaciones a nivel local, el INE decidió utilizar un método distinto al que había utilizado en los procesos federales.</w:t>
      </w:r>
      <w:r>
        <w:rPr>
          <w:rStyle w:val="FootnoteAnchor"/>
          <w:rFonts w:eastAsia="Tahoma" w:cs="Times New Roman" w:ascii="Times New Roman" w:hAnsi="Times New Roman"/>
          <w:color w:val="00000A"/>
          <w:sz w:val="24"/>
          <w:szCs w:val="24"/>
          <w:lang w:val="es-MX"/>
        </w:rPr>
        <w:footnoteReference w:id="12"/>
      </w:r>
      <w:r>
        <w:rPr>
          <w:rFonts w:eastAsia="Tahoma" w:cs="Times New Roman" w:ascii="Times New Roman" w:hAnsi="Times New Roman"/>
          <w:color w:val="00000A"/>
          <w:sz w:val="24"/>
          <w:szCs w:val="24"/>
          <w:lang w:val="es-MX"/>
        </w:rPr>
        <w:t xml:space="preserve"> Para los procesos locales, a diferencia de las redistritaciones federales de 2004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–en lugar de cuatro– componentes: el equilibrio poblacional y la compacidad geométrica (INE 2015, Trelles et al. 2015). El componente poblacional recibió dos veces el peso de la compacidad en la función de costo.</w:t>
      </w:r>
      <w:r>
        <w:rPr>
          <w:rStyle w:val="FootnoteAnchor"/>
          <w:rFonts w:eastAsia="Tahoma" w:cs="Times New Roman" w:ascii="Times New Roman" w:hAnsi="Times New Roman"/>
          <w:color w:val="00000A"/>
          <w:sz w:val="24"/>
          <w:szCs w:val="24"/>
          <w:lang w:val="es-MX"/>
        </w:rPr>
        <w:footnoteReference w:id="13"/>
      </w:r>
      <w:r>
        <w:rPr>
          <w:rFonts w:eastAsia="Tahoma" w:cs="Times New Roman" w:ascii="Times New Roman" w:hAnsi="Times New Roman"/>
          <w:color w:val="00000A"/>
          <w:sz w:val="24"/>
          <w:szCs w:val="24"/>
          <w:lang w:val="es-MX"/>
        </w:rPr>
        <w:t xml:space="preserve">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El INE no ha justificado estos cambios –ni técnica, ni normativamente– y, dada la falta de transparencia y la sensibilización del público en torno a los procesos de redistritación, consideramos que la ambigüedad en el proceso puede ser un gran desafío a futuro. </w:t>
      </w:r>
      <w:commentRangeStart w:id="8"/>
      <w:r>
        <w:rPr>
          <w:rFonts w:eastAsia="Tahoma" w:cs="Times New Roman" w:ascii="Times New Roman" w:hAnsi="Times New Roman"/>
          <w:color w:val="00000A"/>
          <w:sz w:val="24"/>
          <w:szCs w:val="24"/>
          <w:lang w:val="es-MX"/>
        </w:rPr>
        <w:t>¿Por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w:t>
      </w:r>
      <w:commentRangeEnd w:id="8"/>
      <w:r>
        <w:rPr>
          <w:rFonts w:eastAsia="Tahoma" w:cs="Times New Roman" w:ascii="Times New Roman" w:hAnsi="Times New Roman"/>
          <w:color w:val="00000A"/>
          <w:sz w:val="24"/>
          <w:szCs w:val="24"/>
          <w:lang w:val="es-MX"/>
        </w:rPr>
      </w:r>
      <w:r>
        <w:rPr>
          <w:rFonts w:eastAsia="Tahoma" w:cs="Times New Roman" w:ascii="Times New Roman" w:hAnsi="Times New Roman"/>
          <w:color w:val="00000A"/>
          <w:sz w:val="24"/>
          <w:szCs w:val="24"/>
          <w:lang w:val="es-MX"/>
        </w:rPr>
        <w:commentReference w:id="8"/>
      </w:r>
      <w:r>
        <w:rPr>
          <w:rFonts w:eastAsia="Tahoma" w:cs="Times New Roman" w:ascii="Times New Roman" w:hAnsi="Times New Roman"/>
          <w:color w:val="00000A"/>
          <w:sz w:val="24"/>
          <w:szCs w:val="24"/>
          <w:lang w:val="es-MX"/>
        </w:rPr>
        <w:t xml:space="preserve"> ¿Qué efecto político ha tenido el </w:t>
      </w:r>
      <w:r>
        <w:rPr>
          <w:rFonts w:eastAsia="Tahoma" w:cs="Times New Roman" w:ascii="Times New Roman" w:hAnsi="Times New Roman"/>
          <w:i/>
          <w:color w:val="00000A"/>
          <w:sz w:val="24"/>
          <w:szCs w:val="24"/>
          <w:lang w:val="es-MX"/>
        </w:rPr>
        <w:t xml:space="preserve">malapportionment </w:t>
      </w:r>
      <w:r>
        <w:rPr>
          <w:rFonts w:eastAsia="Tahoma" w:cs="Times New Roman" w:ascii="Times New Roman" w:hAnsi="Times New Roman"/>
          <w:color w:val="00000A"/>
          <w:sz w:val="24"/>
          <w:szCs w:val="24"/>
          <w:lang w:val="es-MX"/>
        </w:rPr>
        <w:t>introducido por los distintos criterios adoptados en los procesos de redistritación? Con la información que está disponible, el público no puede evaluar el impacto de estos cambios y, por tanto, es muy difícil responder este tipo de preguntas.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w:t>
      </w:r>
      <w:ins w:id="1" w:author="..." w:date="2015-10-19T18:14:00Z">
        <w:r>
          <w:rPr>
            <w:rFonts w:eastAsia="Tahoma" w:cs="Times New Roman" w:ascii="Times New Roman" w:hAnsi="Times New Roman"/>
            <w:color w:val="00000A"/>
            <w:sz w:val="24"/>
            <w:szCs w:val="24"/>
            <w:lang w:val="es-MX"/>
          </w:rPr>
          <w:t>n teoría, e</w:t>
        </w:r>
      </w:ins>
      <w:r>
        <w:rPr>
          <w:rFonts w:eastAsia="Tahoma" w:cs="Times New Roman" w:ascii="Times New Roman" w:hAnsi="Times New Roman"/>
          <w:color w:val="00000A"/>
          <w:sz w:val="24"/>
          <w:szCs w:val="24"/>
          <w:lang w:val="es-MX"/>
        </w:rPr>
        <w:t>stos distritos servirán para reelegir a los legisladores en las elecciones subsecuentes de 2021, 2024 y 2027.</w:t>
      </w:r>
      <w:r>
        <w:rPr>
          <w:rStyle w:val="FootnoteAnchor"/>
          <w:rFonts w:eastAsia="Tahoma" w:cs="Times New Roman" w:ascii="Times New Roman" w:hAnsi="Times New Roman"/>
          <w:color w:val="00000A"/>
          <w:sz w:val="24"/>
          <w:szCs w:val="24"/>
          <w:lang w:val="es-MX"/>
        </w:rPr>
        <w:footnoteReference w:id="14"/>
      </w:r>
      <w:r>
        <w:rPr>
          <w:rFonts w:eastAsia="Tahoma" w:cs="Times New Roman" w:ascii="Times New Roman" w:hAnsi="Times New Roman"/>
          <w:color w:val="00000A"/>
          <w:sz w:val="24"/>
          <w:szCs w:val="24"/>
          <w:lang w:val="es-MX"/>
        </w:rPr>
        <w:t xml:space="preserve"> </w:t>
      </w:r>
    </w:p>
    <w:p>
      <w:pPr>
        <w:pStyle w:val="LOnormal"/>
        <w:spacing w:lineRule="auto" w:line="480"/>
        <w:ind w:left="0" w:right="0" w:firstLine="720"/>
        <w:rPr>
          <w:rFonts w:eastAsia="Tahoma" w:cs="Times New Roman" w:ascii="Times New Roman" w:hAnsi="Times New Roman"/>
          <w:color w:val="00000A"/>
          <w:sz w:val="24"/>
          <w:szCs w:val="24"/>
          <w:lang w:val="es-MX"/>
        </w:rPr>
      </w:pPr>
      <w:ins w:id="2" w:author="..." w:date="2015-10-19T18:20:00Z">
        <w:r>
          <w:rPr>
            <w:rFonts w:eastAsia="Tahoma" w:cs="Times New Roman" w:ascii="Times New Roman" w:hAnsi="Times New Roman"/>
            <w:color w:val="00000A"/>
            <w:sz w:val="24"/>
            <w:szCs w:val="24"/>
            <w:lang w:val="es-MX"/>
          </w:rPr>
          <w:t>Si bien es cierto que l</w:t>
        </w:r>
      </w:ins>
      <w:commentRangeStart w:id="9"/>
      <w:r>
        <w:rPr>
          <w:rFonts w:eastAsia="Tahoma" w:cs="Times New Roman" w:ascii="Times New Roman" w:hAnsi="Times New Roman"/>
          <w:color w:val="00000A"/>
          <w:sz w:val="24"/>
          <w:szCs w:val="24"/>
          <w:lang w:val="es-MX"/>
        </w:rPr>
        <w:t>a redistritación en México no ha sido un tema que se haya caracterizado por los altos niveles de politización en el pasado</w:t>
      </w:r>
      <w:ins w:id="3" w:author="..." w:date="2015-10-19T18:20:00Z">
        <w:r>
          <w:rPr>
            <w:rFonts w:eastAsia="Tahoma" w:cs="Times New Roman" w:ascii="Times New Roman" w:hAnsi="Times New Roman"/>
            <w:color w:val="00000A"/>
            <w:sz w:val="24"/>
            <w:szCs w:val="24"/>
            <w:lang w:val="es-MX"/>
          </w:rPr>
          <w:t>, no podemos afirmar que es un proceso que se caracterice por su transpaerencia</w:t>
        </w:r>
      </w:ins>
      <w:r>
        <w:rPr>
          <w:rFonts w:eastAsia="Tahoma" w:cs="Times New Roman" w:ascii="Times New Roman" w:hAnsi="Times New Roman"/>
          <w:color w:val="00000A"/>
          <w:sz w:val="24"/>
          <w:szCs w:val="24"/>
          <w:lang w:val="es-MX"/>
        </w:rPr>
        <w:t xml:space="preserve"> o que esté libre de tensiones políticas en el mediano plazo</w:t>
      </w:r>
      <w:del w:id="4" w:author="..." w:date="2015-10-19T18:21:00Z">
        <w:r>
          <w:rPr>
            <w:rFonts w:eastAsia="Tahoma" w:cs="Times New Roman" w:ascii="Times New Roman" w:hAnsi="Times New Roman"/>
            <w:color w:val="00000A"/>
            <w:sz w:val="24"/>
            <w:szCs w:val="24"/>
            <w:lang w:val="es-MX"/>
          </w:rPr>
          <w:delText xml:space="preserve">  </w:delText>
        </w:r>
      </w:del>
      <w:commentRangeEnd w:id="9"/>
      <w:r>
        <w:rPr>
          <w:rFonts w:eastAsia="Tahoma" w:cs="Times New Roman" w:ascii="Times New Roman" w:hAnsi="Times New Roman"/>
          <w:color w:val="00000A"/>
          <w:sz w:val="24"/>
          <w:szCs w:val="24"/>
          <w:lang w:val="es-MX"/>
        </w:rPr>
      </w:r>
      <w:r>
        <w:rPr>
          <w:rFonts w:eastAsia="Tahoma" w:cs="Times New Roman" w:ascii="Times New Roman" w:hAnsi="Times New Roman"/>
          <w:color w:val="00000A"/>
          <w:sz w:val="24"/>
          <w:szCs w:val="24"/>
          <w:lang w:val="es-MX"/>
        </w:rPr>
        <w:commentReference w:id="9"/>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Desde nuestra perspectiva, la ausencia de reelección legislativa explica la falta de politiziación en torno a estos procesos. Los electores, como lo describe Dworak (2003), no tienen un vínculo con sus legisladores y la gran mayoría de los ciudadanos vota por un partido, no para castigar o reconocer el desempeño de los representantes en cada distrito</w:t>
      </w:r>
      <w:r>
        <w:rPr>
          <w:rFonts w:eastAsia="Tahoma" w:cs="Times New Roman" w:ascii="Times New Roman" w:hAnsi="Times New Roman"/>
          <w:color w:val="00000A"/>
          <w:sz w:val="24"/>
          <w:szCs w:val="24"/>
          <w:lang w:val="es-MX"/>
        </w:rPr>
        <w:commentReference w:id="10"/>
      </w:r>
      <w:r>
        <w:rPr>
          <w:rFonts w:eastAsia="Tahoma" w:cs="Times New Roman" w:ascii="Times New Roman" w:hAnsi="Times New Roman"/>
          <w:color w:val="00000A"/>
          <w:sz w:val="24"/>
          <w:szCs w:val="24"/>
          <w:lang w:val="es-MX"/>
        </w:rPr>
        <w:t>. A su vez, los legilsladores tienen incentivos para cultivar lealtades con la cúpula partidista, pero no con los electores de su demarcación. La interacción partidista que se da en torno al proceso de redistritación permanece en la oscuridad. Las decisiones que ha tomado la autoridad en materia de redistritación, los cambios en la selección de métodos y criterios para redistritar, así como su ponderación, no han sido consistentes a través del tiempo y, en algunos casos, la selección de los criterios carece de sustento teórico y normativo. La rigidez para permitir que distintos actores sociales evalúen, utilicen, y participen activamente en estos procesos, representa un riesgo importante para la credibilidad y para que la redistritación se convierta en un proceso altamente politizado, sobre todo cuando se reintroduzca la reelección legislativa en el 2018.</w:t>
      </w:r>
    </w:p>
    <w:p>
      <w:pPr>
        <w:pStyle w:val="Heading2"/>
        <w:spacing w:lineRule="auto" w:line="240"/>
        <w:rPr>
          <w:rFonts w:cs="Times New Roman" w:ascii="Times New Roman" w:hAnsi="Times New Roman"/>
          <w:b/>
          <w:lang w:val="es-MX"/>
        </w:rPr>
      </w:pPr>
      <w:r>
        <w:rPr>
          <w:rFonts w:cs="Times New Roman" w:ascii="Times New Roman" w:hAnsi="Times New Roman"/>
          <w:b/>
          <w:lang w:val="es-MX"/>
        </w:rPr>
        <w:t>Lit review (ver dónde viene al caso)</w:t>
      </w:r>
    </w:p>
    <w:p>
      <w:pPr>
        <w:pStyle w:val="Normal"/>
        <w:spacing w:lineRule="auto" w:line="480"/>
        <w:rPr>
          <w:rFonts w:eastAsia="Times New Roman" w:cs="Times New Roman" w:ascii="Times New Roman" w:hAnsi="Times New Roman"/>
          <w:color w:val="00000A"/>
          <w:sz w:val="24"/>
          <w:lang w:val="es-MX"/>
        </w:rPr>
      </w:pPr>
      <w:commentRangeStart w:id="11"/>
      <w:r>
        <w:rPr>
          <w:rFonts w:eastAsia="Times New Roman" w:cs="Times New Roman" w:ascii="Times New Roman" w:hAnsi="Times New Roman"/>
          <w:color w:val="00000A"/>
          <w:sz w:val="24"/>
          <w:lang w:val="es-MX"/>
        </w:rPr>
        <w:t>Desde el ámbito académico</w:t>
      </w:r>
      <w:commentRangeEnd w:id="11"/>
      <w:r>
        <w:rPr>
          <w:rFonts w:eastAsia="Times New Roman" w:cs="Times New Roman" w:ascii="Times New Roman" w:hAnsi="Times New Roman"/>
          <w:color w:val="00000A"/>
          <w:sz w:val="24"/>
          <w:lang w:val="es-MX"/>
        </w:rPr>
      </w:r>
      <w:r>
        <w:rPr>
          <w:rFonts w:eastAsia="Times New Roman" w:cs="Times New Roman" w:ascii="Times New Roman" w:hAnsi="Times New Roman"/>
          <w:color w:val="00000A"/>
          <w:sz w:val="24"/>
          <w:lang w:val="es-MX"/>
        </w:rPr>
        <w:commentReference w:id="11"/>
      </w:r>
      <w:r>
        <w:rPr>
          <w:rFonts w:eastAsia="Times New Roman" w:cs="Times New Roman" w:ascii="Times New Roman" w:hAnsi="Times New Roman"/>
          <w:color w:val="00000A"/>
          <w:sz w:val="24"/>
          <w:lang w:val="es-MX"/>
        </w:rPr>
        <w:t xml:space="preserve">, existen contribuciones importantes al estudio de la geografía electoral en México. El trabajo de autores como Martínez Asaad (1990), Molinar (1990), y Emmerich (1993) analiza cómo los cambios en la geografía electoral en México han afectado los resultados electorales y la dinámica política en el país. A su vez, autores como Gómez Tagle y Valdés (2000) e Islas (2007) resaltan el vínculo que existe entre los rasgos socioeconómicos  de la población, su distribución a lo largo del territorio y las preferencias electorales de los ciudadanos. En esa misma línea, Sonnleitner (2013a) enfatiza el carácter social, colectivo y territorial del voto. </w:t>
      </w:r>
      <w:r>
        <w:rPr>
          <w:rFonts w:eastAsia="Times New Roman" w:cs="Times New Roman" w:ascii="Times New Roman" w:hAnsi="Times New Roman"/>
          <w:color w:val="00000A"/>
          <w:sz w:val="24"/>
          <w:szCs w:val="24"/>
          <w:lang w:val="es-MX"/>
        </w:rPr>
        <w:t>A su vez, Sonnleitner (2001, 2013) y González (2008) resaltan la importancia de tomar en cuenta las diferencias sociopolíticas entre los pueblos indígenas y la falta de calidad que hay en la representación política de este grupo, a pesar del cambio normativo que se ha dado en las últimas dos décadas.</w:t>
      </w:r>
      <w:r>
        <w:rPr>
          <w:rStyle w:val="FootnoteAnchor"/>
          <w:rFonts w:eastAsia="Times New Roman" w:cs="Times New Roman" w:ascii="Times New Roman" w:hAnsi="Times New Roman"/>
          <w:color w:val="00000A"/>
          <w:sz w:val="24"/>
          <w:szCs w:val="24"/>
          <w:lang w:val="es-MX"/>
        </w:rPr>
        <w:footnoteReference w:id="15"/>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lang w:val="es-MX"/>
        </w:rPr>
        <w:t xml:space="preserve">Algunos autores han incluido recientemente la dimensión de la geografía plurinominal y sus efectos sobre la representación política (Palacios y Tirado 2009). </w:t>
      </w:r>
    </w:p>
    <w:p>
      <w:pPr>
        <w:pStyle w:val="Normal"/>
        <w:spacing w:lineRule="auto" w:line="48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 xml:space="preserve">Los trabajos en este rubro son variaciones monográficas –en su mayoría descriptivas– de la distribución territorial del voto. Sin embargo, son muy pocos los trabajos que estudian, desde una perspectiva teórica y metodológica, los criterios – y ponderación– utilizados por la autoridad electoral (como López 2006; López y Soto 2008), los distintos modelos de optimización empleados en la redistritación (como el trabajo de Rincón-García et al. 2015), o la interacción entre los partidos políticos y la autoridad electoral (como lo hacen Trelles et al. 2015). </w:t>
      </w:r>
      <w:commentRangeStart w:id="12"/>
      <w:r>
        <w:rPr>
          <w:rFonts w:eastAsia="Times New Roman" w:cs="Times New Roman" w:ascii="Times New Roman" w:hAnsi="Times New Roman"/>
          <w:color w:val="00000A"/>
          <w:sz w:val="24"/>
          <w:szCs w:val="24"/>
          <w:lang w:val="es-MX"/>
        </w:rPr>
        <w:t xml:space="preserve">Creemos que hay un campo fértil para seguir analizando la intersección entre los aspectos técnicos, normativos, y metodológicos que rodean la redistritación y el impacto político de los mismos. A su vez, consideramos que dos requisitos indispensables para poder desarrollar esta línea de investigación en el futuro son: a) la transparencia; y b) los mecanismos de acceso a la información y a la participación alrededor de los procesos de redistritación. </w:t>
      </w:r>
      <w:commentRangeEnd w:id="12"/>
      <w:r>
        <w:rPr>
          <w:rFonts w:eastAsia="Times New Roman" w:cs="Times New Roman" w:ascii="Times New Roman" w:hAnsi="Times New Roman"/>
          <w:color w:val="00000A"/>
          <w:sz w:val="24"/>
          <w:szCs w:val="24"/>
          <w:lang w:val="es-MX"/>
        </w:rPr>
      </w:r>
      <w:r>
        <w:rPr>
          <w:rFonts w:eastAsia="Times New Roman" w:cs="Times New Roman" w:ascii="Times New Roman" w:hAnsi="Times New Roman"/>
          <w:color w:val="00000A"/>
          <w:sz w:val="24"/>
          <w:szCs w:val="24"/>
          <w:lang w:val="es-MX"/>
        </w:rPr>
        <w:commentReference w:id="12"/>
      </w:r>
    </w:p>
    <w:p>
      <w:pPr>
        <w:pStyle w:val="LOnormal"/>
        <w:spacing w:lineRule="auto" w:line="480"/>
        <w:ind w:left="0" w:right="0" w:firstLine="720"/>
        <w:rPr>
          <w:rFonts w:cs="Times New Roman" w:ascii="Times New Roman" w:hAnsi="Times New Roman"/>
          <w:sz w:val="24"/>
          <w:szCs w:val="24"/>
          <w:lang w:val="es-MX"/>
        </w:rPr>
      </w:pPr>
      <w:commentRangeStart w:id="13"/>
      <w:r>
        <w:rPr>
          <w:rFonts w:cs="Times New Roman" w:ascii="Times New Roman" w:hAnsi="Times New Roman"/>
          <w:sz w:val="24"/>
          <w:szCs w:val="24"/>
          <w:lang w:val="es-MX"/>
        </w:rPr>
        <w:t>Rossiter, Johnston y Pattie (1998),</w:t>
      </w:r>
      <w:commentRangeEnd w:id="13"/>
      <w:r>
        <w:rPr>
          <w:rFonts w:cs="Times New Roman" w:ascii="Times New Roman" w:hAnsi="Times New Roman"/>
          <w:sz w:val="24"/>
          <w:szCs w:val="24"/>
          <w:lang w:val="es-MX"/>
        </w:rPr>
      </w:r>
      <w:r>
        <w:rPr>
          <w:rFonts w:cs="Times New Roman" w:ascii="Times New Roman" w:hAnsi="Times New Roman"/>
          <w:sz w:val="24"/>
          <w:szCs w:val="24"/>
          <w:lang w:val="es-MX"/>
        </w:rPr>
        <w:commentReference w:id="13"/>
      </w:r>
      <w:r>
        <w:rPr>
          <w:rFonts w:cs="Times New Roman" w:ascii="Times New Roman" w:hAnsi="Times New Roman"/>
          <w:sz w:val="24"/>
          <w:szCs w:val="24"/>
          <w:lang w:val="es-MX"/>
        </w:rPr>
        <w:t xml:space="preserve"> al estudiar el proceso de redistritación en Irlanda del Norte, argumentan que a pesar de la neutralidad de las comisiones independientes, los partidos políticos buscan influir en las decisiones de éstas para maximizar sus resultados. Según estos autores, la influencia y el sesgo partidista en la redistritación depende de tres factores: a) la claridad de los criterios normativos; b) el perfil de los integrantes de la comisión u órgano técnico, y c) la dinámica entre el agente encargado de redistritar y los partidos políticos. </w:t>
      </w:r>
      <w:commentRangeStart w:id="14"/>
      <w:r>
        <w:rPr>
          <w:rFonts w:cs="Times New Roman" w:ascii="Times New Roman" w:hAnsi="Times New Roman"/>
          <w:sz w:val="24"/>
          <w:szCs w:val="24"/>
          <w:lang w:val="es-MX"/>
        </w:rPr>
        <w:t>Nosotros sugerimos dos condiciones adicionales para garantizar la imparcialidad en los procesos de redistritación: d) que toda la información del proceso sea transparente y esté a disposción del público en formatos accesibles para que pueda ser utilizada por la ciudadanía, y e) que existan los mecanismos de comunicación y verificación entre público y  el agente encargado de la delimitación electoral</w:t>
      </w:r>
      <w:commentRangeEnd w:id="14"/>
      <w:r>
        <w:rPr>
          <w:rFonts w:cs="Times New Roman" w:ascii="Times New Roman" w:hAnsi="Times New Roman"/>
          <w:sz w:val="24"/>
          <w:szCs w:val="24"/>
          <w:lang w:val="es-MX"/>
        </w:rPr>
      </w:r>
      <w:r>
        <w:rPr>
          <w:rFonts w:cs="Times New Roman" w:ascii="Times New Roman" w:hAnsi="Times New Roman"/>
          <w:sz w:val="24"/>
          <w:szCs w:val="24"/>
          <w:lang w:val="es-MX"/>
        </w:rPr>
        <w:commentReference w:id="14"/>
      </w:r>
      <w:r>
        <w:rPr>
          <w:rFonts w:cs="Times New Roman" w:ascii="Times New Roman" w:hAnsi="Times New Roman"/>
          <w:sz w:val="24"/>
          <w:szCs w:val="24"/>
          <w:lang w:val="es-MX"/>
        </w:rPr>
        <w:t xml:space="preserve">. </w:t>
      </w:r>
    </w:p>
    <w:p>
      <w:pPr>
        <w:pStyle w:val="LOnormal"/>
        <w:spacing w:lineRule="auto" w:line="480"/>
        <w:ind w:left="0" w:right="0" w:firstLine="720"/>
        <w:rPr>
          <w:rFonts w:cs="Times New Roman" w:ascii="Times New Roman" w:hAnsi="Times New Roman"/>
          <w:color w:val="00000A"/>
          <w:sz w:val="24"/>
          <w:szCs w:val="24"/>
          <w:lang w:val="es-MX"/>
        </w:rPr>
      </w:pPr>
      <w:del w:id="5" w:author="..." w:date="2015-10-19T18:05:00Z">
        <w:r>
          <w:rPr>
            <w:rFonts w:cs="Times New Roman" w:ascii="Times New Roman" w:hAnsi="Times New Roman"/>
            <w:color w:val="00000A"/>
            <w:sz w:val="24"/>
            <w:szCs w:val="24"/>
            <w:lang w:val="es-MX"/>
          </w:rPr>
          <w:delText>s</w:delText>
        </w:r>
      </w:del>
      <w:r>
        <w:rPr>
          <w:rFonts w:cs="Times New Roman" w:ascii="Times New Roman" w:hAnsi="Times New Roman"/>
          <w:color w:val="00000A"/>
          <w:sz w:val="24"/>
          <w:szCs w:val="24"/>
          <w:lang w:val="es-MX"/>
        </w:rPr>
        <w:commentReference w:id="15"/>
      </w:r>
      <w:del w:id="6" w:author="..." w:date="2015-10-19T18:05:00Z">
        <w:r>
          <w:rPr>
            <w:rFonts w:cs="Times New Roman" w:ascii="Times New Roman" w:hAnsi="Times New Roman"/>
            <w:color w:val="00000A"/>
            <w:sz w:val="24"/>
            <w:szCs w:val="24"/>
            <w:lang w:val="es-MX"/>
          </w:rPr>
          <w:delText>.</w:delText>
        </w:r>
      </w:del>
    </w:p>
    <w:p>
      <w:pPr>
        <w:pStyle w:val="LOnormal"/>
        <w:spacing w:lineRule="auto" w:line="480"/>
        <w:ind w:left="0" w:right="0" w:firstLine="720"/>
        <w:rPr>
          <w:rFonts w:cs="Times New Roman" w:ascii="Times New Roman" w:hAnsi="Times New Roman"/>
          <w:color w:val="00000A"/>
          <w:sz w:val="24"/>
          <w:szCs w:val="24"/>
          <w:lang w:val="es-MX"/>
        </w:rPr>
      </w:pPr>
      <w:commentRangeStart w:id="16"/>
      <w:r>
        <w:rPr>
          <w:rFonts w:cs="Times New Roman" w:ascii="Times New Roman" w:hAnsi="Times New Roman"/>
          <w:color w:val="00000A"/>
          <w:sz w:val="24"/>
          <w:szCs w:val="24"/>
          <w:lang w:val="es-MX"/>
        </w:rPr>
        <w:t xml:space="preserve">En la misma dirección que </w:t>
      </w:r>
      <w:r>
        <w:rPr>
          <w:rFonts w:cs="Times New Roman" w:ascii="Times New Roman" w:hAnsi="Times New Roman"/>
          <w:sz w:val="24"/>
          <w:szCs w:val="24"/>
          <w:lang w:val="es-MX"/>
        </w:rPr>
        <w:t xml:space="preserve">Rossiter, Johnston y Pattie (1998), </w:t>
      </w:r>
      <w:r>
        <w:rPr>
          <w:rFonts w:cs="Times New Roman" w:ascii="Times New Roman" w:hAnsi="Times New Roman"/>
          <w:color w:val="00000A"/>
          <w:sz w:val="24"/>
          <w:szCs w:val="24"/>
          <w:lang w:val="es-MX"/>
        </w:rPr>
        <w:t xml:space="preserve">autores como Estévez, Magar y Rosas (2008) </w:t>
      </w:r>
      <w:commentRangeEnd w:id="16"/>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16"/>
      </w:r>
      <w:r>
        <w:rPr>
          <w:rFonts w:cs="Times New Roman" w:ascii="Times New Roman" w:hAnsi="Times New Roman"/>
          <w:color w:val="00000A"/>
          <w:sz w:val="24"/>
          <w:szCs w:val="24"/>
          <w:lang w:val="es-MX"/>
        </w:rPr>
        <w:t>argumentan que la autonomía del IFE no proviene de la “independencia” de los consejeros electorales, sino del sistema de pesos y contrapesos partidista al interior de la institución. Describen al IFE como una institución en donde los consejeros electorales mantienen un vínculo estrecho –lealtades informales– con los partidos que los postularon a lo largo de su encargo. A su vez, muchas de las actividades y decisiones administrativas son auditables sólo por los partidos políticos. La redistritación es una de ellas, ya que no cuenta con los niveles suficientes de transparencia y mecanismos de información para que el proceso sea auditable por los ciudadanos. Es decir, la interacción entre la autoridad electoral y los partidos políticos es una caja negra. Sólo los partidos políticos pueden vigilarse a sí mismos y no existen las condiciones para que nadie fuera de la institución pueda dar seguimiento, evaluar o participar en el proceso.</w:t>
      </w:r>
    </w:p>
    <w:p>
      <w:pPr>
        <w:pStyle w:val="LOnormal"/>
        <w:spacing w:lineRule="auto" w:line="480"/>
        <w:ind w:left="0" w:right="0" w:firstLine="72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En lo que se refiere a la </w:t>
      </w:r>
      <w:r>
        <w:rPr>
          <w:rFonts w:eastAsia="Times New Roman" w:cs="Times New Roman" w:ascii="Times New Roman" w:hAnsi="Times New Roman"/>
          <w:i/>
          <w:color w:val="00000A"/>
          <w:sz w:val="24"/>
          <w:szCs w:val="24"/>
          <w:lang w:val="es-MX"/>
        </w:rPr>
        <w:t>transparencia</w:t>
      </w:r>
      <w:r>
        <w:rPr>
          <w:rFonts w:eastAsia="Times New Roman" w:cs="Times New Roman" w:ascii="Times New Roman" w:hAnsi="Times New Roman"/>
          <w:color w:val="00000A"/>
          <w:sz w:val="24"/>
          <w:szCs w:val="24"/>
          <w:lang w:val="es-MX"/>
        </w:rPr>
        <w:t>,</w:t>
      </w:r>
      <w:r>
        <w:rPr>
          <w:rFonts w:eastAsia="Times New Roman" w:cs="Times New Roman" w:ascii="Times New Roman" w:hAnsi="Times New Roman"/>
          <w:color w:val="FF0000"/>
          <w:sz w:val="24"/>
          <w:szCs w:val="24"/>
          <w:lang w:val="es-MX"/>
        </w:rPr>
        <w:t xml:space="preserve"> </w:t>
      </w:r>
      <w:r>
        <w:rPr>
          <w:rFonts w:eastAsia="Times New Roman" w:cs="Times New Roman" w:ascii="Times New Roman" w:hAnsi="Times New Roman"/>
          <w:color w:val="00000A"/>
          <w:sz w:val="24"/>
          <w:szCs w:val="24"/>
          <w:lang w:val="es-MX"/>
        </w:rPr>
        <w:t>la tabla 1 sintetiza la disponibilidad de la información relacionada con los procesos de redistritación en México.</w:t>
      </w:r>
      <w:r>
        <w:rPr>
          <w:rStyle w:val="FootnoteAnchor"/>
          <w:rFonts w:eastAsia="Times New Roman" w:cs="Times New Roman" w:ascii="Times New Roman" w:hAnsi="Times New Roman"/>
          <w:color w:val="00000A"/>
          <w:sz w:val="24"/>
          <w:szCs w:val="24"/>
          <w:lang w:val="es-MX"/>
        </w:rPr>
        <w:footnoteReference w:id="16"/>
      </w:r>
      <w:r>
        <w:rPr>
          <w:rFonts w:eastAsia="Times New Roman" w:cs="Times New Roman" w:ascii="Times New Roman" w:hAnsi="Times New Roman"/>
          <w:color w:val="00000A"/>
          <w:sz w:val="24"/>
          <w:szCs w:val="24"/>
          <w:lang w:val="es-MX"/>
        </w:rPr>
        <w:t xml:space="preserve"> A pesar de que toda la información utilizada en estos procesos es pública, no toda está disponible en formatos accesibles y difícilmente se puede conseguir.  A nivel local, la disponibilidad de información es aún menor.</w:t>
      </w:r>
      <w:r>
        <w:rPr>
          <w:rStyle w:val="FootnoteAnchor"/>
          <w:rFonts w:eastAsia="Times New Roman" w:cs="Times New Roman" w:ascii="Times New Roman" w:hAnsi="Times New Roman"/>
          <w:color w:val="00000A"/>
          <w:sz w:val="24"/>
          <w:szCs w:val="24"/>
          <w:lang w:val="es-MX"/>
        </w:rPr>
        <w:footnoteReference w:id="17"/>
      </w:r>
      <w:r>
        <w:rPr>
          <w:rFonts w:eastAsia="Times New Roman" w:cs="Times New Roman" w:ascii="Times New Roman" w:hAnsi="Times New Roman"/>
          <w:color w:val="00000A"/>
          <w:sz w:val="24"/>
          <w:szCs w:val="24"/>
          <w:lang w:val="es-MX"/>
        </w:rPr>
        <w:t xml:space="preserve"> Por la naturaleza técnica –y administrativa– de los procesos de redistritación, la transparencia exige que ciertas herramientas de información estén disponibles para que cualquier interesado pueda conocer las distintas etapas y el desenlace del proceso. En México, las herramientas clave como el </w:t>
      </w:r>
      <w:r>
        <w:rPr>
          <w:rFonts w:eastAsia="Times New Roman" w:cs="Times New Roman" w:ascii="Times New Roman" w:hAnsi="Times New Roman"/>
          <w:i/>
          <w:color w:val="00000A"/>
          <w:sz w:val="24"/>
          <w:szCs w:val="24"/>
          <w:lang w:val="es-MX"/>
        </w:rPr>
        <w:t xml:space="preserve">software </w:t>
      </w:r>
      <w:r>
        <w:rPr>
          <w:rFonts w:eastAsia="Times New Roman" w:cs="Times New Roman" w:ascii="Times New Roman" w:hAnsi="Times New Roman"/>
          <w:color w:val="00000A"/>
          <w:sz w:val="24"/>
          <w:szCs w:val="24"/>
          <w:lang w:val="es-MX"/>
        </w:rPr>
        <w:t>utilizado para redistritar, la información relacionada a las distintas etapas de la redistritación o a la interacción entre la autoridad electoral y los partidos políticos, no está disponible para que el público conozca el proceso o para que pueda utilizar dichas herramientas.</w:t>
      </w:r>
    </w:p>
    <w:p>
      <w:pPr>
        <w:pStyle w:val="Normal"/>
        <w:spacing w:lineRule="auto" w:line="240"/>
        <w:ind w:left="0" w:right="0" w:firstLine="72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240" w:before="0" w:after="0"/>
        <w:ind w:left="0" w:right="0" w:firstLine="720"/>
        <w:contextualSpacing/>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 xml:space="preserve">[Insertar la Tabla 1 aproximadamente aquí] </w:t>
      </w:r>
    </w:p>
    <w:p>
      <w:pPr>
        <w:pStyle w:val="LOnormal"/>
        <w:spacing w:lineRule="auto" w:line="240" w:before="0" w:after="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480"/>
        <w:ind w:left="0" w:right="0" w:firstLine="72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lang w:val="es-MX"/>
        </w:rPr>
        <w:t xml:space="preserve">En lo que se refiere a </w:t>
      </w:r>
      <w:r>
        <w:rPr>
          <w:rFonts w:eastAsia="Times New Roman" w:cs="Times New Roman" w:ascii="Times New Roman" w:hAnsi="Times New Roman"/>
          <w:color w:val="00000A"/>
          <w:sz w:val="24"/>
          <w:szCs w:val="24"/>
          <w:lang w:val="es-MX"/>
        </w:rPr>
        <w:t xml:space="preserve">los mecanismos de </w:t>
      </w:r>
      <w:r>
        <w:rPr>
          <w:rFonts w:eastAsia="Times New Roman" w:cs="Times New Roman" w:ascii="Times New Roman" w:hAnsi="Times New Roman"/>
          <w:i/>
          <w:color w:val="00000A"/>
          <w:sz w:val="24"/>
          <w:szCs w:val="24"/>
          <w:lang w:val="es-MX"/>
        </w:rPr>
        <w:t>acceso a la información</w:t>
      </w:r>
      <w:r>
        <w:rPr>
          <w:rFonts w:eastAsia="Times New Roman" w:cs="Times New Roman" w:ascii="Times New Roman" w:hAnsi="Times New Roman"/>
          <w:color w:val="00000A"/>
          <w:sz w:val="24"/>
          <w:szCs w:val="24"/>
          <w:lang w:val="es-MX"/>
        </w:rPr>
        <w:t xml:space="preserve"> y a la </w:t>
      </w:r>
      <w:r>
        <w:rPr>
          <w:rFonts w:eastAsia="Times New Roman" w:cs="Times New Roman" w:ascii="Times New Roman" w:hAnsi="Times New Roman"/>
          <w:i/>
          <w:color w:val="00000A"/>
          <w:sz w:val="24"/>
          <w:szCs w:val="24"/>
          <w:lang w:val="es-MX"/>
        </w:rPr>
        <w:t xml:space="preserve">participación </w:t>
      </w:r>
      <w:r>
        <w:rPr>
          <w:rFonts w:eastAsia="Times New Roman" w:cs="Times New Roman" w:ascii="Times New Roman" w:hAnsi="Times New Roman"/>
          <w:color w:val="00000A"/>
          <w:sz w:val="24"/>
          <w:szCs w:val="24"/>
          <w:lang w:val="es-MX"/>
        </w:rPr>
        <w:t xml:space="preserve">alrededor de los procesos de redistritación, es importante subrayar que la inclusión de la ciudadanía, o de grupos minoritarios, tiene distintos niveles y posibilidades. Como se muestra en el diagrama 2, es muy distinto tomar como referencia el número total de habitantes que hablan alguna lengua indígena, y construir distritos que cuentan con un porcentaje  mínimo de población indígena (usualmente el 40 por ciento), a incluir las opiniones de ciudadanos y representantes comunitarios en los procesos de redistritación que tengan algún interés en señalar las diferencias sociales, económicas y culturales que hay entre las distintas comunidades indígenas. Autores como Sonnleitner (2013) han señalado el desfase entre el esfuerzo inicial que ha hecho la autoridad electoral para construir distritos de “mayoría indígena” y la representación de los pueblos indígenas en la vida política del país. Para transitar de los primeros niveles de participación (de inclusión indirecta) a los niveles de participación directa es necesario: 1) que la ciudadanía esté informada y esté consciente de que puede participar en los procesos de redistritación, y 2) que la información y las herramientas para que los ciudadanos puedan participar estén disponibles. </w:t>
      </w:r>
    </w:p>
    <w:p>
      <w:pPr>
        <w:pStyle w:val="LOnormal"/>
        <w:spacing w:lineRule="auto" w:line="240" w:before="0" w:after="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240" w:before="0" w:after="0"/>
        <w:contextualSpacing/>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 xml:space="preserve">[Insertar el Diagrama 2 aproximadamente aquí] </w:t>
      </w:r>
    </w:p>
    <w:p>
      <w:pPr>
        <w:pStyle w:val="LOnormal"/>
        <w:spacing w:lineRule="auto" w:line="240" w:before="0" w:after="0"/>
        <w:contextualSpacing/>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480"/>
        <w:ind w:left="0" w:right="0" w:firstLine="72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Consideramos que transparentar la redistritación, así como construir las herramientas de acceso a la información y participación ciudadana, tendría beneficios importantes para el proceso. </w:t>
      </w:r>
      <w:r>
        <w:rPr>
          <w:rFonts w:eastAsia="Times New Roman" w:cs="Times New Roman" w:ascii="Times New Roman" w:hAnsi="Times New Roman"/>
          <w:color w:val="00000A"/>
          <w:sz w:val="24"/>
          <w:lang w:val="es-MX"/>
        </w:rPr>
        <w:t>G</w:t>
      </w:r>
      <w:r>
        <w:rPr>
          <w:rFonts w:cs="Times New Roman" w:ascii="Times New Roman" w:hAnsi="Times New Roman"/>
          <w:color w:val="00000A"/>
          <w:sz w:val="24"/>
          <w:szCs w:val="24"/>
          <w:lang w:val="es-MX"/>
        </w:rPr>
        <w:t>racias a las nuevas tecnologías de la información –como el código de fuente abierta y las plataformas de mapeo público– estas dos condiciones (transparencia y participación ciudadana) ya no sólo son deseables, sino factibles (Altman et al. 2010; Altman y McDonald 2011, 2012, 2014).</w:t>
      </w:r>
      <w:r>
        <w:rPr>
          <w:rFonts w:eastAsia="Times New Roman" w:cs="Times New Roman" w:ascii="Times New Roman" w:hAnsi="Times New Roman"/>
          <w:color w:val="000000"/>
          <w:sz w:val="24"/>
          <w:lang w:val="es-MX"/>
        </w:rPr>
        <w:t xml:space="preserve"> El estado de la tecnología permitiría generar estos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políticos– a adoptar criterios claros y consistentes para formular contrapropuestas de redistritación y, a su vez, abriría las puertas para poder considerar inquietudes regionales y construir escenarios que –apegándose al marco normativo– se acerquen más a la realidad social de los electores. </w:t>
      </w:r>
    </w:p>
    <w:p>
      <w:pPr>
        <w:pStyle w:val="Heading1"/>
        <w:spacing w:lineRule="auto" w:line="240"/>
        <w:rPr>
          <w:rFonts w:cs="Times New Roman" w:ascii="Times New Roman" w:hAnsi="Times New Roman"/>
          <w:b/>
          <w:lang w:val="es-MX"/>
        </w:rPr>
      </w:pPr>
      <w:r>
        <w:rPr>
          <w:rFonts w:cs="Times New Roman" w:ascii="Times New Roman" w:hAnsi="Times New Roman"/>
          <w:b/>
          <w:lang w:val="es-MX"/>
        </w:rPr>
        <w:t xml:space="preserve">IV. El uso del </w:t>
      </w:r>
      <w:r>
        <w:rPr>
          <w:rFonts w:cs="Times New Roman" w:ascii="Times New Roman" w:hAnsi="Times New Roman"/>
          <w:b/>
          <w:i/>
          <w:lang w:val="es-MX"/>
        </w:rPr>
        <w:t xml:space="preserve">software </w:t>
      </w:r>
      <w:r>
        <w:rPr>
          <w:rFonts w:cs="Times New Roman" w:ascii="Times New Roman" w:hAnsi="Times New Roman"/>
          <w:b/>
          <w:lang w:val="es-MX"/>
        </w:rPr>
        <w:t>de fuente abierta y las plataformas públicas de mapeo como una posible solución</w:t>
      </w:r>
    </w:p>
    <w:p>
      <w:pPr>
        <w:pStyle w:val="LOnormal"/>
        <w:spacing w:lineRule="auto" w:line="48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La aparición y el uso de la cartografía electoral en línea en países como los Estados Unidos de América ha permitido que la ciudadanía tenga acceso directo al proceso de redistritación y que se puedan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McDonald 2010, 2011, 2012, 2014).</w:t>
      </w:r>
      <w:r>
        <w:rPr>
          <w:rStyle w:val="FootnoteAnchor"/>
          <w:rFonts w:eastAsia="Times New Roman" w:cs="Times New Roman" w:ascii="Times New Roman" w:hAnsi="Times New Roman"/>
          <w:color w:val="000000"/>
          <w:sz w:val="24"/>
          <w:lang w:val="es-MX"/>
        </w:rPr>
        <w:footnoteReference w:id="18"/>
      </w:r>
      <w:r>
        <w:rPr>
          <w:rFonts w:eastAsia="Times New Roman" w:cs="Times New Roman" w:ascii="Times New Roman" w:hAnsi="Times New Roman"/>
          <w:color w:val="000000"/>
          <w:sz w:val="24"/>
          <w:lang w:val="es-MX"/>
        </w:rPr>
        <w:t xml:space="preserve"> </w:t>
      </w:r>
    </w:p>
    <w:p>
      <w:pPr>
        <w:pStyle w:val="LOnormal"/>
        <w:spacing w:lineRule="auto" w:line="48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En las siguientes líneas describimos de manera detallada el vacío que existe en materia de transparencia y participación ciudadana alrededor de los procesos de redistritación en México.A continuación, utilizamos como ejemplo el </w:t>
      </w:r>
      <w:r>
        <w:rPr>
          <w:rFonts w:eastAsia="Times New Roman" w:cs="Times New Roman" w:ascii="Times New Roman" w:hAnsi="Times New Roman"/>
          <w:i/>
          <w:color w:val="00000A"/>
          <w:sz w:val="24"/>
          <w:lang w:val="es-MX"/>
        </w:rPr>
        <w:t xml:space="preserve">District Builder </w:t>
      </w:r>
      <w:r>
        <w:rPr>
          <w:rFonts w:eastAsia="Times New Roman" w:cs="Times New Roman" w:ascii="Times New Roman" w:hAnsi="Times New Roman"/>
          <w:color w:val="00000A"/>
          <w:sz w:val="24"/>
          <w:lang w:val="es-MX"/>
        </w:rPr>
        <w:t>(una plataforma web de mapeo de código de fuente abierta)</w:t>
      </w:r>
      <w:r>
        <w:rPr>
          <w:rFonts w:eastAsia="Times New Roman" w:cs="Times New Roman" w:ascii="Times New Roman" w:hAnsi="Times New Roman"/>
          <w:i/>
          <w:color w:val="00000A"/>
          <w:sz w:val="24"/>
          <w:lang w:val="es-MX"/>
        </w:rPr>
        <w:t xml:space="preserve"> </w:t>
      </w:r>
      <w:r>
        <w:rPr>
          <w:rFonts w:eastAsia="Times New Roman" w:cs="Times New Roman" w:ascii="Times New Roman" w:hAnsi="Times New Roman"/>
          <w:color w:val="00000A"/>
          <w:sz w:val="24"/>
          <w:lang w:val="es-MX"/>
        </w:rPr>
        <w:t>para ilustrar cómo este tipo de plataformas ofrecen un espacio para transparentar la redistritación y un mecanismo para que la ciudadanía participe abiertamente en estos procesos.</w:t>
      </w:r>
      <w:del w:id="7" w:author="..." w:date="2015-10-19T19:53:00Z">
        <w:r>
          <w:rPr>
            <w:rStyle w:val="FootnoteAnchor"/>
            <w:rFonts w:eastAsia="Times New Roman" w:cs="Times New Roman" w:ascii="Times New Roman" w:hAnsi="Times New Roman"/>
            <w:color w:val="00000A"/>
            <w:sz w:val="24"/>
            <w:lang w:val="es-MX"/>
          </w:rPr>
          <w:delText xml:space="preserve"> </w:delText>
        </w:r>
      </w:del>
      <w:r>
        <w:rPr>
          <w:rStyle w:val="FootnoteAnchor"/>
          <w:rStyle w:val="FootnoteAnchor"/>
          <w:rFonts w:eastAsia="Times New Roman" w:cs="Times New Roman" w:ascii="Times New Roman" w:hAnsi="Times New Roman"/>
          <w:color w:val="00000A"/>
          <w:sz w:val="24"/>
          <w:lang w:val="es-MX"/>
        </w:rPr>
        <w:footnoteReference w:id="19"/>
      </w:r>
      <w:r>
        <w:rPr>
          <w:rFonts w:eastAsia="Times New Roman" w:cs="Times New Roman" w:ascii="Times New Roman" w:hAnsi="Times New Roman"/>
          <w:color w:val="00000A"/>
          <w:sz w:val="24"/>
          <w:lang w:val="es-MX"/>
        </w:rPr>
        <w:t xml:space="preserve">  A través de este tipo de plataformas –que pueden ser albergadas por la autoridad electoral o por una organización no gubernamental– los ciudadanos tienen acceso a la información vinculada al proceso de redistritación, pueden crear sus propios distritos, evaluar escenarios, comparar planes, y formular sugerencias. </w:t>
      </w:r>
    </w:p>
    <w:p>
      <w:pPr>
        <w:pStyle w:val="LOnormal"/>
        <w:spacing w:lineRule="auto" w:line="480"/>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A"/>
          <w:sz w:val="24"/>
          <w:lang w:val="es-MX"/>
        </w:rPr>
        <w:t>Herramientas como e</w:t>
      </w:r>
      <w:r>
        <w:rPr>
          <w:rFonts w:eastAsia="Times New Roman" w:cs="Times New Roman" w:ascii="Times New Roman" w:hAnsi="Times New Roman"/>
          <w:color w:val="000000"/>
          <w:sz w:val="24"/>
          <w:szCs w:val="24"/>
          <w:lang w:val="es-MX"/>
        </w:rPr>
        <w:t xml:space="preserve">l </w:t>
      </w:r>
      <w:r>
        <w:rPr>
          <w:rFonts w:eastAsia="Times New Roman" w:cs="Times New Roman" w:ascii="Times New Roman" w:hAnsi="Times New Roman"/>
          <w:i/>
          <w:color w:val="000000"/>
          <w:sz w:val="24"/>
          <w:szCs w:val="24"/>
          <w:lang w:val="es-MX"/>
        </w:rPr>
        <w:t xml:space="preserve">District Builder </w:t>
      </w:r>
      <w:r>
        <w:rPr>
          <w:rFonts w:eastAsia="Times New Roman" w:cs="Times New Roman" w:ascii="Times New Roman" w:hAnsi="Times New Roman"/>
          <w:color w:val="000000"/>
          <w:sz w:val="24"/>
          <w:szCs w:val="24"/>
          <w:lang w:val="es-MX"/>
        </w:rPr>
        <w:t xml:space="preserve">permiten a los usuarios crear distritos a partir de un escenario en blanco, pero también les permite visualizar y editar los planos vigentes de la cartografía electoral tanto local, como federal. A su vez, se puede poner a disposición del público la cartografía electoral de años anteriores para realizar comparaciones o analizar el efecto político que ha tenido la evolución de la cartografía electoral en el país. </w:t>
      </w:r>
      <w:r>
        <w:rPr>
          <w:rFonts w:eastAsia="Times New Roman" w:cs="Times New Roman" w:ascii="Times New Roman" w:hAnsi="Times New Roman"/>
          <w:color w:val="00000A"/>
          <w:sz w:val="24"/>
          <w:szCs w:val="24"/>
          <w:lang w:val="es-MX"/>
        </w:rPr>
        <w:t>El sistema permite compartir la información, almacenar las propuestas, y descargar los archivos en formatos de fácil acceso para cualquier sistema de información geográfica (</w:t>
      </w:r>
      <w:r>
        <w:rPr>
          <w:rFonts w:eastAsia="Times New Roman" w:cs="Times New Roman" w:ascii="Times New Roman" w:hAnsi="Times New Roman"/>
          <w:i/>
          <w:color w:val="00000A"/>
          <w:sz w:val="24"/>
          <w:szCs w:val="24"/>
          <w:lang w:val="es-MX"/>
        </w:rPr>
        <w:t>GIS</w:t>
      </w:r>
      <w:r>
        <w:rPr>
          <w:rFonts w:eastAsia="Times New Roman" w:cs="Times New Roman" w:ascii="Times New Roman" w:hAnsi="Times New Roman"/>
          <w:color w:val="00000A"/>
          <w:sz w:val="24"/>
          <w:szCs w:val="24"/>
          <w:lang w:val="es-MX"/>
        </w:rPr>
        <w:t>).</w:t>
      </w:r>
      <w:r>
        <w:rPr>
          <w:rFonts w:eastAsia="Times New Roman" w:cs="Times New Roman" w:ascii="Times New Roman" w:hAnsi="Times New Roman"/>
          <w:color w:val="000000"/>
          <w:sz w:val="24"/>
          <w:szCs w:val="24"/>
          <w:lang w:val="es-MX"/>
        </w:rPr>
        <w:t xml:space="preserve"> Dado que el proceso de redistritación es un proceso complejo que conlleva distintas etapas</w:t>
      </w:r>
      <w:ins w:id="8" w:author="..." w:date="2015-10-19T19:40:00Z">
        <w:r>
          <w:rPr>
            <w:rFonts w:eastAsia="Times New Roman" w:cs="Times New Roman" w:ascii="Times New Roman" w:hAnsi="Times New Roman"/>
            <w:color w:val="000000"/>
            <w:sz w:val="24"/>
            <w:szCs w:val="24"/>
            <w:lang w:val="es-MX"/>
          </w:rPr>
          <w:t xml:space="preserve"> e involucra a distintos actores</w:t>
        </w:r>
      </w:ins>
      <w:r>
        <w:rPr>
          <w:rFonts w:eastAsia="Times New Roman" w:cs="Times New Roman" w:ascii="Times New Roman" w:hAnsi="Times New Roman"/>
          <w:color w:val="000000"/>
          <w:sz w:val="24"/>
          <w:szCs w:val="24"/>
          <w:lang w:val="es-MX"/>
        </w:rPr>
        <w:t xml:space="preserve">, este tipo de plataformas </w:t>
      </w:r>
      <w:ins w:id="9" w:author="..." w:date="2015-10-19T19:40:00Z">
        <w:r>
          <w:rPr>
            <w:rFonts w:eastAsia="Times New Roman" w:cs="Times New Roman" w:ascii="Times New Roman" w:hAnsi="Times New Roman"/>
            <w:color w:val="000000"/>
            <w:sz w:val="24"/>
            <w:szCs w:val="24"/>
            <w:lang w:val="es-MX"/>
          </w:rPr>
          <w:t xml:space="preserve">pueden funcionar como un mecanismo de comuniciación entre el público y la autoridad. </w:t>
        </w:r>
      </w:ins>
    </w:p>
    <w:p>
      <w:pPr>
        <w:pStyle w:val="LOnormal"/>
        <w:spacing w:lineRule="auto" w:line="240"/>
        <w:ind w:left="0" w:right="0" w:firstLine="720"/>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r>
    </w:p>
    <w:p>
      <w:pPr>
        <w:pStyle w:val="LOnormal"/>
        <w:spacing w:lineRule="auto" w:line="240" w:before="0" w:after="0"/>
        <w:contextualSpacing/>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[Insertar la Figura 1 aproximadamente aquí]</w:t>
      </w:r>
    </w:p>
    <w:p>
      <w:pPr>
        <w:pStyle w:val="LOnormal"/>
        <w:spacing w:lineRule="auto" w:line="240"/>
        <w:ind w:left="0" w:right="0" w:firstLine="720"/>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r>
    </w:p>
    <w:p>
      <w:pPr>
        <w:pStyle w:val="LOnormal"/>
        <w:spacing w:lineRule="auto" w:line="480"/>
        <w:ind w:left="0" w:right="0" w:firstLine="720"/>
        <w:rPr>
          <w:rFonts w:cs="Times New Roman" w:ascii="Times New Roman" w:hAnsi="Times New Roman"/>
          <w:sz w:val="24"/>
          <w:szCs w:val="24"/>
          <w:lang w:val="es-MX"/>
        </w:rPr>
      </w:pPr>
      <w:r>
        <w:rPr>
          <w:rFonts w:cs="Times New Roman" w:ascii="Times New Roman" w:hAnsi="Times New Roman"/>
          <w:sz w:val="24"/>
          <w:szCs w:val="24"/>
          <w:lang w:val="es-MX"/>
        </w:rPr>
        <w:t xml:space="preserve">Las figuras 1 y 2 muestran el despliegue visual de la cartografía electoral en el Estado de México utilizando el </w:t>
      </w:r>
      <w:r>
        <w:rPr>
          <w:rFonts w:cs="Times New Roman" w:ascii="Times New Roman" w:hAnsi="Times New Roman"/>
          <w:i/>
          <w:sz w:val="24"/>
          <w:szCs w:val="24"/>
          <w:lang w:val="es-MX"/>
        </w:rPr>
        <w:t>District Builder</w:t>
      </w:r>
      <w:r>
        <w:rPr>
          <w:rFonts w:cs="Times New Roman" w:ascii="Times New Roman" w:hAnsi="Times New Roman"/>
          <w:sz w:val="24"/>
          <w:szCs w:val="24"/>
          <w:lang w:val="es-MX"/>
        </w:rPr>
        <w:t xml:space="preserve">. La Figura 1 muestra la cartografía a nivel distrito y la Figura 2 a nivel seccional. La plataforma cambia las capas automáticamente al hacer acercamientos con el cursor (muy similar a la interfaz de </w:t>
      </w:r>
      <w:r>
        <w:rPr>
          <w:rFonts w:cs="Times New Roman" w:ascii="Times New Roman" w:hAnsi="Times New Roman"/>
          <w:i/>
          <w:sz w:val="24"/>
          <w:szCs w:val="24"/>
          <w:lang w:val="es-MX"/>
        </w:rPr>
        <w:t xml:space="preserve">Google Maps). </w:t>
      </w:r>
      <w:r>
        <w:rPr>
          <w:rFonts w:cs="Times New Roman" w:ascii="Times New Roman" w:hAnsi="Times New Roman"/>
          <w:sz w:val="24"/>
          <w:szCs w:val="24"/>
          <w:lang w:val="es-MX"/>
        </w:rPr>
        <w:t>En ambas figuras, aparece de lado derecho de la pantalla una calculadora en donde se muestran los valores asociados a distintas variables que han sido incorporadas al sistema.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w:t>
      </w:r>
      <w:ins w:id="10" w:author="..." w:date="2015-10-19T19:41:00Z">
        <w:r>
          <w:rPr>
            <w:rFonts w:cs="Times New Roman" w:ascii="Times New Roman" w:hAnsi="Times New Roman"/>
            <w:sz w:val="24"/>
            <w:szCs w:val="24"/>
            <w:lang w:val="es-MX"/>
          </w:rPr>
          <w:t>ido</w:t>
        </w:r>
      </w:ins>
      <w:r>
        <w:rPr>
          <w:rFonts w:cs="Times New Roman" w:ascii="Times New Roman" w:hAnsi="Times New Roman"/>
          <w:sz w:val="24"/>
          <w:szCs w:val="24"/>
          <w:lang w:val="es-MX"/>
        </w:rPr>
        <w:t xml:space="preserve"> cualquier índice de competitividad electoral); o los indicadores generados por otras instituciones (delitos, secuestro, extorsión), se pueden visualizar en este espacio. A su vez, la plataforma permite que los usuarios seleccionen una sección electoral –o un grupo de secciones– y las muevan manualmente de un distrito al otro. El sistema calcula automáticamente la nueva distribución de los variables desplegadas en la calculadora. Esto permite a los usuarios maximizar la capacidad para generar análisis geo-espacial y comunicar las necesidades o intereses comunitarios de un grupo a la autoridad electoral.</w:t>
      </w:r>
    </w:p>
    <w:p>
      <w:pPr>
        <w:pStyle w:val="LOnormal"/>
        <w:spacing w:lineRule="auto" w:line="240" w:before="0" w:after="0"/>
        <w:ind w:left="450" w:right="0" w:hanging="0"/>
        <w:contextualSpacing/>
        <w:rPr>
          <w:rFonts w:cs="Times New Roman" w:ascii="Times New Roman" w:hAnsi="Times New Roman"/>
          <w:sz w:val="24"/>
          <w:szCs w:val="24"/>
          <w:lang w:val="es-MX"/>
        </w:rPr>
      </w:pPr>
      <w:r>
        <w:rPr>
          <w:rFonts w:cs="Times New Roman" w:ascii="Times New Roman" w:hAnsi="Times New Roman"/>
          <w:sz w:val="24"/>
          <w:szCs w:val="24"/>
          <w:lang w:val="es-MX"/>
        </w:rPr>
      </w:r>
    </w:p>
    <w:p>
      <w:pPr>
        <w:pStyle w:val="LOnormal"/>
        <w:spacing w:lineRule="auto" w:line="240" w:before="0" w:after="0"/>
        <w:contextualSpacing/>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[Insertar la Figura 2 aproximadamente aquí]</w:t>
      </w:r>
    </w:p>
    <w:p>
      <w:pPr>
        <w:pStyle w:val="LOnormal"/>
        <w:spacing w:lineRule="auto" w:line="240" w:before="0" w:after="0"/>
        <w:contextualSpacing/>
        <w:jc w:val="center"/>
        <w:rPr>
          <w:rFonts w:cs="Times New Roman" w:ascii="Times New Roman" w:hAnsi="Times New Roman"/>
          <w:lang w:val="es-MX"/>
        </w:rPr>
      </w:pPr>
      <w:r>
        <w:rPr>
          <w:rFonts w:cs="Times New Roman" w:ascii="Times New Roman" w:hAnsi="Times New Roman"/>
          <w:lang w:val="es-MX"/>
        </w:rPr>
      </w:r>
    </w:p>
    <w:p>
      <w:pPr>
        <w:pStyle w:val="LOnormal"/>
        <w:spacing w:lineRule="auto" w:line="480"/>
        <w:ind w:left="0" w:right="0" w:firstLine="720"/>
        <w:rPr>
          <w:rFonts w:cs="Times New Roman" w:ascii="Times New Roman" w:hAnsi="Times New Roman"/>
          <w:sz w:val="24"/>
          <w:szCs w:val="24"/>
          <w:lang w:val="es-MX"/>
        </w:rPr>
      </w:pPr>
      <w:r>
        <w:rPr>
          <w:rFonts w:cs="Times New Roman" w:ascii="Times New Roman" w:hAnsi="Times New Roman"/>
          <w:sz w:val="24"/>
          <w:szCs w:val="24"/>
          <w:lang w:val="es-MX"/>
        </w:rPr>
        <w:t>La herramienta permite seleccionar una variable –o un grupo de variables– y generar una base de datos descargable para que los usuarios pueda</w:t>
      </w:r>
      <w:ins w:id="11" w:author="..." w:date="2015-10-19T19:42:00Z">
        <w:r>
          <w:rPr>
            <w:rFonts w:cs="Times New Roman" w:ascii="Times New Roman" w:hAnsi="Times New Roman"/>
            <w:sz w:val="24"/>
            <w:szCs w:val="24"/>
            <w:lang w:val="es-MX"/>
          </w:rPr>
          <w:t>n</w:t>
        </w:r>
      </w:ins>
      <w:r>
        <w:rPr>
          <w:rFonts w:cs="Times New Roman" w:ascii="Times New Roman" w:hAnsi="Times New Roman"/>
          <w:sz w:val="24"/>
          <w:szCs w:val="24"/>
          <w:lang w:val="es-MX"/>
        </w:rPr>
        <w:t xml:space="preserve"> analizar la información y los cambios que se han producido en los distintos escenarios. La calculadora que se muestra en las figuras anteriores, por ejemplo, podrían incrementar sustancialmente los niveles de transparencia alrededor del proceso ya que obliga a cualquier usuario a entablar un diálogo (especialmente con las autoridades encargadas de la redistritación) de forma objetiva y a través de valores cuantitativos. Esta herramienta es especialmente útil para que cualquier usuario pueda analizar los valores de cada componente (población, compacidad geométrica, integridad municipal, tiempos de traslado), así como el efecto político que tienen cada una de las contrapropuestas que formulan los distintos partidos políticos durante el proceso de redistritación. </w:t>
      </w:r>
    </w:p>
    <w:p>
      <w:pPr>
        <w:pStyle w:val="LOnormal"/>
        <w:spacing w:lineRule="auto" w:line="480"/>
        <w:rPr>
          <w:rFonts w:cs="Times New Roman" w:ascii="Times New Roman" w:hAnsi="Times New Roman"/>
          <w:sz w:val="24"/>
          <w:szCs w:val="24"/>
          <w:lang w:val="es-MX"/>
        </w:rPr>
      </w:pPr>
      <w:r>
        <w:rPr>
          <w:rFonts w:cs="Times New Roman" w:ascii="Times New Roman" w:hAnsi="Times New Roman"/>
          <w:color w:val="FF0000"/>
          <w:sz w:val="24"/>
          <w:szCs w:val="24"/>
          <w:lang w:val="es-MX"/>
        </w:rPr>
        <w:tab/>
        <w:t xml:space="preserve">La plataforma también </w:t>
      </w:r>
      <w:r>
        <w:rPr>
          <w:rFonts w:cs="Times New Roman" w:ascii="Times New Roman" w:hAnsi="Times New Roman"/>
          <w:sz w:val="24"/>
          <w:szCs w:val="24"/>
          <w:lang w:val="es-MX"/>
        </w:rPr>
        <w:t xml:space="preserve">permite socializar y compartir escenarios. El sistema automáticamente guarda los cambios realizados en el servidor y genera un </w:t>
      </w:r>
      <w:r>
        <w:rPr>
          <w:rFonts w:cs="Times New Roman" w:ascii="Times New Roman" w:hAnsi="Times New Roman"/>
          <w:i/>
          <w:sz w:val="24"/>
          <w:szCs w:val="24"/>
          <w:lang w:val="es-MX"/>
        </w:rPr>
        <w:t>link</w:t>
      </w:r>
      <w:r>
        <w:rPr>
          <w:rFonts w:cs="Times New Roman" w:ascii="Times New Roman" w:hAnsi="Times New Roman"/>
          <w:sz w:val="24"/>
          <w:szCs w:val="24"/>
          <w:lang w:val="es-MX"/>
        </w:rPr>
        <w:t xml:space="preserve"> para que el usuario pueda compartir su mapa a través de un correo electrónico o medio social. El </w:t>
      </w:r>
      <w:r>
        <w:rPr>
          <w:rFonts w:cs="Times New Roman" w:ascii="Times New Roman" w:hAnsi="Times New Roman"/>
          <w:i/>
          <w:sz w:val="24"/>
          <w:szCs w:val="24"/>
          <w:lang w:val="es-MX"/>
        </w:rPr>
        <w:t xml:space="preserve">software </w:t>
      </w:r>
      <w:r>
        <w:rPr>
          <w:rFonts w:cs="Times New Roman" w:ascii="Times New Roman" w:hAnsi="Times New Roman"/>
          <w:sz w:val="24"/>
          <w:szCs w:val="24"/>
          <w:lang w:val="es-MX"/>
        </w:rPr>
        <w:t xml:space="preserve">también permite descargar la cartografía en formato CSV para que pueda ser utilizada en cualquier aplicación de </w:t>
      </w:r>
      <w:r>
        <w:rPr>
          <w:rFonts w:cs="Times New Roman" w:ascii="Times New Roman" w:hAnsi="Times New Roman"/>
          <w:i/>
          <w:sz w:val="24"/>
          <w:szCs w:val="24"/>
          <w:lang w:val="es-MX"/>
        </w:rPr>
        <w:t xml:space="preserve">GIS. </w:t>
      </w:r>
      <w:r>
        <w:rPr>
          <w:rFonts w:cs="Times New Roman" w:ascii="Times New Roman" w:hAnsi="Times New Roman"/>
          <w:sz w:val="24"/>
          <w:szCs w:val="24"/>
          <w:lang w:val="es-MX"/>
        </w:rPr>
        <w:t xml:space="preserve">Por último, la plataforma también ofrece la posibilidad de que el usuario verifique que su plan distrital cumpla con todos los criterios normativos establecidos por la autoridad electoral. La herramienta filtra cada plan, verifica que cumpla con todas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w:t>
      </w:r>
      <w:r>
        <w:rPr>
          <w:rFonts w:cs="Times New Roman" w:ascii="Times New Roman" w:hAnsi="Times New Roman"/>
          <w:i/>
          <w:sz w:val="24"/>
          <w:szCs w:val="24"/>
          <w:lang w:val="es-MX"/>
        </w:rPr>
        <w:t xml:space="preserve">ranking </w:t>
      </w:r>
      <w:r>
        <w:rPr>
          <w:rFonts w:cs="Times New Roman" w:ascii="Times New Roman" w:hAnsi="Times New Roman"/>
          <w:sz w:val="24"/>
          <w:szCs w:val="24"/>
          <w:lang w:val="es-MX"/>
        </w:rPr>
        <w:t>es público y</w:t>
      </w:r>
      <w:r>
        <w:rPr>
          <w:rFonts w:cs="Times New Roman" w:ascii="Times New Roman" w:hAnsi="Times New Roman"/>
          <w:i/>
          <w:sz w:val="24"/>
          <w:szCs w:val="24"/>
          <w:lang w:val="es-MX"/>
        </w:rPr>
        <w:t xml:space="preserve"> </w:t>
      </w:r>
      <w:r>
        <w:rPr>
          <w:rFonts w:cs="Times New Roman" w:ascii="Times New Roman" w:hAnsi="Times New Roman"/>
          <w:sz w:val="24"/>
          <w:szCs w:val="24"/>
          <w:lang w:val="es-MX"/>
        </w:rPr>
        <w:t xml:space="preserve">se hace con base en las restricciones legales y técnicas impuestas por la autoridad electoral. La herramienta abre una ventana para que cualquier ciudadano pueda participar en la redistritación, comunicar sus necesidades e intereses y, al mismo tiempo, le permite a la autoridad electoral contar con más información y con una herramienta para evaluar y contrastar las contrapropuestas utilizando criterios objetivos. </w:t>
      </w:r>
    </w:p>
    <w:p>
      <w:pPr>
        <w:pStyle w:val="Heading1"/>
        <w:spacing w:lineRule="auto" w:line="240"/>
        <w:rPr>
          <w:rFonts w:cs="Times New Roman" w:ascii="Times New Roman" w:hAnsi="Times New Roman"/>
          <w:b/>
          <w:lang w:val="es-MX"/>
        </w:rPr>
      </w:pPr>
      <w:r>
        <w:rPr>
          <w:rFonts w:cs="Times New Roman" w:ascii="Times New Roman" w:hAnsi="Times New Roman"/>
          <w:b/>
          <w:lang w:val="es-MX"/>
        </w:rPr>
        <w:t>V. Conclusiones</w:t>
      </w:r>
    </w:p>
    <w:p>
      <w:pPr>
        <w:pStyle w:val="LOnormal"/>
        <w:spacing w:lineRule="auto" w:line="48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A partir del 2018 entrará en vigor la cláusula de reelección legislativa a nivel federal y local. Después de muchos años, los ciudadanos podrán evaluar nuevamente el desempeño de los legisladores a través del voto. En este contexto, consideramos fundamental ofrecer a los ciudadanos nuevos mecanismos para participar e informarse, así como generar nuevos vínculos –hasta ahora inexistentes– de comunicación con sus representantes políticos. Es sumamente importante que haya un proceso inclusivo, equilibrado y transparente en los procesos de redistritación para darle sentido a los nuevos espacios de representación en el congreso federal y en cada una de las asambleas legislativas en los estados. </w:t>
      </w:r>
    </w:p>
    <w:p>
      <w:pPr>
        <w:pStyle w:val="LOnormal"/>
        <w:spacing w:lineRule="auto" w:line="480"/>
        <w:ind w:left="0" w:right="0" w:firstLine="720"/>
        <w:rPr>
          <w:rFonts w:eastAsia="Times New Roman" w:cs="Times New Roman" w:ascii="Times New Roman" w:hAnsi="Times New Roman"/>
          <w:color w:val="0000FF"/>
          <w:sz w:val="24"/>
          <w:lang w:val="es-MX"/>
        </w:rPr>
      </w:pPr>
      <w:commentRangeStart w:id="17"/>
      <w:r>
        <w:rPr>
          <w:rFonts w:eastAsia="Times New Roman" w:cs="Times New Roman" w:ascii="Times New Roman" w:hAnsi="Times New Roman"/>
          <w:color w:val="0000FF"/>
          <w:sz w:val="24"/>
          <w:lang w:val="es-MX"/>
        </w:rPr>
        <w:t>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en materia de redistritación. El INE, y cada uno de los 32 Organismos Públicos Locales, pueden sumarse a las 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w:t>
      </w:r>
      <w:commentRangeEnd w:id="17"/>
      <w:r>
        <w:rPr>
          <w:rFonts w:eastAsia="Times New Roman" w:cs="Times New Roman" w:ascii="Times New Roman" w:hAnsi="Times New Roman"/>
          <w:color w:val="0000FF"/>
          <w:sz w:val="24"/>
          <w:lang w:val="es-MX"/>
        </w:rPr>
      </w:r>
      <w:r>
        <w:rPr>
          <w:rFonts w:eastAsia="Times New Roman" w:cs="Times New Roman" w:ascii="Times New Roman" w:hAnsi="Times New Roman"/>
          <w:color w:val="0000FF"/>
          <w:sz w:val="24"/>
          <w:lang w:val="es-MX"/>
        </w:rPr>
        <w:commentReference w:id="17"/>
      </w:r>
      <w:r>
        <w:rPr>
          <w:rFonts w:eastAsia="Times New Roman" w:cs="Times New Roman" w:ascii="Times New Roman" w:hAnsi="Times New Roman"/>
          <w:color w:val="0000FF"/>
          <w:sz w:val="24"/>
          <w:lang w:val="es-MX"/>
        </w:rPr>
        <w:t xml:space="preserve"> </w:t>
      </w:r>
    </w:p>
    <w:p>
      <w:pPr>
        <w:pStyle w:val="LOnormal"/>
        <w:spacing w:lineRule="auto" w:line="480"/>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Consideramos que los procesos de redistritación en México, tanto federales como locales, no han recibido la atención que merecen. El análisis de la intersección entre los criterios –y la metodología– utilizados en la redistritación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Pr>
          <w:rFonts w:eastAsia="Times New Roman" w:cs="Times New Roman" w:ascii="Times New Roman" w:hAnsi="Times New Roman"/>
          <w:i/>
          <w:color w:val="00000A"/>
          <w:sz w:val="24"/>
          <w:lang w:val="es-MX"/>
        </w:rPr>
        <w:t xml:space="preserve">software </w:t>
      </w:r>
      <w:r>
        <w:rPr>
          <w:rFonts w:eastAsia="Times New Roman" w:cs="Times New Roman" w:ascii="Times New Roman" w:hAnsi="Times New Roman"/>
          <w:color w:val="00000A"/>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pPr>
        <w:pStyle w:val="Heading1"/>
        <w:rPr>
          <w:lang w:val="es-MX"/>
        </w:rPr>
      </w:pPr>
      <w:r>
        <w:rPr>
          <w:lang w:val="es-MX"/>
        </w:rPr>
      </w:r>
    </w:p>
    <w:p>
      <w:pPr>
        <w:pStyle w:val="Heading1"/>
        <w:pageBreakBefore/>
        <w:rPr>
          <w:rFonts w:cs="Times New Roman" w:ascii="Times New Roman" w:hAnsi="Times New Roman"/>
          <w:b/>
        </w:rPr>
      </w:pPr>
      <w:r>
        <w:rPr>
          <w:rFonts w:cs="Times New Roman" w:ascii="Times New Roman" w:hAnsi="Times New Roman"/>
          <w:b/>
        </w:rPr>
        <w:t>Referencias</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 xml:space="preserve">Altman Micah y Michael P. McDonald (2010), “The Promise and Perils of Computers in Redistricting.” </w:t>
      </w:r>
      <w:r>
        <w:rPr>
          <w:rFonts w:eastAsia="Times New Roman" w:cs="Times New Roman" w:ascii="Times New Roman" w:hAnsi="Times New Roman"/>
          <w:i/>
          <w:color w:val="000000"/>
          <w:sz w:val="24"/>
          <w:szCs w:val="24"/>
        </w:rPr>
        <w:t>Duke J Const Law Pub Poly Review</w:t>
      </w:r>
      <w:r>
        <w:rPr>
          <w:rFonts w:eastAsia="Times New Roman" w:cs="Times New Roman" w:ascii="Times New Roman" w:hAnsi="Times New Roman"/>
          <w:color w:val="000000"/>
          <w:sz w:val="24"/>
          <w:szCs w:val="24"/>
        </w:rPr>
        <w:t xml:space="preserve">. 5:69–159. En: </w:t>
      </w:r>
      <w:hyperlink r:id="rId2">
        <w:r>
          <w:rPr>
            <w:rStyle w:val="InternetLink"/>
            <w:rFonts w:eastAsia="Times New Roman" w:cs="Times New Roman" w:ascii="Times New Roman" w:hAnsi="Times New Roman"/>
            <w:color w:val="1155CC"/>
            <w:sz w:val="24"/>
            <w:szCs w:val="24"/>
          </w:rPr>
          <w:t>http://informatics.mit.edu/publications/promise-and-perils-computers-redistricting</w:t>
        </w:r>
      </w:hyperlink>
      <w:r>
        <w:rPr>
          <w:rFonts w:eastAsia="Times New Roman" w:cs="Times New Roman" w:ascii="Times New Roman" w:hAnsi="Times New Roman"/>
          <w:color w:val="000000"/>
          <w:sz w:val="24"/>
          <w:szCs w:val="24"/>
        </w:rPr>
        <w:t>.</w:t>
      </w:r>
    </w:p>
    <w:p>
      <w:pPr>
        <w:pStyle w:val="Normal"/>
        <w:spacing w:lineRule="auto" w:line="240" w:before="0" w:after="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000000"/>
          <w:sz w:val="24"/>
          <w:szCs w:val="24"/>
        </w:rPr>
        <w:t xml:space="preserve">________ (2011). “Technology for Public Participation in Redistricting.” In </w:t>
      </w:r>
      <w:r>
        <w:rPr>
          <w:rFonts w:eastAsia="Times New Roman" w:cs="Times New Roman" w:ascii="Times New Roman" w:hAnsi="Times New Roman"/>
          <w:color w:val="222222"/>
          <w:sz w:val="24"/>
          <w:szCs w:val="24"/>
        </w:rPr>
        <w:t xml:space="preserve">Moncrief, Gary F. </w:t>
      </w:r>
      <w:r>
        <w:rPr>
          <w:rFonts w:eastAsia="Times New Roman" w:cs="Times New Roman" w:ascii="Times New Roman" w:hAnsi="Times New Roman"/>
          <w:i/>
          <w:iCs/>
          <w:color w:val="222222"/>
          <w:sz w:val="24"/>
          <w:szCs w:val="24"/>
        </w:rPr>
        <w:t>Reapportionment and Redistricting in the West</w:t>
      </w:r>
      <w:r>
        <w:rPr>
          <w:rFonts w:eastAsia="Times New Roman" w:cs="Times New Roman" w:ascii="Times New Roman" w:hAnsi="Times New Roman"/>
          <w:color w:val="222222"/>
          <w:sz w:val="24"/>
          <w:szCs w:val="24"/>
        </w:rPr>
        <w:t>. New York: Lexington Books Press.</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 xml:space="preserve">________ (2012), “Redistricting Principles for the Twenty-First Century.” </w:t>
      </w:r>
      <w:r>
        <w:rPr>
          <w:rFonts w:eastAsia="Times New Roman" w:cs="Times New Roman" w:ascii="Times New Roman" w:hAnsi="Times New Roman"/>
          <w:i/>
          <w:color w:val="000000"/>
          <w:sz w:val="24"/>
          <w:szCs w:val="24"/>
        </w:rPr>
        <w:t>Case Western Reserve Law Review,</w:t>
      </w:r>
      <w:r>
        <w:rPr>
          <w:rFonts w:eastAsia="Times New Roman" w:cs="Times New Roman" w:ascii="Times New Roman" w:hAnsi="Times New Roman"/>
          <w:color w:val="000000"/>
          <w:sz w:val="24"/>
          <w:szCs w:val="24"/>
        </w:rPr>
        <w:t xml:space="preserve"> 62, no. 4: 1179-1204.</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 xml:space="preserve">________ (2014). “How Independent Commissions Could Use the Internet and Open Software to Maximize Transparency and Public Engagement in Redistricting.” </w:t>
      </w:r>
      <w:r>
        <w:rPr>
          <w:rFonts w:eastAsia="Times New Roman" w:cs="Times New Roman" w:ascii="Times New Roman" w:hAnsi="Times New Roman"/>
          <w:i/>
          <w:color w:val="000000"/>
          <w:sz w:val="24"/>
          <w:szCs w:val="24"/>
        </w:rPr>
        <w:t>Scholars Strategy Network.</w:t>
      </w:r>
      <w:r>
        <w:rPr>
          <w:rFonts w:eastAsia="Times New Roman" w:cs="Times New Roman" w:ascii="Times New Roman" w:hAnsi="Times New Roman"/>
          <w:color w:val="000000"/>
          <w:sz w:val="24"/>
          <w:szCs w:val="24"/>
        </w:rPr>
        <w:t xml:space="preserve"> En:</w:t>
      </w:r>
    </w:p>
    <w:p>
      <w:pPr>
        <w:pStyle w:val="LOnormal"/>
        <w:spacing w:lineRule="auto" w:line="240" w:before="0" w:after="0"/>
        <w:ind w:left="720" w:right="0" w:hanging="0"/>
        <w:contextualSpacing/>
        <w:rPr>
          <w:rFonts w:eastAsia="Times New Roman" w:cs="Times New Roman" w:ascii="Times New Roman" w:hAnsi="Times New Roman"/>
          <w:color w:val="000000"/>
          <w:sz w:val="24"/>
          <w:szCs w:val="24"/>
        </w:rPr>
      </w:pPr>
      <w:hyperlink r:id="rId3">
        <w:r>
          <w:rPr>
            <w:rStyle w:val="InternetLink"/>
            <w:rFonts w:eastAsia="Times New Roman" w:cs="Times New Roman" w:ascii="Times New Roman" w:hAnsi="Times New Roman"/>
            <w:color w:val="3366FF"/>
            <w:sz w:val="24"/>
            <w:szCs w:val="24"/>
          </w:rPr>
          <w:t>ssn_key_findings_altman_and_mcdonald_on_redistricting_reform_at_internet_scale.pdf</w:t>
        </w:r>
      </w:hyperlink>
      <w:r>
        <w:rPr>
          <w:rFonts w:eastAsia="Times New Roman" w:cs="Times New Roman" w:ascii="Times New Roman" w:hAnsi="Times New Roman"/>
          <w:color w:val="3366FF"/>
          <w:sz w:val="24"/>
          <w:szCs w:val="24"/>
        </w:rPr>
        <w:t xml:space="preserve"> </w:t>
      </w:r>
      <w:r>
        <w:rPr>
          <w:rFonts w:eastAsia="Times New Roman" w:cs="Times New Roman" w:ascii="Times New Roman" w:hAnsi="Times New Roman"/>
          <w:color w:val="000000"/>
          <w:sz w:val="24"/>
          <w:szCs w:val="24"/>
        </w:rPr>
        <w:t>[10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________ (2014a) “Public Participation GIS: The Case of Redistricting,” Proceedings of the 47th </w:t>
      </w:r>
      <w:r>
        <w:rPr>
          <w:rFonts w:eastAsia="Times New Roman" w:cs="Times New Roman" w:ascii="Times New Roman" w:hAnsi="Times New Roman"/>
          <w:i/>
          <w:color w:val="000000"/>
          <w:sz w:val="24"/>
          <w:szCs w:val="24"/>
        </w:rPr>
        <w:t>Annual Hawaii International Conference on Systems Sciences</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lang w:val="es-MX"/>
        </w:rPr>
        <w:t xml:space="preserve">En: </w:t>
      </w:r>
      <w:hyperlink r:id="rId4">
        <w:r>
          <w:rPr>
            <w:rStyle w:val="InternetLink"/>
            <w:rFonts w:eastAsia="Times New Roman" w:cs="Times New Roman" w:ascii="Times New Roman" w:hAnsi="Times New Roman"/>
            <w:color w:val="1155CC"/>
            <w:sz w:val="24"/>
            <w:szCs w:val="24"/>
            <w:lang w:val="es-MX"/>
          </w:rPr>
          <w:t>http://papers.ssrn.com/sol3/papers.cfm?abstract_id=2321870</w:t>
        </w:r>
      </w:hyperlink>
      <w:r>
        <w:rPr>
          <w:rFonts w:eastAsia="Times New Roman" w:cs="Times New Roman" w:ascii="Times New Roman" w:hAnsi="Times New Roman"/>
          <w:color w:val="000000"/>
          <w:sz w:val="24"/>
          <w:szCs w:val="24"/>
          <w:lang w:val="es-MX"/>
        </w:rPr>
        <w:t>. [3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Altman Micah, Thomas E., Mann, Michael P. McDonald y Norman. J. Ornstein (2010). “Principles for Transparency and Public Participation in Redistricting.” </w:t>
      </w:r>
      <w:r>
        <w:rPr>
          <w:rFonts w:eastAsia="Times New Roman" w:cs="Times New Roman" w:ascii="Times New Roman" w:hAnsi="Times New Roman"/>
          <w:i/>
          <w:color w:val="000000"/>
          <w:sz w:val="24"/>
          <w:szCs w:val="24"/>
          <w:lang w:val="es-MX"/>
        </w:rPr>
        <w:t>Brookings Institution</w:t>
      </w:r>
      <w:r>
        <w:rPr>
          <w:rFonts w:eastAsia="Times New Roman" w:cs="Times New Roman" w:ascii="Times New Roman" w:hAnsi="Times New Roman"/>
          <w:color w:val="000000"/>
          <w:sz w:val="24"/>
          <w:szCs w:val="24"/>
          <w:lang w:val="es-MX"/>
        </w:rPr>
        <w:t>. En:</w:t>
      </w:r>
      <w:hyperlink r:id="rId5">
        <w:r>
          <w:rPr>
            <w:rStyle w:val="InternetLink"/>
            <w:rFonts w:eastAsia="Times New Roman" w:cs="Times New Roman" w:ascii="Times New Roman" w:hAnsi="Times New Roman"/>
            <w:color w:val="000000"/>
            <w:sz w:val="24"/>
            <w:szCs w:val="24"/>
            <w:lang w:val="es-MX"/>
          </w:rPr>
          <w:t xml:space="preserve"> </w:t>
        </w:r>
      </w:hyperlink>
      <w:hyperlink r:id="rId6">
        <w:r>
          <w:rPr>
            <w:rStyle w:val="InternetLink"/>
            <w:rFonts w:eastAsia="Times New Roman" w:cs="Times New Roman" w:ascii="Times New Roman" w:hAnsi="Times New Roman"/>
            <w:color w:val="1155CC"/>
            <w:sz w:val="24"/>
            <w:szCs w:val="24"/>
            <w:lang w:val="es-MX"/>
          </w:rPr>
          <w:t>http://www.brookings.edu/research/opinions/2010/06/17-redistricting-statement</w:t>
        </w:r>
      </w:hyperlink>
      <w:r>
        <w:rPr>
          <w:rFonts w:eastAsia="Times New Roman" w:cs="Times New Roman" w:ascii="Times New Roman" w:hAnsi="Times New Roman"/>
          <w:color w:val="1155CC"/>
          <w:sz w:val="24"/>
          <w:szCs w:val="24"/>
          <w:u w:val="single"/>
          <w:lang w:val="es-MX"/>
        </w:rPr>
        <w:t xml:space="preserve"> </w:t>
      </w:r>
      <w:bookmarkStart w:id="0" w:name="bookmark13"/>
      <w:bookmarkStart w:id="1" w:name="bookmark12"/>
      <w:bookmarkStart w:id="2" w:name="bookmark11"/>
      <w:bookmarkStart w:id="3" w:name="bookmark10"/>
      <w:bookmarkStart w:id="4" w:name="bookmark9"/>
      <w:bookmarkStart w:id="5" w:name="bookmark8"/>
      <w:bookmarkStart w:id="6" w:name="bookmark7"/>
      <w:bookmarkStart w:id="7" w:name="bookmark6"/>
      <w:bookmarkStart w:id="8" w:name="bookmark0"/>
      <w:bookmarkStart w:id="9" w:name="bookmark1"/>
      <w:bookmarkStart w:id="10" w:name="bookmark2"/>
      <w:bookmarkStart w:id="11" w:name="bookmark3"/>
      <w:bookmarkStart w:id="12" w:name="bookmark4"/>
      <w:bookmarkStart w:id="13" w:name="bookmark5"/>
      <w:bookmarkEnd w:id="0"/>
      <w:bookmarkEnd w:id="1"/>
      <w:bookmarkEnd w:id="2"/>
      <w:bookmarkEnd w:id="3"/>
      <w:bookmarkEnd w:id="4"/>
      <w:bookmarkEnd w:id="5"/>
      <w:bookmarkEnd w:id="6"/>
      <w:bookmarkEnd w:id="7"/>
      <w:bookmarkEnd w:id="8"/>
      <w:bookmarkEnd w:id="9"/>
      <w:bookmarkEnd w:id="10"/>
      <w:bookmarkEnd w:id="11"/>
      <w:bookmarkEnd w:id="12"/>
      <w:bookmarkEnd w:id="13"/>
      <w:r>
        <w:rPr>
          <w:rFonts w:eastAsia="Times New Roman" w:cs="Times New Roman" w:ascii="Times New Roman" w:hAnsi="Times New Roman"/>
          <w:color w:val="000000"/>
          <w:sz w:val="24"/>
          <w:szCs w:val="24"/>
          <w:lang w:val="es-MX"/>
        </w:rPr>
        <w:t>[9 de marzo de 2015].</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Balkin, Robert y Sara Berenice  Orta Flores (2004). </w:t>
      </w:r>
      <w:r>
        <w:rPr>
          <w:rFonts w:eastAsia="Times New Roman" w:cs="Times New Roman" w:ascii="Times New Roman" w:hAnsi="Times New Roman"/>
          <w:i/>
          <w:iCs/>
          <w:color w:val="222222"/>
          <w:sz w:val="24"/>
          <w:szCs w:val="24"/>
          <w:lang w:val="es-MX"/>
        </w:rPr>
        <w:t>El poder legislativo estatal en México: análisis y diagnóstico</w:t>
      </w:r>
      <w:r>
        <w:rPr>
          <w:rFonts w:eastAsia="Times New Roman" w:cs="Times New Roman" w:ascii="Times New Roman" w:hAnsi="Times New Roman"/>
          <w:color w:val="222222"/>
          <w:sz w:val="24"/>
          <w:szCs w:val="24"/>
          <w:lang w:val="es-MX"/>
        </w:rPr>
        <w:t>. Ciudad de México: SUNY, ITAM, CIDE y Universidad Anahuac.</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 xml:space="preserve">Dahl, Robert (1972). </w:t>
      </w:r>
      <w:r>
        <w:rPr>
          <w:rFonts w:eastAsia="Times New Roman" w:cs="Times New Roman" w:ascii="Times New Roman" w:hAnsi="Times New Roman"/>
          <w:i/>
          <w:color w:val="222222"/>
          <w:sz w:val="24"/>
          <w:szCs w:val="24"/>
          <w:lang w:val="es-MX"/>
        </w:rPr>
        <w:t>Polyarchy</w:t>
      </w:r>
      <w:r>
        <w:rPr>
          <w:rFonts w:eastAsia="Times New Roman" w:cs="Times New Roman" w:ascii="Times New Roman" w:hAnsi="Times New Roman"/>
          <w:color w:val="222222"/>
          <w:sz w:val="24"/>
          <w:szCs w:val="24"/>
          <w:lang w:val="es-MX"/>
        </w:rPr>
        <w:t xml:space="preserve">. New Haven: Yale University Press.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Dworak,  Fernando. (2003).</w:t>
      </w:r>
      <w:r>
        <w:rPr>
          <w:rStyle w:val="Appleconvertedspace"/>
          <w:rFonts w:eastAsia="Times New Roman" w:cs="Times New Roman" w:ascii="Times New Roman" w:hAnsi="Times New Roman"/>
          <w:color w:val="222222"/>
          <w:sz w:val="24"/>
          <w:szCs w:val="24"/>
          <w:lang w:val="es-MX"/>
        </w:rPr>
        <w:t> </w:t>
      </w:r>
      <w:r>
        <w:rPr>
          <w:rFonts w:eastAsia="Times New Roman" w:cs="Times New Roman" w:ascii="Times New Roman" w:hAnsi="Times New Roman"/>
          <w:i/>
          <w:iCs/>
          <w:color w:val="222222"/>
          <w:sz w:val="24"/>
          <w:szCs w:val="24"/>
          <w:lang w:val="es-MX"/>
        </w:rPr>
        <w:t>El legislador a examen: el debate sobre la reelección legislativa en México</w:t>
      </w:r>
      <w:r>
        <w:rPr>
          <w:rFonts w:eastAsia="Times New Roman" w:cs="Times New Roman" w:ascii="Times New Roman" w:hAnsi="Times New Roman"/>
          <w:color w:val="222222"/>
          <w:sz w:val="24"/>
          <w:szCs w:val="24"/>
          <w:lang w:val="es-MX"/>
        </w:rPr>
        <w:t>. México: Fondo de Cultura Económica.</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 xml:space="preserve">Estévez, Federico, Eric Magar y Guillermo Rosas (2008). </w:t>
      </w:r>
      <w:r>
        <w:rPr>
          <w:rFonts w:eastAsia="Times New Roman" w:cs="Times New Roman" w:ascii="Times New Roman" w:hAnsi="Times New Roman"/>
          <w:color w:val="222222"/>
          <w:sz w:val="24"/>
          <w:szCs w:val="24"/>
        </w:rPr>
        <w:t>Partisanship in non-partisan electoral agencies and democratic compliance: Evidence from Mexico's Federal Electoral Institute. </w:t>
      </w:r>
      <w:r>
        <w:rPr>
          <w:rFonts w:eastAsia="Times New Roman" w:cs="Times New Roman" w:ascii="Times New Roman" w:hAnsi="Times New Roman"/>
          <w:i/>
          <w:iCs/>
          <w:color w:val="222222"/>
          <w:sz w:val="24"/>
          <w:szCs w:val="24"/>
          <w:lang w:val="es-MX"/>
        </w:rPr>
        <w:t>Electoral Studies</w:t>
      </w:r>
      <w:r>
        <w:rPr>
          <w:rFonts w:eastAsia="Times New Roman" w:cs="Times New Roman" w:ascii="Times New Roman" w:hAnsi="Times New Roman"/>
          <w:color w:val="222222"/>
          <w:sz w:val="24"/>
          <w:szCs w:val="24"/>
          <w:lang w:val="es-MX"/>
        </w:rPr>
        <w:t>, </w:t>
      </w:r>
      <w:r>
        <w:rPr>
          <w:rFonts w:eastAsia="Times New Roman" w:cs="Times New Roman" w:ascii="Times New Roman" w:hAnsi="Times New Roman"/>
          <w:i/>
          <w:iCs/>
          <w:color w:val="222222"/>
          <w:sz w:val="24"/>
          <w:szCs w:val="24"/>
          <w:lang w:val="es-MX"/>
        </w:rPr>
        <w:t>27</w:t>
      </w:r>
      <w:r>
        <w:rPr>
          <w:rFonts w:eastAsia="Times New Roman" w:cs="Times New Roman" w:ascii="Times New Roman" w:hAnsi="Times New Roman"/>
          <w:color w:val="222222"/>
          <w:sz w:val="24"/>
          <w:szCs w:val="24"/>
          <w:lang w:val="es-MX"/>
        </w:rPr>
        <w:t>(2), 257-271.</w:t>
      </w:r>
    </w:p>
    <w:p>
      <w:pPr>
        <w:pStyle w:val="LOnormal"/>
        <w:spacing w:lineRule="auto" w:line="240" w:before="0" w:after="0"/>
        <w:ind w:left="720" w:right="0" w:hanging="720"/>
        <w:contextualSpacing/>
        <w:rPr>
          <w:rFonts w:cs="Times New Roman" w:ascii="Times New Roman" w:hAnsi="Times New Roman"/>
          <w:i/>
          <w:color w:val="00000A"/>
          <w:sz w:val="24"/>
          <w:szCs w:val="24"/>
          <w:lang w:val="es-MX"/>
        </w:rPr>
      </w:pPr>
      <w:r>
        <w:rPr>
          <w:rFonts w:cs="Times New Roman" w:ascii="Times New Roman" w:hAnsi="Times New Roman"/>
          <w:color w:val="00000A"/>
          <w:sz w:val="24"/>
          <w:szCs w:val="24"/>
          <w:lang w:val="es-MX"/>
        </w:rPr>
        <w:t xml:space="preserve">Emmerich, Gustavo Ernesto, Cord. 1993. </w:t>
      </w:r>
      <w:r>
        <w:rPr>
          <w:rFonts w:cs="Times New Roman" w:ascii="Times New Roman" w:hAnsi="Times New Roman"/>
          <w:i/>
          <w:color w:val="00000A"/>
          <w:sz w:val="24"/>
          <w:szCs w:val="24"/>
          <w:lang w:val="es-MX"/>
        </w:rPr>
        <w:t xml:space="preserve">Votos y Mapas. Estudios sobre Geografía Electoral en México. </w:t>
      </w:r>
      <w:r>
        <w:rPr>
          <w:rFonts w:cs="Times New Roman" w:ascii="Times New Roman" w:hAnsi="Times New Roman"/>
          <w:color w:val="00000A"/>
          <w:sz w:val="24"/>
          <w:szCs w:val="24"/>
          <w:lang w:val="es-MX"/>
        </w:rPr>
        <w:t xml:space="preserve">Toluca: </w:t>
      </w:r>
      <w:r>
        <w:rPr>
          <w:rFonts w:cs="Times New Roman" w:ascii="Times New Roman" w:hAnsi="Times New Roman"/>
          <w:i/>
          <w:color w:val="00000A"/>
          <w:sz w:val="24"/>
          <w:szCs w:val="24"/>
          <w:lang w:val="es-MX"/>
        </w:rPr>
        <w:t xml:space="preserve">Universidad Autónoma del Estado de México. </w:t>
      </w:r>
    </w:p>
    <w:p>
      <w:pPr>
        <w:pStyle w:val="LOnormal"/>
        <w:spacing w:lineRule="auto" w:line="240" w:before="0" w:after="0"/>
        <w:ind w:left="720" w:right="0" w:hanging="720"/>
        <w:contextualSpacing/>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Gómez Tagle, Silvia y María Eugenia Valdés. 2000. </w:t>
      </w:r>
      <w:r>
        <w:rPr>
          <w:rFonts w:cs="Times New Roman" w:ascii="Times New Roman" w:hAnsi="Times New Roman"/>
          <w:i/>
          <w:color w:val="00000A"/>
          <w:sz w:val="24"/>
          <w:szCs w:val="24"/>
          <w:lang w:val="es-MX"/>
        </w:rPr>
        <w:t>La Geografía del Poder y las Elecciones en México</w:t>
      </w:r>
      <w:r>
        <w:rPr>
          <w:rFonts w:cs="Times New Roman" w:ascii="Times New Roman" w:hAnsi="Times New Roman"/>
          <w:color w:val="00000A"/>
          <w:sz w:val="24"/>
          <w:szCs w:val="24"/>
          <w:lang w:val="es-MX"/>
        </w:rPr>
        <w:t xml:space="preserve">. Ciudad de México: Instituto Federal Electoral - Plaza y Valdés.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Galván, J. A. G. (2008). La redistritación electoral y la participación política de los pueblos indígenas en México. Balance y perspectivas (2006-2009). </w:t>
      </w:r>
      <w:r>
        <w:rPr>
          <w:rFonts w:eastAsia="Times New Roman" w:cs="Times New Roman" w:ascii="Times New Roman" w:hAnsi="Times New Roman"/>
          <w:i/>
          <w:iCs/>
          <w:color w:val="222222"/>
          <w:sz w:val="24"/>
          <w:szCs w:val="24"/>
          <w:lang w:val="es-MX"/>
        </w:rPr>
        <w:t>Boletín Mexicano de Derecho Comparado</w:t>
      </w:r>
      <w:r>
        <w:rPr>
          <w:rFonts w:eastAsia="Times New Roman" w:cs="Times New Roman" w:ascii="Times New Roman" w:hAnsi="Times New Roman"/>
          <w:color w:val="222222"/>
          <w:sz w:val="24"/>
          <w:szCs w:val="24"/>
          <w:lang w:val="es-MX"/>
        </w:rPr>
        <w:t>, (121), 173-211.</w:t>
      </w:r>
    </w:p>
    <w:p>
      <w:pPr>
        <w:pStyle w:val="LOnormal"/>
        <w:spacing w:lineRule="auto" w:line="240" w:before="0" w:after="0"/>
        <w:ind w:left="720" w:right="0" w:hanging="720"/>
        <w:contextualSpacing/>
        <w:rPr>
          <w:rFonts w:cs="Times New Roman" w:ascii="Times New Roman" w:hAnsi="Times New Roman"/>
          <w:sz w:val="24"/>
          <w:szCs w:val="24"/>
        </w:rPr>
      </w:pPr>
      <w:r>
        <w:rPr>
          <w:rFonts w:cs="Times New Roman" w:ascii="Times New Roman" w:hAnsi="Times New Roman"/>
          <w:sz w:val="24"/>
          <w:szCs w:val="24"/>
        </w:rPr>
        <w:t>Grofman,</w:t>
      </w:r>
      <w:r>
        <w:rPr>
          <w:rFonts w:cs="Times New Roman" w:ascii="Times New Roman" w:hAnsi="Times New Roman"/>
          <w:spacing w:val="22"/>
          <w:sz w:val="24"/>
          <w:szCs w:val="24"/>
        </w:rPr>
        <w:t xml:space="preserve"> </w:t>
      </w:r>
      <w:r>
        <w:rPr>
          <w:rFonts w:cs="Times New Roman" w:ascii="Times New Roman" w:hAnsi="Times New Roman"/>
          <w:sz w:val="24"/>
          <w:szCs w:val="24"/>
        </w:rPr>
        <w:t>Bernard,</w:t>
      </w:r>
      <w:r>
        <w:rPr>
          <w:rFonts w:cs="Times New Roman" w:ascii="Times New Roman" w:hAnsi="Times New Roman"/>
          <w:spacing w:val="23"/>
          <w:sz w:val="24"/>
          <w:szCs w:val="24"/>
        </w:rPr>
        <w:t xml:space="preserve"> </w:t>
      </w:r>
      <w:r>
        <w:rPr>
          <w:rFonts w:cs="Times New Roman" w:ascii="Times New Roman" w:hAnsi="Times New Roman"/>
          <w:spacing w:val="-12"/>
          <w:sz w:val="24"/>
          <w:szCs w:val="24"/>
        </w:rPr>
        <w:t>W.</w:t>
      </w:r>
      <w:r>
        <w:rPr>
          <w:rFonts w:cs="Times New Roman" w:ascii="Times New Roman" w:hAnsi="Times New Roman"/>
          <w:spacing w:val="17"/>
          <w:sz w:val="24"/>
          <w:szCs w:val="24"/>
        </w:rPr>
        <w:t xml:space="preserve"> </w:t>
      </w:r>
      <w:r>
        <w:rPr>
          <w:rFonts w:cs="Times New Roman" w:ascii="Times New Roman" w:hAnsi="Times New Roman"/>
          <w:spacing w:val="-2"/>
          <w:sz w:val="24"/>
          <w:szCs w:val="24"/>
        </w:rPr>
        <w:t>Koetzle</w:t>
      </w:r>
      <w:r>
        <w:rPr>
          <w:rFonts w:cs="Times New Roman" w:ascii="Times New Roman" w:hAnsi="Times New Roman"/>
          <w:spacing w:val="17"/>
          <w:sz w:val="24"/>
          <w:szCs w:val="24"/>
        </w:rPr>
        <w:t xml:space="preserve"> </w:t>
      </w:r>
      <w:r>
        <w:rPr>
          <w:rFonts w:cs="Times New Roman" w:ascii="Times New Roman" w:hAnsi="Times New Roman"/>
          <w:sz w:val="24"/>
          <w:szCs w:val="24"/>
        </w:rPr>
        <w:t>and</w:t>
      </w:r>
      <w:r>
        <w:rPr>
          <w:rFonts w:cs="Times New Roman" w:ascii="Times New Roman" w:hAnsi="Times New Roman"/>
          <w:spacing w:val="17"/>
          <w:sz w:val="24"/>
          <w:szCs w:val="24"/>
        </w:rPr>
        <w:t xml:space="preserve"> </w:t>
      </w:r>
      <w:r>
        <w:rPr>
          <w:rFonts w:cs="Times New Roman" w:ascii="Times New Roman" w:hAnsi="Times New Roman"/>
          <w:spacing w:val="-10"/>
          <w:sz w:val="24"/>
          <w:szCs w:val="24"/>
        </w:rPr>
        <w:t>T.</w:t>
      </w:r>
      <w:r>
        <w:rPr>
          <w:rFonts w:cs="Times New Roman" w:ascii="Times New Roman" w:hAnsi="Times New Roman"/>
          <w:spacing w:val="17"/>
          <w:sz w:val="24"/>
          <w:szCs w:val="24"/>
        </w:rPr>
        <w:t xml:space="preserve"> </w:t>
      </w:r>
      <w:r>
        <w:rPr>
          <w:rFonts w:cs="Times New Roman" w:ascii="Times New Roman" w:hAnsi="Times New Roman"/>
          <w:sz w:val="24"/>
          <w:szCs w:val="24"/>
        </w:rPr>
        <w:t>Brunell.</w:t>
      </w:r>
      <w:r>
        <w:rPr>
          <w:rFonts w:cs="Times New Roman" w:ascii="Times New Roman" w:hAnsi="Times New Roman"/>
          <w:spacing w:val="18"/>
          <w:sz w:val="24"/>
          <w:szCs w:val="24"/>
        </w:rPr>
        <w:t xml:space="preserve"> (</w:t>
      </w:r>
      <w:r>
        <w:rPr>
          <w:rFonts w:cs="Times New Roman" w:ascii="Times New Roman" w:hAnsi="Times New Roman"/>
          <w:sz w:val="24"/>
          <w:szCs w:val="24"/>
        </w:rPr>
        <w:t xml:space="preserve">1997). </w:t>
      </w:r>
      <w:r>
        <w:rPr>
          <w:rFonts w:cs="Times New Roman" w:ascii="Times New Roman" w:hAnsi="Times New Roman"/>
          <w:spacing w:val="28"/>
          <w:sz w:val="24"/>
          <w:szCs w:val="24"/>
        </w:rPr>
        <w:t xml:space="preserve"> </w:t>
      </w:r>
      <w:r>
        <w:rPr>
          <w:rFonts w:cs="Times New Roman" w:ascii="Times New Roman" w:hAnsi="Times New Roman"/>
          <w:spacing w:val="-8"/>
          <w:sz w:val="24"/>
          <w:szCs w:val="24"/>
        </w:rPr>
        <w:t>“An</w:t>
      </w:r>
      <w:r>
        <w:rPr>
          <w:rFonts w:cs="Times New Roman" w:ascii="Times New Roman" w:hAnsi="Times New Roman"/>
          <w:spacing w:val="17"/>
          <w:sz w:val="24"/>
          <w:szCs w:val="24"/>
        </w:rPr>
        <w:t xml:space="preserve"> </w:t>
      </w:r>
      <w:r>
        <w:rPr>
          <w:rFonts w:cs="Times New Roman" w:ascii="Times New Roman" w:hAnsi="Times New Roman"/>
          <w:spacing w:val="-1"/>
          <w:sz w:val="24"/>
          <w:szCs w:val="24"/>
        </w:rPr>
        <w:t>integrated</w:t>
      </w:r>
      <w:r>
        <w:rPr>
          <w:rFonts w:cs="Times New Roman" w:ascii="Times New Roman" w:hAnsi="Times New Roman"/>
          <w:spacing w:val="17"/>
          <w:sz w:val="24"/>
          <w:szCs w:val="24"/>
        </w:rPr>
        <w:t xml:space="preserve"> </w:t>
      </w:r>
      <w:r>
        <w:rPr>
          <w:rFonts w:cs="Times New Roman" w:ascii="Times New Roman" w:hAnsi="Times New Roman"/>
          <w:spacing w:val="-1"/>
          <w:sz w:val="24"/>
          <w:szCs w:val="24"/>
        </w:rPr>
        <w:t>Perspective</w:t>
      </w:r>
      <w:r>
        <w:rPr>
          <w:rFonts w:cs="Times New Roman" w:ascii="Times New Roman" w:hAnsi="Times New Roman"/>
          <w:spacing w:val="17"/>
          <w:sz w:val="24"/>
          <w:szCs w:val="24"/>
        </w:rPr>
        <w:t xml:space="preserve"> </w:t>
      </w:r>
      <w:r>
        <w:rPr>
          <w:rFonts w:cs="Times New Roman" w:ascii="Times New Roman" w:hAnsi="Times New Roman"/>
          <w:sz w:val="24"/>
          <w:szCs w:val="24"/>
        </w:rPr>
        <w:t>on</w:t>
      </w:r>
      <w:r>
        <w:rPr>
          <w:rFonts w:cs="Times New Roman" w:ascii="Times New Roman" w:hAnsi="Times New Roman"/>
          <w:spacing w:val="18"/>
          <w:sz w:val="24"/>
          <w:szCs w:val="24"/>
        </w:rPr>
        <w:t xml:space="preserve"> </w:t>
      </w:r>
      <w:r>
        <w:rPr>
          <w:rFonts w:cs="Times New Roman" w:ascii="Times New Roman" w:hAnsi="Times New Roman"/>
          <w:sz w:val="24"/>
          <w:szCs w:val="24"/>
        </w:rPr>
        <w:t>the</w:t>
      </w:r>
      <w:r>
        <w:rPr>
          <w:rFonts w:cs="Times New Roman" w:ascii="Times New Roman" w:hAnsi="Times New Roman"/>
          <w:spacing w:val="17"/>
          <w:sz w:val="24"/>
          <w:szCs w:val="24"/>
        </w:rPr>
        <w:t xml:space="preserve"> </w:t>
      </w:r>
      <w:r>
        <w:rPr>
          <w:rFonts w:cs="Times New Roman" w:ascii="Times New Roman" w:hAnsi="Times New Roman"/>
          <w:sz w:val="24"/>
          <w:szCs w:val="24"/>
        </w:rPr>
        <w:t>three potential sources</w:t>
      </w:r>
      <w:r>
        <w:rPr>
          <w:rFonts w:cs="Times New Roman" w:ascii="Times New Roman" w:hAnsi="Times New Roman"/>
          <w:spacing w:val="1"/>
          <w:sz w:val="24"/>
          <w:szCs w:val="24"/>
        </w:rPr>
        <w:t xml:space="preserve"> </w:t>
      </w:r>
      <w:r>
        <w:rPr>
          <w:rFonts w:cs="Times New Roman" w:ascii="Times New Roman" w:hAnsi="Times New Roman"/>
          <w:sz w:val="24"/>
          <w:szCs w:val="24"/>
        </w:rPr>
        <w:t>of partisan</w:t>
      </w:r>
      <w:r>
        <w:rPr>
          <w:rFonts w:cs="Times New Roman" w:ascii="Times New Roman" w:hAnsi="Times New Roman"/>
          <w:spacing w:val="1"/>
          <w:sz w:val="24"/>
          <w:szCs w:val="24"/>
        </w:rPr>
        <w:t xml:space="preserve"> </w:t>
      </w:r>
      <w:r>
        <w:rPr>
          <w:rFonts w:cs="Times New Roman" w:ascii="Times New Roman" w:hAnsi="Times New Roman"/>
          <w:sz w:val="24"/>
          <w:szCs w:val="24"/>
        </w:rPr>
        <w:t>bias:</w:t>
      </w:r>
      <w:r>
        <w:rPr>
          <w:rFonts w:cs="Times New Roman" w:ascii="Times New Roman" w:hAnsi="Times New Roman"/>
          <w:spacing w:val="20"/>
          <w:sz w:val="24"/>
          <w:szCs w:val="24"/>
        </w:rPr>
        <w:t xml:space="preserve"> </w:t>
      </w:r>
      <w:r>
        <w:rPr>
          <w:rFonts w:cs="Times New Roman" w:ascii="Times New Roman" w:hAnsi="Times New Roman"/>
          <w:sz w:val="24"/>
          <w:szCs w:val="24"/>
        </w:rPr>
        <w:t>malapportionment,</w:t>
      </w:r>
      <w:r>
        <w:rPr>
          <w:rFonts w:cs="Times New Roman" w:ascii="Times New Roman" w:hAnsi="Times New Roman"/>
          <w:spacing w:val="2"/>
          <w:sz w:val="24"/>
          <w:szCs w:val="24"/>
        </w:rPr>
        <w:t xml:space="preserve"> </w:t>
      </w:r>
      <w:r>
        <w:rPr>
          <w:rFonts w:cs="Times New Roman" w:ascii="Times New Roman" w:hAnsi="Times New Roman"/>
          <w:sz w:val="24"/>
          <w:szCs w:val="24"/>
        </w:rPr>
        <w:t>turnout</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Differences,</w:t>
      </w:r>
      <w:r>
        <w:rPr>
          <w:rFonts w:cs="Times New Roman" w:ascii="Times New Roman" w:hAnsi="Times New Roman"/>
          <w:spacing w:val="2"/>
          <w:sz w:val="24"/>
          <w:szCs w:val="24"/>
        </w:rPr>
        <w:t xml:space="preserve"> </w:t>
      </w:r>
      <w:r>
        <w:rPr>
          <w:rFonts w:cs="Times New Roman" w:ascii="Times New Roman" w:hAnsi="Times New Roman"/>
          <w:sz w:val="24"/>
          <w:szCs w:val="24"/>
        </w:rPr>
        <w:t>and</w:t>
      </w:r>
      <w:r>
        <w:rPr>
          <w:rFonts w:cs="Times New Roman" w:ascii="Times New Roman" w:hAnsi="Times New Roman"/>
          <w:spacing w:val="1"/>
          <w:sz w:val="24"/>
          <w:szCs w:val="24"/>
        </w:rPr>
        <w:t xml:space="preserve"> </w:t>
      </w:r>
      <w:r>
        <w:rPr>
          <w:rFonts w:cs="Times New Roman" w:ascii="Times New Roman" w:hAnsi="Times New Roman"/>
          <w:sz w:val="24"/>
          <w:szCs w:val="24"/>
        </w:rPr>
        <w:t>the geographic</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distribution</w:t>
      </w:r>
      <w:r>
        <w:rPr>
          <w:rFonts w:cs="Times New Roman" w:ascii="Times New Roman" w:hAnsi="Times New Roman"/>
          <w:spacing w:val="-9"/>
          <w:sz w:val="24"/>
          <w:szCs w:val="24"/>
        </w:rPr>
        <w:t xml:space="preserve"> </w:t>
      </w:r>
      <w:r>
        <w:rPr>
          <w:rFonts w:cs="Times New Roman" w:ascii="Times New Roman" w:hAnsi="Times New Roman"/>
          <w:sz w:val="24"/>
          <w:szCs w:val="24"/>
        </w:rPr>
        <w:t>of</w:t>
      </w:r>
      <w:r>
        <w:rPr>
          <w:rFonts w:cs="Times New Roman" w:ascii="Times New Roman" w:hAnsi="Times New Roman"/>
          <w:spacing w:val="-9"/>
          <w:sz w:val="24"/>
          <w:szCs w:val="24"/>
        </w:rPr>
        <w:t xml:space="preserve"> </w:t>
      </w:r>
      <w:r>
        <w:rPr>
          <w:rFonts w:cs="Times New Roman" w:ascii="Times New Roman" w:hAnsi="Times New Roman"/>
          <w:sz w:val="24"/>
          <w:szCs w:val="24"/>
        </w:rPr>
        <w:t>party</w:t>
      </w:r>
      <w:r>
        <w:rPr>
          <w:rFonts w:cs="Times New Roman" w:ascii="Times New Roman" w:hAnsi="Times New Roman"/>
          <w:spacing w:val="-10"/>
          <w:sz w:val="24"/>
          <w:szCs w:val="24"/>
        </w:rPr>
        <w:t xml:space="preserve"> </w:t>
      </w:r>
      <w:r>
        <w:rPr>
          <w:rFonts w:cs="Times New Roman" w:ascii="Times New Roman" w:hAnsi="Times New Roman"/>
          <w:spacing w:val="-2"/>
          <w:sz w:val="24"/>
          <w:szCs w:val="24"/>
        </w:rPr>
        <w:t>vote</w:t>
      </w:r>
      <w:r>
        <w:rPr>
          <w:rFonts w:cs="Times New Roman" w:ascii="Times New Roman" w:hAnsi="Times New Roman"/>
          <w:spacing w:val="-9"/>
          <w:sz w:val="24"/>
          <w:szCs w:val="24"/>
        </w:rPr>
        <w:t xml:space="preserve"> </w:t>
      </w:r>
      <w:r>
        <w:rPr>
          <w:rFonts w:cs="Times New Roman" w:ascii="Times New Roman" w:hAnsi="Times New Roman"/>
          <w:spacing w:val="-3"/>
          <w:sz w:val="24"/>
          <w:szCs w:val="24"/>
        </w:rPr>
        <w:t>shares.”</w:t>
      </w:r>
      <w:r>
        <w:rPr>
          <w:rFonts w:cs="Times New Roman" w:ascii="Times New Roman" w:hAnsi="Times New Roman"/>
          <w:spacing w:val="-9"/>
          <w:sz w:val="24"/>
          <w:szCs w:val="24"/>
        </w:rPr>
        <w:t xml:space="preserve"> </w:t>
      </w:r>
      <w:r>
        <w:rPr>
          <w:rFonts w:cs="Times New Roman" w:ascii="Times New Roman" w:hAnsi="Times New Roman"/>
          <w:i/>
          <w:iCs/>
          <w:spacing w:val="-1"/>
          <w:sz w:val="24"/>
          <w:szCs w:val="24"/>
        </w:rPr>
        <w:t>Electoral</w:t>
      </w:r>
      <w:r>
        <w:rPr>
          <w:rFonts w:cs="Times New Roman" w:ascii="Times New Roman" w:hAnsi="Times New Roman"/>
          <w:i/>
          <w:iCs/>
          <w:spacing w:val="-10"/>
          <w:sz w:val="24"/>
          <w:szCs w:val="24"/>
        </w:rPr>
        <w:t xml:space="preserve"> </w:t>
      </w:r>
      <w:r>
        <w:rPr>
          <w:rFonts w:cs="Times New Roman" w:ascii="Times New Roman" w:hAnsi="Times New Roman"/>
          <w:i/>
          <w:iCs/>
          <w:sz w:val="24"/>
          <w:szCs w:val="24"/>
        </w:rPr>
        <w:t>Studies</w:t>
      </w:r>
      <w:r>
        <w:rPr>
          <w:rFonts w:cs="Times New Roman" w:ascii="Times New Roman" w:hAnsi="Times New Roman"/>
          <w:i/>
          <w:iCs/>
          <w:spacing w:val="-9"/>
          <w:sz w:val="24"/>
          <w:szCs w:val="24"/>
        </w:rPr>
        <w:t xml:space="preserve"> </w:t>
      </w:r>
      <w:r>
        <w:rPr>
          <w:rFonts w:cs="Times New Roman" w:ascii="Times New Roman" w:hAnsi="Times New Roman"/>
          <w:sz w:val="24"/>
          <w:szCs w:val="24"/>
        </w:rPr>
        <w:t>16(4):457–70.</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rPr>
        <w:t xml:space="preserve">Handley, Lisa., &amp; Grofman, Bernard. (Eds.). (2008). </w:t>
      </w:r>
      <w:r>
        <w:rPr>
          <w:rFonts w:eastAsia="Times New Roman" w:cs="Times New Roman" w:ascii="Times New Roman" w:hAnsi="Times New Roman"/>
          <w:i/>
          <w:color w:val="222222"/>
          <w:sz w:val="24"/>
          <w:szCs w:val="24"/>
        </w:rPr>
        <w:t>Redistricting in comparative perspective</w:t>
      </w:r>
      <w:r>
        <w:rPr>
          <w:rFonts w:eastAsia="Times New Roman" w:cs="Times New Roman" w:ascii="Times New Roman" w:hAnsi="Times New Roman"/>
          <w:color w:val="222222"/>
          <w:sz w:val="24"/>
          <w:szCs w:val="24"/>
        </w:rPr>
        <w:t>. Oxford: Oxford University Press.</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Instituto Federal Electoral (2013). Acuerdo del Consejo General del Instituto Federal Electoral por el que se aprueba el presupuesto del Instituto Federal Electoral para el ejercicio fiscal del año 2013. CG12/2013, pg. 142. México, D.F. En: </w:t>
      </w:r>
      <w:hyperlink r:id="rId7">
        <w:r>
          <w:rPr>
            <w:rStyle w:val="InternetLink"/>
            <w:rFonts w:eastAsia="Times New Roman" w:cs="Times New Roman" w:ascii="Times New Roman" w:hAnsi="Times New Roman"/>
            <w:sz w:val="24"/>
            <w:szCs w:val="24"/>
            <w:lang w:val="es-MX"/>
          </w:rPr>
          <w:t>http://www2.ine.mx/docs/IFE-v2/DEA/DEA-PresupuestoInformes/DEA-PresupuestoIFE/PresupuestoIFE-docs/2013/CG12_2013_ppt_2013.pdf</w:t>
        </w:r>
      </w:hyperlink>
      <w:r>
        <w:rPr>
          <w:rFonts w:eastAsia="Times New Roman" w:cs="Times New Roman" w:ascii="Times New Roman" w:hAnsi="Times New Roman"/>
          <w:color w:val="000000"/>
          <w:sz w:val="24"/>
          <w:szCs w:val="24"/>
          <w:lang w:val="es-MX"/>
        </w:rPr>
        <w:t xml:space="preserve"> [5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hyperlink r:id="rId8">
        <w:r>
          <w:rPr>
            <w:rStyle w:val="InternetLink"/>
            <w:rFonts w:eastAsia="Times New Roman" w:cs="Times New Roman" w:ascii="Times New Roman" w:hAnsi="Times New Roman"/>
            <w:color w:val="1155CC"/>
            <w:sz w:val="24"/>
            <w:szCs w:val="24"/>
            <w:lang w:val="es-MX"/>
          </w:rPr>
          <w:t>http://www.ine.mx/docs/IFE-v2/DERFE/DERFE-CNV/2013/Redistritacion/CGe60213ap4.pdf</w:t>
        </w:r>
      </w:hyperlink>
      <w:r>
        <w:rPr>
          <w:rFonts w:eastAsia="Times New Roman" w:cs="Times New Roman" w:ascii="Times New Roman" w:hAnsi="Times New Roman"/>
          <w:color w:val="000000"/>
          <w:sz w:val="24"/>
          <w:szCs w:val="24"/>
          <w:lang w:val="es-MX"/>
        </w:rPr>
        <w:t xml:space="preserve"> [5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________</w:t>
      </w:r>
      <w:r>
        <w:rPr>
          <w:rFonts w:cs="Times New Roman" w:ascii="Times New Roman" w:hAnsi="Times New Roman"/>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eastAsia="Times New Roman" w:cs="Times New Roman" w:ascii="Times New Roman" w:hAnsi="Times New Roman"/>
          <w:color w:val="000000"/>
          <w:sz w:val="24"/>
          <w:szCs w:val="24"/>
          <w:lang w:val="es-MX"/>
        </w:rPr>
        <w:t>[5 de marzo de 2015].</w:t>
      </w:r>
    </w:p>
    <w:p>
      <w:pPr>
        <w:pStyle w:val="LOnormal"/>
        <w:spacing w:lineRule="auto" w:line="240" w:before="0" w:after="0"/>
        <w:ind w:left="720" w:right="0" w:hanging="720"/>
        <w:contextualSpacing/>
        <w:rPr>
          <w:rFonts w:cs="Times New Roman" w:ascii="Times New Roman" w:hAnsi="Times New Roman"/>
          <w:sz w:val="24"/>
          <w:szCs w:val="24"/>
          <w:lang w:val="es-MX"/>
        </w:rPr>
      </w:pPr>
      <w:r>
        <w:rPr>
          <w:rFonts w:cs="Times New Roman" w:ascii="Times New Roman" w:hAnsi="Times New Roman"/>
          <w:sz w:val="24"/>
          <w:szCs w:val="24"/>
          <w:lang w:val="es-MX"/>
        </w:rPr>
        <w:t>Instituto Nacional Electoral.</w:t>
      </w:r>
      <w:r>
        <w:rPr>
          <w:rFonts w:cs="Times New Roman" w:ascii="Times New Roman" w:hAnsi="Times New Roman"/>
          <w:spacing w:val="-9"/>
          <w:sz w:val="24"/>
          <w:szCs w:val="24"/>
          <w:lang w:val="es-MX"/>
        </w:rPr>
        <w:t xml:space="preserve"> (</w:t>
      </w:r>
      <w:r>
        <w:rPr>
          <w:rFonts w:cs="Times New Roman" w:ascii="Times New Roman" w:hAnsi="Times New Roman"/>
          <w:sz w:val="24"/>
          <w:szCs w:val="24"/>
          <w:lang w:val="es-MX"/>
        </w:rPr>
        <w:t>2015).</w:t>
      </w:r>
      <w:r>
        <w:rPr>
          <w:rFonts w:cs="Times New Roman" w:ascii="Times New Roman" w:hAnsi="Times New Roman"/>
          <w:spacing w:val="15"/>
          <w:sz w:val="24"/>
          <w:szCs w:val="24"/>
          <w:lang w:val="es-MX"/>
        </w:rPr>
        <w:t xml:space="preserve"> </w:t>
      </w:r>
      <w:r>
        <w:rPr>
          <w:rFonts w:cs="Times New Roman" w:ascii="Times New Roman" w:hAnsi="Times New Roman"/>
          <w:sz w:val="24"/>
          <w:szCs w:val="24"/>
          <w:lang w:val="es-MX"/>
        </w:rPr>
        <w:t>“Modelo</w:t>
      </w:r>
      <w:r>
        <w:rPr>
          <w:rFonts w:cs="Times New Roman" w:ascii="Times New Roman" w:hAnsi="Times New Roman"/>
          <w:spacing w:val="-8"/>
          <w:sz w:val="24"/>
          <w:szCs w:val="24"/>
          <w:lang w:val="es-MX"/>
        </w:rPr>
        <w:t xml:space="preserve"> </w:t>
      </w:r>
      <w:r>
        <w:rPr>
          <w:rFonts w:cs="Times New Roman" w:ascii="Times New Roman" w:hAnsi="Times New Roman"/>
          <w:sz w:val="24"/>
          <w:szCs w:val="24"/>
          <w:lang w:val="es-MX"/>
        </w:rPr>
        <w:t>Matemático</w:t>
      </w:r>
      <w:r>
        <w:rPr>
          <w:rFonts w:cs="Times New Roman" w:ascii="Times New Roman" w:hAnsi="Times New Roman"/>
          <w:spacing w:val="-9"/>
          <w:sz w:val="24"/>
          <w:szCs w:val="24"/>
          <w:lang w:val="es-MX"/>
        </w:rPr>
        <w:t xml:space="preserve"> </w:t>
      </w:r>
      <w:r>
        <w:rPr>
          <w:rFonts w:cs="Times New Roman" w:ascii="Times New Roman" w:hAnsi="Times New Roman"/>
          <w:sz w:val="24"/>
          <w:szCs w:val="24"/>
          <w:lang w:val="es-MX"/>
        </w:rPr>
        <w:t>y</w:t>
      </w:r>
      <w:r>
        <w:rPr>
          <w:rFonts w:cs="Times New Roman" w:ascii="Times New Roman" w:hAnsi="Times New Roman"/>
          <w:spacing w:val="-8"/>
          <w:sz w:val="24"/>
          <w:szCs w:val="24"/>
          <w:lang w:val="es-MX"/>
        </w:rPr>
        <w:t xml:space="preserve"> </w:t>
      </w:r>
      <w:r>
        <w:rPr>
          <w:rFonts w:cs="Times New Roman" w:ascii="Times New Roman" w:hAnsi="Times New Roman"/>
          <w:spacing w:val="-2"/>
          <w:sz w:val="24"/>
          <w:szCs w:val="24"/>
          <w:lang w:val="es-MX"/>
        </w:rPr>
        <w:t>Algorítmos.”</w:t>
      </w:r>
      <w:r>
        <w:rPr>
          <w:rFonts w:cs="Times New Roman" w:ascii="Times New Roman" w:hAnsi="Times New Roman"/>
          <w:spacing w:val="-9"/>
          <w:sz w:val="24"/>
          <w:szCs w:val="24"/>
          <w:lang w:val="es-MX"/>
        </w:rPr>
        <w:t xml:space="preserve"> Mexico D.F.: </w:t>
      </w:r>
      <w:r>
        <w:rPr>
          <w:rFonts w:cs="Times New Roman" w:ascii="Times New Roman" w:hAnsi="Times New Roman"/>
          <w:spacing w:val="-1"/>
          <w:sz w:val="24"/>
          <w:szCs w:val="24"/>
          <w:lang w:val="es-MX"/>
        </w:rPr>
        <w:t>Registro</w:t>
      </w:r>
      <w:r>
        <w:rPr>
          <w:rFonts w:cs="Times New Roman" w:ascii="Times New Roman" w:hAnsi="Times New Roman"/>
          <w:spacing w:val="-8"/>
          <w:sz w:val="24"/>
          <w:szCs w:val="24"/>
          <w:lang w:val="es-MX"/>
        </w:rPr>
        <w:t xml:space="preserve"> </w:t>
      </w:r>
      <w:r>
        <w:rPr>
          <w:rFonts w:cs="Times New Roman" w:ascii="Times New Roman" w:hAnsi="Times New Roman"/>
          <w:sz w:val="24"/>
          <w:szCs w:val="24"/>
          <w:lang w:val="es-MX"/>
        </w:rPr>
        <w:t>Federal</w:t>
      </w:r>
      <w:r>
        <w:rPr>
          <w:rFonts w:cs="Times New Roman" w:ascii="Times New Roman" w:hAnsi="Times New Roman"/>
          <w:spacing w:val="-9"/>
          <w:sz w:val="24"/>
          <w:szCs w:val="24"/>
          <w:lang w:val="es-MX"/>
        </w:rPr>
        <w:t xml:space="preserve"> </w:t>
      </w:r>
      <w:r>
        <w:rPr>
          <w:rFonts w:cs="Times New Roman" w:ascii="Times New Roman" w:hAnsi="Times New Roman"/>
          <w:sz w:val="24"/>
          <w:szCs w:val="24"/>
          <w:lang w:val="es-MX"/>
        </w:rPr>
        <w:t>de</w:t>
      </w:r>
      <w:r>
        <w:rPr>
          <w:rFonts w:cs="Times New Roman" w:ascii="Times New Roman" w:hAnsi="Times New Roman"/>
          <w:spacing w:val="-8"/>
          <w:sz w:val="24"/>
          <w:szCs w:val="24"/>
          <w:lang w:val="es-MX"/>
        </w:rPr>
        <w:t xml:space="preserve"> </w:t>
      </w:r>
      <w:r>
        <w:rPr>
          <w:rFonts w:cs="Times New Roman" w:ascii="Times New Roman" w:hAnsi="Times New Roman"/>
          <w:sz w:val="24"/>
          <w:szCs w:val="24"/>
          <w:lang w:val="es-MX"/>
        </w:rPr>
        <w:t>Electores.</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________ (2015a). Reglamento del Instituto Nacional Electoral en materia de Transparencia y Acceso a la Información Pública. En </w:t>
      </w:r>
      <w:hyperlink r:id="rId9">
        <w:r>
          <w:rPr>
            <w:rStyle w:val="InternetLink"/>
            <w:rFonts w:eastAsia="Times New Roman" w:cs="Times New Roman" w:ascii="Times New Roman" w:hAnsi="Times New Roman"/>
            <w:color w:val="1155CC"/>
            <w:sz w:val="24"/>
            <w:szCs w:val="24"/>
            <w:lang w:val="es-MX"/>
          </w:rPr>
          <w:t>http://norma.ine.mx/documents/27912/276852/2014_Regto_Transparencia.pdf/8dffabb3-fed9-421a-80f9-2b9ebff9d879</w:t>
        </w:r>
      </w:hyperlink>
      <w:r>
        <w:rPr>
          <w:rFonts w:eastAsia="Times New Roman" w:cs="Times New Roman" w:ascii="Times New Roman" w:hAnsi="Times New Roman"/>
          <w:color w:val="1155CC"/>
          <w:sz w:val="24"/>
          <w:szCs w:val="24"/>
          <w:u w:val="single"/>
          <w:lang w:val="es-MX"/>
        </w:rPr>
        <w:t xml:space="preserve"> </w:t>
      </w:r>
      <w:r>
        <w:rPr>
          <w:rFonts w:eastAsia="Times New Roman" w:cs="Times New Roman" w:ascii="Times New Roman" w:hAnsi="Times New Roman"/>
          <w:color w:val="000000"/>
          <w:sz w:val="24"/>
          <w:szCs w:val="24"/>
          <w:lang w:val="es-MX"/>
        </w:rPr>
        <w:t>[15 de marzo de 2015].</w:t>
      </w:r>
    </w:p>
    <w:p>
      <w:pPr>
        <w:pStyle w:val="LOnormal"/>
        <w:spacing w:lineRule="auto" w:line="240" w:before="0" w:after="0"/>
        <w:ind w:left="720" w:right="0" w:hanging="720"/>
        <w:contextualSpacing/>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Islas Colín, Alfredo. 2007. </w:t>
      </w:r>
      <w:r>
        <w:rPr>
          <w:rFonts w:cs="Times New Roman" w:ascii="Times New Roman" w:hAnsi="Times New Roman"/>
          <w:i/>
          <w:color w:val="00000A"/>
          <w:sz w:val="24"/>
          <w:szCs w:val="24"/>
          <w:lang w:val="es-MX"/>
        </w:rPr>
        <w:t>Elecciones y geografía electoral en México</w:t>
      </w:r>
      <w:r>
        <w:rPr>
          <w:rFonts w:cs="Times New Roman" w:ascii="Times New Roman" w:hAnsi="Times New Roman"/>
          <w:color w:val="00000A"/>
          <w:sz w:val="24"/>
          <w:szCs w:val="24"/>
          <w:lang w:val="es-MX"/>
        </w:rPr>
        <w:t xml:space="preserve">. Ciudad de México: Instituto Electoral del Distrito Federal- Miguel Ángel Porrúa.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López Levi, Liliana (2006). Redistritación electoral en México: logros pasados y retos futuros. </w:t>
      </w:r>
      <w:r>
        <w:rPr>
          <w:rFonts w:eastAsia="Times New Roman" w:cs="Times New Roman" w:ascii="Times New Roman" w:hAnsi="Times New Roman"/>
          <w:i/>
          <w:iCs/>
          <w:color w:val="222222"/>
          <w:sz w:val="24"/>
          <w:szCs w:val="24"/>
          <w:lang w:val="es-MX"/>
        </w:rPr>
        <w:t>Investigaciones geográficas</w:t>
      </w:r>
      <w:r>
        <w:rPr>
          <w:rFonts w:eastAsia="Times New Roman" w:cs="Times New Roman" w:ascii="Times New Roman" w:hAnsi="Times New Roman"/>
          <w:color w:val="222222"/>
          <w:sz w:val="24"/>
          <w:szCs w:val="24"/>
          <w:lang w:val="es-MX"/>
        </w:rPr>
        <w:t>, (61), 99-113.</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lang w:val="es-MX"/>
        </w:rPr>
        <w:t>López Levi, Liliana y Soto Reyes Garmendia, E. (2008). Federalismo y redistritación electoral en México. </w:t>
      </w:r>
      <w:r>
        <w:rPr>
          <w:rFonts w:eastAsia="Times New Roman" w:cs="Times New Roman" w:ascii="Times New Roman" w:hAnsi="Times New Roman"/>
          <w:i/>
          <w:iCs/>
          <w:color w:val="222222"/>
          <w:sz w:val="24"/>
          <w:szCs w:val="24"/>
        </w:rPr>
        <w:t>Política y cultura</w:t>
      </w:r>
      <w:r>
        <w:rPr>
          <w:rFonts w:eastAsia="Times New Roman" w:cs="Times New Roman" w:ascii="Times New Roman" w:hAnsi="Times New Roman"/>
          <w:color w:val="222222"/>
          <w:sz w:val="24"/>
          <w:szCs w:val="24"/>
        </w:rPr>
        <w:t>, (29), 125-147.</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 xml:space="preserve">Lujambio, Alonso and Horacio Vives Segl. (2008). “From politics to technicalities: Mexican redistricting in historical perspective.” In Redistricting in Comparative Perspective, ed. Lisa Handley and Bernard Grofman. Oxford: Oxford University Press. </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Magar, Eric, Alejandro Trelles, Micah Altman, y Michael McDonald (2015) “Components of Partisan Bias Originating from Single-Member Districts in Multi-Party Systems: The Case of Mexico.” </w:t>
      </w:r>
      <w:r>
        <w:rPr>
          <w:rFonts w:eastAsia="Times New Roman" w:cs="Times New Roman" w:ascii="Times New Roman" w:hAnsi="Times New Roman"/>
          <w:color w:val="000000"/>
          <w:sz w:val="24"/>
          <w:szCs w:val="24"/>
          <w:lang w:val="es-MX"/>
        </w:rPr>
        <w:t xml:space="preserve">University of Pittsburgh: Working paper.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Martínez Assad, Carlos R. (1990).</w:t>
      </w:r>
      <w:r>
        <w:rPr>
          <w:rStyle w:val="Appleconvertedspace"/>
          <w:rFonts w:eastAsia="Times New Roman" w:cs="Times New Roman" w:ascii="Times New Roman" w:hAnsi="Times New Roman"/>
          <w:color w:val="222222"/>
          <w:sz w:val="24"/>
          <w:szCs w:val="24"/>
          <w:lang w:val="es-MX"/>
        </w:rPr>
        <w:t> </w:t>
      </w:r>
      <w:r>
        <w:rPr>
          <w:rFonts w:eastAsia="Times New Roman" w:cs="Times New Roman" w:ascii="Times New Roman" w:hAnsi="Times New Roman"/>
          <w:i/>
          <w:iCs/>
          <w:color w:val="222222"/>
          <w:sz w:val="24"/>
          <w:szCs w:val="24"/>
          <w:lang w:val="es-MX"/>
        </w:rPr>
        <w:t>Balance y perspectivas de los estudios regionales en México</w:t>
      </w:r>
      <w:r>
        <w:rPr>
          <w:rFonts w:eastAsia="Times New Roman" w:cs="Times New Roman" w:ascii="Times New Roman" w:hAnsi="Times New Roman"/>
          <w:color w:val="222222"/>
          <w:sz w:val="24"/>
          <w:szCs w:val="24"/>
          <w:lang w:val="es-MX"/>
        </w:rPr>
        <w:t>. Miguel Angel Porrua, 1990.</w:t>
      </w:r>
    </w:p>
    <w:p>
      <w:pPr>
        <w:pStyle w:val="LOnormal"/>
        <w:spacing w:lineRule="auto" w:line="240" w:before="0" w:after="0"/>
        <w:ind w:left="720" w:right="0" w:hanging="720"/>
        <w:contextualSpacing/>
        <w:rPr>
          <w:rFonts w:cs="Times New Roman" w:ascii="Times New Roman" w:hAnsi="Times New Roman"/>
          <w:sz w:val="24"/>
          <w:szCs w:val="24"/>
          <w:lang w:val="es-MX"/>
        </w:rPr>
      </w:pPr>
      <w:r>
        <w:rPr>
          <w:rFonts w:cs="Times New Roman" w:ascii="Times New Roman" w:hAnsi="Times New Roman"/>
          <w:sz w:val="24"/>
          <w:szCs w:val="24"/>
          <w:lang w:val="es-MX"/>
        </w:rPr>
        <w:t>Molinar Horcasitas, Juan (1990). "Geografía electoral", en Martínez Assad, Carlos (coord.), Balance y perspectivas de los estudios regionales en México, México, CIIH-UNAM/Editorial Porrúa.</w:t>
      </w:r>
    </w:p>
    <w:p>
      <w:pPr>
        <w:pStyle w:val="LOnormal"/>
        <w:spacing w:lineRule="auto" w:line="240" w:before="0" w:after="0"/>
        <w:ind w:left="720" w:right="0" w:hanging="720"/>
        <w:contextualSpacing/>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Palacios Mora, Celia y Eruviel Tirado Cervantes. (2009). “</w:t>
      </w:r>
      <w:r>
        <w:rPr>
          <w:rFonts w:cs="Times New Roman" w:ascii="Times New Roman" w:hAnsi="Times New Roman"/>
          <w:sz w:val="24"/>
          <w:szCs w:val="24"/>
          <w:lang w:val="es-MX"/>
        </w:rPr>
        <w:t>Circunscripciones electorales plurinominales: configuración geográfica y equilibrio poblacional. 1977-2007”.</w:t>
      </w:r>
      <w:r>
        <w:rPr>
          <w:rFonts w:cs="Times New Roman" w:ascii="Times New Roman" w:hAnsi="Times New Roman"/>
          <w:color w:val="00000A"/>
          <w:sz w:val="24"/>
          <w:szCs w:val="24"/>
          <w:lang w:val="es-MX"/>
        </w:rPr>
        <w:t xml:space="preserve"> Investigaciones Geográficas, Boletín del Instituto de Geografía, UNAM. 69: 102-115. </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Presidencia de la República (2015). Decreto por el que se establece la regulación en materia de Datos Abiertos. </w:t>
      </w:r>
      <w:r>
        <w:rPr>
          <w:rFonts w:eastAsia="Times New Roman" w:cs="Times New Roman" w:ascii="Times New Roman" w:hAnsi="Times New Roman"/>
          <w:i/>
          <w:color w:val="000000"/>
          <w:sz w:val="24"/>
          <w:szCs w:val="24"/>
          <w:lang w:val="es-MX"/>
        </w:rPr>
        <w:t xml:space="preserve">México, D.F.: Diario Oficial de la Federación. 20 de Febrero de 2015. En: </w:t>
      </w:r>
      <w:hyperlink r:id="rId10">
        <w:r>
          <w:rPr>
            <w:rStyle w:val="InternetLink"/>
            <w:rFonts w:eastAsia="Times New Roman" w:cs="Times New Roman" w:ascii="Times New Roman" w:hAnsi="Times New Roman"/>
            <w:color w:val="1155CC"/>
            <w:sz w:val="24"/>
            <w:szCs w:val="24"/>
            <w:lang w:val="es-MX"/>
          </w:rPr>
          <w:t>http://www.dof.gob.mx/nota_detalle.php?codigo=5382838&amp;fecha=20/02/2015</w:t>
        </w:r>
      </w:hyperlink>
      <w:r>
        <w:rPr>
          <w:rFonts w:eastAsia="Times New Roman" w:cs="Times New Roman" w:ascii="Times New Roman" w:hAnsi="Times New Roman"/>
          <w:color w:val="1155CC"/>
          <w:sz w:val="24"/>
          <w:szCs w:val="24"/>
          <w:u w:val="single"/>
          <w:lang w:val="es-MX"/>
        </w:rPr>
        <w:t xml:space="preserve"> </w:t>
      </w:r>
      <w:r>
        <w:rPr>
          <w:rFonts w:eastAsia="Times New Roman" w:cs="Times New Roman" w:ascii="Times New Roman" w:hAnsi="Times New Roman"/>
          <w:color w:val="000000"/>
          <w:sz w:val="24"/>
          <w:szCs w:val="24"/>
          <w:lang w:val="es-MX"/>
        </w:rPr>
        <w:t>[18 de marzo de 2015].</w:t>
      </w:r>
    </w:p>
    <w:p>
      <w:pPr>
        <w:pStyle w:val="LOnormal"/>
        <w:spacing w:lineRule="auto" w:line="240" w:before="0" w:after="0"/>
        <w:ind w:left="720" w:right="0" w:hanging="720"/>
        <w:contextualSpacing/>
        <w:rPr>
          <w:rStyle w:val="InternetLink"/>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Robinson, David G. and Yu, Harlan and Zeller, William P. and Felten, Edward W. (2009). “Government Data and the Invisible Hand” Fall 2009. Yale Journal of Law &amp; Technology, Vol. 11, p. 160. </w:t>
      </w:r>
      <w:r>
        <w:rPr>
          <w:rFonts w:eastAsia="Times New Roman" w:cs="Times New Roman" w:ascii="Times New Roman" w:hAnsi="Times New Roman"/>
          <w:color w:val="000000"/>
          <w:sz w:val="24"/>
          <w:szCs w:val="24"/>
          <w:lang w:val="es-MX"/>
        </w:rPr>
        <w:t>En at SSRN:</w:t>
      </w:r>
      <w:hyperlink r:id="rId11">
        <w:r>
          <w:rPr>
            <w:rStyle w:val="InternetLink"/>
            <w:rFonts w:eastAsia="Times New Roman" w:cs="Times New Roman" w:ascii="Times New Roman" w:hAnsi="Times New Roman"/>
            <w:color w:val="000000"/>
            <w:sz w:val="24"/>
            <w:szCs w:val="24"/>
            <w:lang w:val="es-MX"/>
          </w:rPr>
          <w:t>http://ssrn.com/abstract=1138083</w:t>
        </w:r>
      </w:hyperlink>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lang w:val="es-MX"/>
        </w:rPr>
        <w:t xml:space="preserve">Rincón-García, E. A., Gutiérrez-Andrade, M. Á., de-los-Cobos-Silva, S. G., Lara-Velázquez, P., Mora-Gutiérrez, R. A., &amp; Ponsich, A. (2015). </w:t>
      </w:r>
      <w:r>
        <w:rPr>
          <w:rFonts w:eastAsia="Times New Roman" w:cs="Times New Roman" w:ascii="Times New Roman" w:hAnsi="Times New Roman"/>
          <w:color w:val="222222"/>
          <w:sz w:val="24"/>
          <w:szCs w:val="24"/>
        </w:rPr>
        <w:t>ABC, A Viable Algorithm for the Political Districting Problem. In </w:t>
      </w:r>
      <w:r>
        <w:rPr>
          <w:rFonts w:eastAsia="Times New Roman" w:cs="Times New Roman" w:ascii="Times New Roman" w:hAnsi="Times New Roman"/>
          <w:i/>
          <w:iCs/>
          <w:color w:val="222222"/>
          <w:sz w:val="24"/>
          <w:szCs w:val="24"/>
        </w:rPr>
        <w:t>Scientific Methods for the Treatment of Uncertainty in Social Sciences</w:t>
      </w:r>
      <w:r>
        <w:rPr>
          <w:rFonts w:eastAsia="Times New Roman" w:cs="Times New Roman" w:ascii="Times New Roman" w:hAnsi="Times New Roman"/>
          <w:color w:val="222222"/>
          <w:sz w:val="24"/>
          <w:szCs w:val="24"/>
        </w:rPr>
        <w:t> (pp. 269-278). Springer International Publishing.</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rPr>
        <w:t xml:space="preserve">Shugart, Matthew and Martin P. Wattenberg, eds. (2001). </w:t>
      </w:r>
      <w:r>
        <w:rPr>
          <w:rFonts w:eastAsia="Times New Roman" w:cs="Times New Roman" w:ascii="Times New Roman" w:hAnsi="Times New Roman"/>
          <w:i/>
          <w:color w:val="00000A"/>
          <w:sz w:val="24"/>
          <w:szCs w:val="24"/>
        </w:rPr>
        <w:t>Mixed-Member Electoral Systems: The Best of Both Worlds?</w:t>
      </w:r>
      <w:r>
        <w:rPr>
          <w:rFonts w:eastAsia="Times New Roman" w:cs="Times New Roman" w:ascii="Times New Roman" w:hAnsi="Times New Roman"/>
          <w:color w:val="00000A"/>
          <w:sz w:val="24"/>
          <w:szCs w:val="24"/>
        </w:rPr>
        <w:t xml:space="preserve"> </w:t>
      </w:r>
      <w:r>
        <w:rPr>
          <w:rFonts w:eastAsia="Times New Roman" w:cs="Times New Roman" w:ascii="Times New Roman" w:hAnsi="Times New Roman"/>
          <w:color w:val="00000A"/>
          <w:sz w:val="24"/>
          <w:szCs w:val="24"/>
          <w:lang w:val="es-MX"/>
        </w:rPr>
        <w:t>Oxford University Press, 2001.</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00000A"/>
          <w:sz w:val="24"/>
          <w:szCs w:val="24"/>
          <w:lang w:val="es-MX"/>
        </w:rPr>
        <w:t>Sonnleitner, Willibald</w:t>
      </w:r>
      <w:r>
        <w:rPr>
          <w:rFonts w:eastAsia="Times New Roman" w:cs="Times New Roman" w:ascii="Times New Roman" w:hAnsi="Times New Roman"/>
          <w:color w:val="222222"/>
          <w:sz w:val="24"/>
          <w:szCs w:val="24"/>
          <w:lang w:val="es-MX"/>
        </w:rPr>
        <w:t>. (2001). Los indígenas y la democratización electoral.</w:t>
      </w:r>
      <w:r>
        <w:rPr>
          <w:rStyle w:val="Appleconvertedspace"/>
          <w:rFonts w:eastAsia="Times New Roman" w:cs="Times New Roman" w:ascii="Times New Roman" w:hAnsi="Times New Roman"/>
          <w:color w:val="222222"/>
          <w:sz w:val="24"/>
          <w:szCs w:val="24"/>
          <w:lang w:val="es-MX"/>
        </w:rPr>
        <w:t> </w:t>
      </w:r>
      <w:r>
        <w:rPr>
          <w:rFonts w:eastAsia="Times New Roman" w:cs="Times New Roman" w:ascii="Times New Roman" w:hAnsi="Times New Roman"/>
          <w:i/>
          <w:iCs/>
          <w:color w:val="222222"/>
          <w:sz w:val="24"/>
          <w:szCs w:val="24"/>
          <w:lang w:val="es-MX"/>
        </w:rPr>
        <w:t>Una década de cambio político entre los tzotziles y tzeltales de Los Altos de Chiapas (1988-2000),(México: El Colegio de México-Instituto Federal Electoral)</w:t>
      </w:r>
      <w:r>
        <w:rPr>
          <w:rFonts w:eastAsia="Times New Roman" w:cs="Times New Roman" w:ascii="Times New Roman" w:hAnsi="Times New Roman"/>
          <w:color w:val="222222"/>
          <w:sz w:val="24"/>
          <w:szCs w:val="24"/>
          <w:lang w:val="es-MX"/>
        </w:rPr>
        <w:t>.</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________</w:t>
      </w:r>
      <w:r>
        <w:rPr>
          <w:rFonts w:eastAsia="Times New Roman" w:cs="Times New Roman" w:ascii="Times New Roman" w:hAnsi="Times New Roman"/>
          <w:color w:val="00000A"/>
          <w:sz w:val="24"/>
          <w:szCs w:val="24"/>
          <w:lang w:val="es-MX"/>
        </w:rPr>
        <w:t xml:space="preserve">. 2013. </w:t>
      </w:r>
      <w:r>
        <w:rPr>
          <w:rFonts w:eastAsia="Times New Roman" w:cs="Times New Roman" w:ascii="Times New Roman" w:hAnsi="Times New Roman"/>
          <w:i/>
          <w:iCs/>
          <w:color w:val="00000A"/>
          <w:sz w:val="24"/>
          <w:szCs w:val="24"/>
          <w:lang w:val="es-MX"/>
        </w:rPr>
        <w:t>La representación legislativa de los indígenas en México: De la representatividad descriptiva a una representación de mejor calidad</w:t>
      </w:r>
      <w:r>
        <w:rPr>
          <w:rFonts w:eastAsia="Times New Roman" w:cs="Times New Roman" w:ascii="Times New Roman" w:hAnsi="Times New Roman"/>
          <w:color w:val="00000A"/>
          <w:sz w:val="24"/>
          <w:szCs w:val="24"/>
          <w:lang w:val="es-MX"/>
        </w:rPr>
        <w:t>. Ciudad de México: Tribunal Electoral del Poder Judicial de la Federación.</w:t>
      </w:r>
      <w:r>
        <w:rPr>
          <w:rFonts w:eastAsia="Times New Roman" w:cs="Times New Roman" w:ascii="Times New Roman" w:hAnsi="Times New Roman"/>
          <w:color w:val="666666"/>
          <w:sz w:val="24"/>
          <w:szCs w:val="24"/>
          <w:lang w:val="es-MX"/>
        </w:rPr>
        <w:t xml:space="preserve"> </w:t>
      </w:r>
      <w:r>
        <w:rPr>
          <w:rFonts w:eastAsia="Times New Roman" w:cs="Times New Roman" w:ascii="Times New Roman" w:hAnsi="Times New Roman"/>
          <w:color w:val="00000A"/>
          <w:sz w:val="24"/>
          <w:szCs w:val="24"/>
          <w:lang w:val="es-MX"/>
        </w:rPr>
        <w:t>Disponible en</w:t>
      </w:r>
      <w:r>
        <w:rPr>
          <w:rFonts w:cs="Times New Roman" w:ascii="Times New Roman" w:hAnsi="Times New Roman"/>
          <w:color w:val="00000A"/>
          <w:sz w:val="24"/>
          <w:szCs w:val="24"/>
          <w:lang w:val="es-MX"/>
        </w:rPr>
        <w:t>:</w:t>
      </w:r>
      <w:r>
        <w:rPr>
          <w:rFonts w:cs="Times New Roman" w:ascii="Times New Roman" w:hAnsi="Times New Roman"/>
          <w:sz w:val="24"/>
          <w:szCs w:val="24"/>
          <w:lang w:val="es-MX"/>
        </w:rPr>
        <w:t xml:space="preserve"> </w:t>
      </w:r>
      <w:hyperlink r:id="rId12">
        <w:r>
          <w:rPr>
            <w:rStyle w:val="InternetLink"/>
            <w:rFonts w:cs="Times New Roman" w:ascii="Times New Roman" w:hAnsi="Times New Roman"/>
            <w:sz w:val="24"/>
            <w:szCs w:val="24"/>
            <w:lang w:val="es-MX"/>
          </w:rPr>
          <w:t>http://portal.te.gob.mx/sites/default/files/32_representacion.pdf</w:t>
        </w:r>
      </w:hyperlink>
      <w:r>
        <w:rPr>
          <w:rFonts w:cs="Times New Roman" w:ascii="Times New Roman" w:hAnsi="Times New Roman"/>
          <w:sz w:val="24"/>
          <w:szCs w:val="24"/>
          <w:lang w:val="es-MX"/>
        </w:rPr>
        <w:t xml:space="preserve">  </w:t>
      </w:r>
      <w:r>
        <w:rPr>
          <w:rFonts w:eastAsia="Times New Roman" w:cs="Times New Roman" w:ascii="Times New Roman" w:hAnsi="Times New Roman"/>
          <w:color w:val="000000"/>
          <w:sz w:val="24"/>
          <w:szCs w:val="24"/>
          <w:lang w:val="es-MX"/>
        </w:rPr>
        <w:t>[25 de junio de 2015].</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rPr>
      </w:pPr>
      <w:r>
        <w:rPr>
          <w:rFonts w:eastAsia="Times New Roman" w:cs="Times New Roman" w:ascii="Times New Roman" w:hAnsi="Times New Roman"/>
          <w:color w:val="000000"/>
          <w:sz w:val="24"/>
          <w:szCs w:val="24"/>
          <w:lang w:val="es-MX"/>
        </w:rPr>
        <w:t>________</w:t>
      </w:r>
      <w:r>
        <w:rPr>
          <w:rFonts w:eastAsia="Times New Roman" w:cs="Times New Roman" w:ascii="Times New Roman" w:hAnsi="Times New Roman"/>
          <w:color w:val="00000A"/>
          <w:sz w:val="24"/>
          <w:szCs w:val="24"/>
          <w:lang w:val="es-MX"/>
        </w:rPr>
        <w:t xml:space="preserve">. 2013a. “Explorando las dimensiones territoriales del comportamiento político: reflexiones teórico-metodológicas sobre la geografía electoral, la cartografía exploratoria y los enfoques espaciales del voto.” </w:t>
      </w:r>
      <w:r>
        <w:rPr>
          <w:rFonts w:eastAsia="Times New Roman" w:cs="Times New Roman" w:ascii="Times New Roman" w:hAnsi="Times New Roman"/>
          <w:i/>
          <w:iCs/>
          <w:color w:val="00000A"/>
          <w:sz w:val="24"/>
          <w:szCs w:val="24"/>
        </w:rPr>
        <w:t>Estudios Sociológicos</w:t>
      </w:r>
      <w:r>
        <w:rPr>
          <w:rFonts w:eastAsia="Times New Roman" w:cs="Times New Roman" w:ascii="Times New Roman" w:hAnsi="Times New Roman"/>
          <w:color w:val="00000A"/>
          <w:sz w:val="24"/>
          <w:szCs w:val="24"/>
        </w:rPr>
        <w:t>, 97-142.</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Sunlight Foundation (2010), “Ten Principles For Opening up Government Information”. Washington, DC: Sunlight Foundation. Agosto 11, 2010. En: </w:t>
      </w:r>
      <w:hyperlink r:id="rId13">
        <w:r>
          <w:rPr>
            <w:rStyle w:val="InternetLink"/>
            <w:rFonts w:eastAsia="Times New Roman" w:cs="Times New Roman" w:ascii="Times New Roman" w:hAnsi="Times New Roman"/>
            <w:color w:val="1155CC"/>
            <w:sz w:val="24"/>
            <w:szCs w:val="24"/>
          </w:rPr>
          <w:t>http://sunlightfoundation.com/policy/documents/ten-open-data-principles</w:t>
        </w:r>
      </w:hyperlink>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lang w:val="es-MX"/>
        </w:rPr>
        <w:t>[18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________ (2012). “Fronteras Electorales. Lecciones de la redistritación en México para California”.  </w:t>
      </w:r>
      <w:r>
        <w:rPr>
          <w:rFonts w:eastAsia="Times New Roman" w:cs="Times New Roman" w:ascii="Times New Roman" w:hAnsi="Times New Roman"/>
          <w:i/>
          <w:color w:val="000000"/>
          <w:sz w:val="24"/>
          <w:szCs w:val="24"/>
          <w:lang w:val="es-MX"/>
        </w:rPr>
        <w:t xml:space="preserve">Política y Gobierno. </w:t>
      </w:r>
      <w:r>
        <w:rPr>
          <w:rFonts w:eastAsia="Times New Roman" w:cs="Times New Roman" w:ascii="Times New Roman" w:hAnsi="Times New Roman"/>
          <w:color w:val="000000"/>
          <w:sz w:val="24"/>
          <w:szCs w:val="24"/>
          <w:lang w:val="es-MX"/>
        </w:rPr>
        <w:t xml:space="preserve">Ciudad de México: CIDE. Vol. XIX. No. 2. </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Trelles, Alejandro, Micah Altman, Eric Magar y Michael McDonald (2015). </w:t>
      </w:r>
      <w:r>
        <w:rPr>
          <w:rFonts w:eastAsia="Times New Roman" w:cs="Times New Roman" w:ascii="Times New Roman" w:hAnsi="Times New Roman"/>
          <w:color w:val="000000"/>
          <w:sz w:val="24"/>
          <w:szCs w:val="24"/>
        </w:rPr>
        <w:t xml:space="preserve">“Transparency, Automated Redistricting,  and Partisan Strategic Interaction: The Case of Mexico” Paper presented at the Electoral Integrity Workshop, San Francisco, CA. </w:t>
      </w:r>
      <w:r>
        <w:rPr>
          <w:rFonts w:eastAsia="Times New Roman" w:cs="Times New Roman" w:ascii="Times New Roman" w:hAnsi="Times New Roman"/>
          <w:color w:val="000000"/>
          <w:sz w:val="24"/>
          <w:szCs w:val="24"/>
          <w:lang w:val="es-MX"/>
        </w:rPr>
        <w:t>September 2015.</w:t>
      </w:r>
    </w:p>
    <w:p>
      <w:pPr>
        <w:pStyle w:val="LOnormal"/>
        <w:spacing w:lineRule="auto" w:line="240" w:before="0" w:after="0"/>
        <w:contextualSpacing/>
        <w:rPr>
          <w:rFonts w:eastAsia="Times New Roman" w:cs="Times New Roman" w:ascii="Times New Roman" w:hAnsi="Times New Roman"/>
          <w:color w:val="000000"/>
          <w:sz w:val="24"/>
          <w:lang w:val="es-MX"/>
        </w:rPr>
      </w:pPr>
      <w:bookmarkStart w:id="14" w:name="h.1fob9te"/>
      <w:bookmarkEnd w:id="14"/>
      <w:r>
        <w:rPr>
          <w:rFonts w:eastAsia="Times New Roman" w:cs="Times New Roman" w:ascii="Times New Roman" w:hAnsi="Times New Roman"/>
          <w:color w:val="000000"/>
          <w:sz w:val="24"/>
          <w:lang w:val="es-MX"/>
        </w:rPr>
        <w:t xml:space="preserve"> </w:t>
      </w:r>
    </w:p>
    <w:p>
      <w:pPr>
        <w:pStyle w:val="LOnormal"/>
        <w:spacing w:lineRule="auto" w:line="240"/>
        <w:rPr>
          <w:rFonts w:cs="Times New Roman" w:ascii="Times New Roman" w:hAnsi="Times New Roman"/>
          <w:lang w:val="es-MX"/>
        </w:rPr>
      </w:pPr>
      <w:r>
        <w:rPr>
          <w:rFonts w:cs="Times New Roman" w:ascii="Times New Roman" w:hAnsi="Times New Roman"/>
          <w:lang w:val="es-MX"/>
        </w:rPr>
      </w:r>
    </w:p>
    <w:p>
      <w:pPr>
        <w:pStyle w:val="LOnormal"/>
        <w:spacing w:lineRule="auto" w:line="240"/>
        <w:rPr>
          <w:rFonts w:cs="Times New Roman" w:ascii="Times New Roman" w:hAnsi="Times New Roman"/>
          <w:lang w:val="es-MX"/>
        </w:rPr>
      </w:pPr>
      <w:r>
        <w:rPr>
          <w:rFonts w:cs="Times New Roman" w:ascii="Times New Roman" w:hAnsi="Times New Roman"/>
          <w:lang w:val="es-MX"/>
        </w:rPr>
      </w:r>
    </w:p>
    <w:p>
      <w:pPr>
        <w:pStyle w:val="LOnormal"/>
        <w:pageBreakBefore/>
        <w:spacing w:lineRule="auto" w:line="240"/>
        <w:rPr>
          <w:rFonts w:cs="Times New Roman" w:ascii="Times New Roman" w:hAnsi="Times New Roman"/>
          <w:lang w:val="es-MX"/>
        </w:rPr>
      </w:pPr>
      <w:r>
        <w:rPr>
          <w:rFonts w:cs="Times New Roman" w:ascii="Times New Roman" w:hAnsi="Times New Roman"/>
          <w:lang w:val="es-MX"/>
        </w:rPr>
      </w:r>
    </w:p>
    <w:p>
      <w:pPr>
        <w:pStyle w:val="LOnormal1"/>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Diagrama 1. El proceso de redistritación en México</w:t>
      </w:r>
    </w:p>
    <w:p>
      <w:pPr>
        <w:pStyle w:val="LOnormal1"/>
        <w:spacing w:lineRule="auto" w:line="240"/>
        <w:jc w:val="center"/>
        <w:rPr>
          <w:rFonts w:cs="Times New Roman" w:ascii="Times New Roman" w:hAnsi="Times New Roman"/>
          <w:lang w:val="es-MX"/>
        </w:rPr>
      </w:pPr>
      <w:r>
        <w:rPr>
          <w:rFonts w:cs="Times New Roman" w:ascii="Times New Roman" w:hAnsi="Times New Roman"/>
          <w:lang w:val="es-MX"/>
        </w:rPr>
        <w:drawing>
          <wp:anchor behindDoc="0" distT="0" distB="0" distL="114300" distR="114300" simplePos="0" locked="0" layoutInCell="1" allowOverlap="1" relativeHeight="1">
            <wp:simplePos x="0" y="0"/>
            <wp:positionH relativeFrom="margin">
              <wp:posOffset>914400</wp:posOffset>
            </wp:positionH>
            <wp:positionV relativeFrom="paragraph">
              <wp:posOffset>74930</wp:posOffset>
            </wp:positionV>
            <wp:extent cx="3893820" cy="2256155"/>
            <wp:effectExtent l="0" t="0" r="0" b="0"/>
            <wp:wrapSquare wrapText="bothSides"/>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4"/>
                    <a:stretch>
                      <a:fillRect/>
                    </a:stretch>
                  </pic:blipFill>
                  <pic:spPr bwMode="auto">
                    <a:xfrm>
                      <a:off x="0" y="0"/>
                      <a:ext cx="3893820" cy="2256155"/>
                    </a:xfrm>
                    <a:prstGeom prst="rect">
                      <a:avLst/>
                    </a:prstGeom>
                    <a:noFill/>
                    <a:ln w="9525">
                      <a:noFill/>
                      <a:miter lim="800000"/>
                      <a:headEnd/>
                      <a:tailEnd/>
                    </a:ln>
                  </pic:spPr>
                </pic:pic>
              </a:graphicData>
            </a:graphic>
          </wp:anchor>
        </w:drawing>
      </w:r>
    </w:p>
    <w:p>
      <w:pPr>
        <w:pStyle w:val="LOnormal1"/>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1"/>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1"/>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1"/>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1"/>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1"/>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left"/>
        <w:rPr>
          <w:lang w:val="es-MX"/>
        </w:rPr>
      </w:pPr>
      <w:r>
        <w:rPr>
          <w:lang w:val="es-MX"/>
        </w:rPr>
      </w:r>
    </w:p>
    <w:p>
      <w:pPr>
        <w:pStyle w:val="LOnormal"/>
        <w:pageBreakBefore/>
        <w:spacing w:lineRule="auto" w:line="240"/>
        <w:jc w:val="left"/>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Cuadro 1. Disponibilidad de la información para la redistritación</w:t>
      </w:r>
    </w:p>
    <w:p>
      <w:pPr>
        <w:pStyle w:val="LOnormal"/>
        <w:spacing w:lineRule="auto" w:line="240"/>
        <w:jc w:val="center"/>
        <w:rPr>
          <w:lang w:val="es-MX"/>
        </w:rPr>
      </w:pPr>
      <w:r>
        <w:rPr>
          <w:lang w:val="es-MX"/>
        </w:rPr>
      </w:r>
    </w:p>
    <w:p>
      <w:pPr>
        <w:pStyle w:val="LOnormal"/>
        <w:spacing w:lineRule="auto" w:line="240"/>
        <w:rPr>
          <w:lang w:val="es-MX"/>
        </w:rPr>
      </w:pPr>
      <w:r>
        <w:rPr>
          <w:lang w:val="es-MX"/>
        </w:rPr>
        <w:t>(Hay una nueva versión, más compacta, del cuadro en excel para meter aquí)</w:t>
      </w:r>
    </w:p>
    <w:p>
      <w:pPr>
        <w:pStyle w:val="LOnormal"/>
        <w:spacing w:lineRule="auto" w:line="240"/>
        <w:jc w:val="center"/>
        <w:rPr>
          <w:lang w:val="es-MX"/>
        </w:rPr>
      </w:pPr>
      <w:r>
        <w:rPr>
          <w:lang w:val="es-MX"/>
        </w:rPr>
      </w:r>
    </w:p>
    <w:p>
      <w:pPr>
        <w:pStyle w:val="LOnormal"/>
        <w:pageBreakBefore/>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 xml:space="preserve">Diagrama 2. Distintos niveles de participación en la redistritación </w:t>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drawing>
          <wp:anchor behindDoc="1" distT="0" distB="0" distL="114300" distR="114300" simplePos="0" locked="0" layoutInCell="1" allowOverlap="1" relativeHeight="0">
            <wp:simplePos x="0" y="0"/>
            <wp:positionH relativeFrom="column">
              <wp:posOffset>685800</wp:posOffset>
            </wp:positionH>
            <wp:positionV relativeFrom="paragraph">
              <wp:posOffset>64135</wp:posOffset>
            </wp:positionV>
            <wp:extent cx="4910455" cy="3288665"/>
            <wp:effectExtent l="0" t="0" r="0" b="0"/>
            <wp:wrapNone/>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15"/>
                    <a:stretch>
                      <a:fillRect/>
                    </a:stretch>
                  </pic:blipFill>
                  <pic:spPr bwMode="auto">
                    <a:xfrm>
                      <a:off x="0" y="0"/>
                      <a:ext cx="4910455" cy="3288665"/>
                    </a:xfrm>
                    <a:prstGeom prst="rect">
                      <a:avLst/>
                    </a:prstGeom>
                    <a:noFill/>
                    <a:ln w="9525">
                      <a:noFill/>
                      <a:miter lim="800000"/>
                      <a:headEnd/>
                      <a:tailEnd/>
                    </a:ln>
                  </pic:spPr>
                </pic:pic>
              </a:graphicData>
            </a:graphic>
          </wp:anchor>
        </w:drawing>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lang w:val="es-MX"/>
        </w:rPr>
      </w:pPr>
      <w:r>
        <w:rPr>
          <w:lang w:val="es-MX"/>
        </w:rPr>
      </w:r>
    </w:p>
    <w:p>
      <w:pPr>
        <w:pStyle w:val="LOnormal"/>
        <w:pageBreakBefore/>
        <w:spacing w:lineRule="auto" w:line="240"/>
        <w:jc w:val="center"/>
        <w:rPr>
          <w:rFonts w:eastAsia="Times New Roman" w:cs="Times New Roman" w:ascii="Times New Roman" w:hAnsi="Times New Roman"/>
          <w:b/>
          <w:i/>
          <w:color w:val="000000"/>
          <w:sz w:val="24"/>
          <w:lang w:val="es-MX"/>
        </w:rPr>
      </w:pPr>
      <w:r>
        <w:rPr>
          <w:rFonts w:eastAsia="Times New Roman" w:cs="Times New Roman" w:ascii="Times New Roman" w:hAnsi="Times New Roman"/>
          <w:b/>
          <w:color w:val="000000"/>
          <w:sz w:val="24"/>
          <w:lang w:val="es-MX"/>
        </w:rPr>
        <w:t xml:space="preserve">Figura 1. Ejemplo de despliegue de la página de inicio del </w:t>
      </w:r>
      <w:r>
        <w:rPr>
          <w:rFonts w:eastAsia="Times New Roman" w:cs="Times New Roman" w:ascii="Times New Roman" w:hAnsi="Times New Roman"/>
          <w:b/>
          <w:i/>
          <w:color w:val="000000"/>
          <w:sz w:val="24"/>
          <w:lang w:val="es-MX"/>
        </w:rPr>
        <w:t>District Builder</w:t>
      </w:r>
    </w:p>
    <w:p>
      <w:pPr>
        <w:pStyle w:val="LOnormal"/>
        <w:spacing w:lineRule="auto" w:line="240"/>
        <w:jc w:val="center"/>
        <w:rPr>
          <w:rFonts w:cs="Times New Roman" w:ascii="Times New Roman" w:hAnsi="Times New Roman"/>
          <w:lang w:val="es-MX"/>
        </w:rPr>
      </w:pPr>
      <w:bookmarkStart w:id="15" w:name="h.tyjcwt"/>
      <w:bookmarkStart w:id="16" w:name="h.tyjcwt"/>
      <w:bookmarkEnd w:id="16"/>
      <w:r>
        <w:rPr>
          <w:rFonts w:cs="Times New Roman" w:ascii="Times New Roman" w:hAnsi="Times New Roman"/>
          <w:lang w:val="es-MX"/>
        </w:rPr>
        <w:drawing>
          <wp:anchor behindDoc="1" distT="0" distB="0" distL="114300" distR="114300" simplePos="0" locked="0" layoutInCell="1" allowOverlap="1" relativeHeight="2">
            <wp:simplePos x="0" y="0"/>
            <wp:positionH relativeFrom="margin">
              <wp:posOffset>342900</wp:posOffset>
            </wp:positionH>
            <wp:positionV relativeFrom="paragraph">
              <wp:posOffset>170815</wp:posOffset>
            </wp:positionV>
            <wp:extent cx="5257800" cy="3086100"/>
            <wp:effectExtent l="0" t="0" r="0" b="0"/>
            <wp:wrapNone/>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6"/>
                    <a:stretch>
                      <a:fillRect/>
                    </a:stretch>
                  </pic:blipFill>
                  <pic:spPr bwMode="auto">
                    <a:xfrm>
                      <a:off x="0" y="0"/>
                      <a:ext cx="5257800" cy="3086100"/>
                    </a:xfrm>
                    <a:prstGeom prst="rect">
                      <a:avLst/>
                    </a:prstGeom>
                    <a:noFill/>
                    <a:ln w="9525">
                      <a:noFill/>
                      <a:miter lim="800000"/>
                      <a:headEnd/>
                      <a:tailEnd/>
                    </a:ln>
                  </pic:spPr>
                </pic:pic>
              </a:graphicData>
            </a:graphic>
          </wp:anchor>
        </w:drawing>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lang w:val="es-MX"/>
        </w:rPr>
      </w:pPr>
      <w:r>
        <w:rPr>
          <w:lang w:val="es-MX"/>
        </w:rPr>
      </w:r>
    </w:p>
    <w:p>
      <w:pPr>
        <w:pStyle w:val="LOnormal"/>
        <w:pageBreakBefore/>
        <w:spacing w:lineRule="auto" w:line="240"/>
        <w:jc w:val="center"/>
        <w:rPr>
          <w:rFonts w:eastAsia="Times New Roman" w:cs="Times New Roman" w:ascii="Times New Roman" w:hAnsi="Times New Roman"/>
          <w:b/>
          <w:i/>
          <w:color w:val="000000"/>
          <w:sz w:val="24"/>
          <w:lang w:val="es-MX"/>
        </w:rPr>
      </w:pPr>
      <w:r>
        <w:rPr>
          <w:rFonts w:eastAsia="Times New Roman" w:cs="Times New Roman" w:ascii="Times New Roman" w:hAnsi="Times New Roman"/>
          <w:b/>
          <w:color w:val="000000"/>
          <w:sz w:val="24"/>
          <w:lang w:val="es-MX"/>
        </w:rPr>
        <w:t xml:space="preserve">Figura 2. Despliegue de la cartografía electoral del Estado de México a nivel seccional en el </w:t>
      </w:r>
      <w:r>
        <w:rPr>
          <w:rFonts w:eastAsia="Times New Roman" w:cs="Times New Roman" w:ascii="Times New Roman" w:hAnsi="Times New Roman"/>
          <w:b/>
          <w:i/>
          <w:color w:val="000000"/>
          <w:sz w:val="24"/>
          <w:lang w:val="es-MX"/>
        </w:rPr>
        <w:t>District Builder</w:t>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pPr>
      <w:r>
        <w:rPr/>
        <w:drawing>
          <wp:inline distT="114300" distB="114300" distL="114300" distR="114300">
            <wp:extent cx="5086350" cy="324231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7"/>
                    <a:stretch>
                      <a:fillRect/>
                    </a:stretch>
                  </pic:blipFill>
                  <pic:spPr bwMode="auto">
                    <a:xfrm>
                      <a:off x="0" y="0"/>
                      <a:ext cx="5086350" cy="3242310"/>
                    </a:xfrm>
                    <a:prstGeom prst="rect">
                      <a:avLst/>
                    </a:prstGeom>
                    <a:noFill/>
                    <a:ln w="9525">
                      <a:noFill/>
                      <a:miter lim="800000"/>
                      <a:headEnd/>
                      <a:tailEnd/>
                    </a:ln>
                  </pic:spPr>
                </pic:pic>
              </a:graphicData>
            </a:graphic>
          </wp:inline>
        </w:drawing>
      </w:r>
    </w:p>
    <w:p>
      <w:pPr>
        <w:pStyle w:val="LOnormal"/>
        <w:spacing w:lineRule="auto" w:line="240"/>
        <w:jc w:val="center"/>
        <w:rPr>
          <w:rFonts w:cs="Times New Roman" w:ascii="Times New Roman" w:hAnsi="Times New Roman"/>
        </w:rPr>
      </w:pPr>
      <w:r>
        <w:rPr>
          <w:rFonts w:cs="Times New Roman" w:ascii="Times New Roman" w:hAnsi="Times New Roman"/>
        </w:rPr>
      </w:r>
    </w:p>
    <w:p>
      <w:pPr>
        <w:pStyle w:val="Heading1"/>
        <w:spacing w:lineRule="auto" w:line="240"/>
        <w:rPr/>
      </w:pPr>
      <w:r>
        <w:rPr/>
      </w:r>
    </w:p>
    <w:p>
      <w:pPr>
        <w:pStyle w:val="Heading1"/>
        <w:pageBreakBefore/>
        <w:spacing w:lineRule="auto" w:line="240"/>
        <w:rPr>
          <w:rFonts w:eastAsia="Times New Roman" w:cs="Times New Roman" w:ascii="Times New Roman" w:hAnsi="Times New Roman"/>
          <w:b/>
          <w:sz w:val="24"/>
          <w:lang w:val="es-MX"/>
        </w:rPr>
      </w:pPr>
      <w:r>
        <w:rPr>
          <w:rFonts w:eastAsia="Times New Roman" w:cs="Times New Roman" w:ascii="Times New Roman" w:hAnsi="Times New Roman"/>
          <w:b/>
          <w:sz w:val="24"/>
          <w:lang w:val="es-MX"/>
        </w:rPr>
        <w:t>Apéndice en Internet. Datos abiertos e información pública necesaria para transparentar los procesos de redistritación</w:t>
      </w:r>
    </w:p>
    <w:p>
      <w:pPr>
        <w:pStyle w:val="Heading1"/>
        <w:spacing w:lineRule="auto" w:line="240" w:before="20" w:after="120"/>
        <w:rPr>
          <w:rFonts w:eastAsia="Times New Roman" w:cs="Times New Roman" w:ascii="Times New Roman" w:hAnsi="Times New Roman"/>
          <w:sz w:val="24"/>
          <w:lang w:val="es-MX"/>
        </w:rPr>
      </w:pPr>
      <w:bookmarkStart w:id="17" w:name="h.3znysh7"/>
      <w:bookmarkEnd w:id="17"/>
      <w:r>
        <w:rPr>
          <w:rFonts w:eastAsia="Times New Roman" w:cs="Times New Roman" w:ascii="Times New Roman" w:hAnsi="Times New Roman"/>
          <w:sz w:val="24"/>
          <w:lang w:val="es-MX"/>
        </w:rPr>
        <w:t xml:space="preserve">En este documento enlistamos los datos e información generada con recursos públicos, por distintas instituciones del sector público en México, que deben estar abiertos, actualizados, y a disposición del público en un formato accesible, gratuito, y en un mismo sitio web, con el fin de </w:t>
      </w:r>
      <w:r>
        <w:rPr>
          <w:rFonts w:eastAsia="Times New Roman" w:cs="Times New Roman" w:ascii="Times New Roman" w:hAnsi="Times New Roman"/>
          <w:i/>
          <w:sz w:val="24"/>
          <w:lang w:val="es-MX"/>
        </w:rPr>
        <w:t>transparentar los procesos de redistritación en México</w:t>
      </w:r>
      <w:r>
        <w:rPr>
          <w:rFonts w:eastAsia="Times New Roman" w:cs="Times New Roman" w:ascii="Times New Roman" w:hAnsi="Times New Roman"/>
          <w:sz w:val="24"/>
          <w:lang w:val="es-MX"/>
        </w:rPr>
        <w:t xml:space="preserve">. </w:t>
      </w:r>
    </w:p>
    <w:p>
      <w:pPr>
        <w:pStyle w:val="LOnormal1"/>
        <w:spacing w:lineRule="auto" w:line="240"/>
        <w:rPr>
          <w:rFonts w:eastAsia="Times New Roman" w:cs="Times New Roman" w:ascii="Times New Roman" w:hAnsi="Times New Roman"/>
          <w:b/>
          <w:color w:val="000000"/>
          <w:sz w:val="24"/>
          <w:u w:val="single"/>
          <w:lang w:val="es-MX"/>
        </w:rPr>
      </w:pPr>
      <w:r>
        <w:rPr>
          <w:rFonts w:eastAsia="Times New Roman" w:cs="Times New Roman" w:ascii="Times New Roman" w:hAnsi="Times New Roman"/>
          <w:b/>
          <w:color w:val="000000"/>
          <w:sz w:val="24"/>
          <w:u w:val="single"/>
          <w:lang w:val="es-MX"/>
        </w:rPr>
        <w:t>Secretaría de Comunicaciones y Transportes (SCT)</w:t>
      </w:r>
    </w:p>
    <w:p>
      <w:pPr>
        <w:pStyle w:val="LOnormal1"/>
        <w:numPr>
          <w:ilvl w:val="0"/>
          <w:numId w:val="2"/>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Base de datos con las distancias, y tiempos de traslado, del sistema de carreteras en México a nivel estatal y municipal. </w:t>
      </w:r>
    </w:p>
    <w:p>
      <w:pPr>
        <w:pStyle w:val="LOnormal1"/>
        <w:spacing w:lineRule="auto" w:line="240"/>
        <w:rPr>
          <w:rFonts w:eastAsia="Times New Roman" w:cs="Times New Roman" w:ascii="Times New Roman" w:hAnsi="Times New Roman"/>
          <w:b/>
          <w:color w:val="000000"/>
          <w:sz w:val="24"/>
          <w:u w:val="single"/>
          <w:lang w:val="es-MX"/>
        </w:rPr>
      </w:pPr>
      <w:r>
        <w:rPr>
          <w:rFonts w:eastAsia="Times New Roman" w:cs="Times New Roman" w:ascii="Times New Roman" w:hAnsi="Times New Roman"/>
          <w:b/>
          <w:color w:val="000000"/>
          <w:sz w:val="24"/>
          <w:u w:val="single"/>
          <w:lang w:val="es-MX"/>
        </w:rPr>
        <w:t>Comisión Nacional para el Desarrollo de los Pueblos Indígenas (CDI)</w:t>
      </w:r>
    </w:p>
    <w:p>
      <w:pPr>
        <w:pStyle w:val="LOnormal1"/>
        <w:numPr>
          <w:ilvl w:val="0"/>
          <w:numId w:val="1"/>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Base de datos con la concentración de población indígena en México a nivel estatal y municipal. </w:t>
      </w:r>
    </w:p>
    <w:p>
      <w:pPr>
        <w:pStyle w:val="LOnormal1"/>
        <w:spacing w:lineRule="auto" w:line="240"/>
        <w:rPr>
          <w:rFonts w:eastAsia="Times New Roman" w:cs="Times New Roman" w:ascii="Times New Roman" w:hAnsi="Times New Roman"/>
          <w:b/>
          <w:color w:val="000000"/>
          <w:sz w:val="24"/>
          <w:u w:val="single"/>
          <w:lang w:val="es-MX"/>
        </w:rPr>
      </w:pPr>
      <w:r>
        <w:rPr>
          <w:rFonts w:eastAsia="Times New Roman" w:cs="Times New Roman" w:ascii="Times New Roman" w:hAnsi="Times New Roman"/>
          <w:b/>
          <w:color w:val="000000"/>
          <w:sz w:val="24"/>
          <w:u w:val="single"/>
          <w:lang w:val="es-MX"/>
        </w:rPr>
        <w:t>Instituto Nacional de Estadística y Geografía (INEGI)</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Base de datos con la cartografía administrativa a nivel nacional, estatal y municipal.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Base de datos con la cartografía administrativa y de accidentes geográficos a nivel nacional, estatal y municipal.</w:t>
      </w:r>
    </w:p>
    <w:p>
      <w:pPr>
        <w:pStyle w:val="LOnormal1"/>
        <w:spacing w:lineRule="auto" w:line="240"/>
        <w:rPr>
          <w:rFonts w:eastAsia="Times New Roman" w:cs="Times New Roman" w:ascii="Times New Roman" w:hAnsi="Times New Roman"/>
          <w:b/>
          <w:color w:val="000000"/>
          <w:sz w:val="24"/>
          <w:u w:val="single"/>
        </w:rPr>
      </w:pPr>
      <w:r>
        <w:rPr>
          <w:rFonts w:eastAsia="Times New Roman" w:cs="Times New Roman" w:ascii="Times New Roman" w:hAnsi="Times New Roman"/>
          <w:b/>
          <w:color w:val="000000"/>
          <w:sz w:val="24"/>
          <w:u w:val="single"/>
        </w:rPr>
        <w:t>INEGI-INE</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Base de datos con información censal a escalas geo-electorales (secciones electorales) a nivel estatal y municipal. </w:t>
      </w:r>
    </w:p>
    <w:p>
      <w:pPr>
        <w:pStyle w:val="LOnormal1"/>
        <w:spacing w:lineRule="auto" w:line="240"/>
        <w:rPr>
          <w:rFonts w:eastAsia="Times New Roman" w:cs="Times New Roman" w:ascii="Times New Roman" w:hAnsi="Times New Roman"/>
          <w:b/>
          <w:color w:val="000000"/>
          <w:sz w:val="24"/>
          <w:u w:val="single"/>
        </w:rPr>
      </w:pPr>
      <w:r>
        <w:rPr>
          <w:rFonts w:eastAsia="Times New Roman" w:cs="Times New Roman" w:ascii="Times New Roman" w:hAnsi="Times New Roman"/>
          <w:b/>
          <w:color w:val="000000"/>
          <w:sz w:val="24"/>
          <w:u w:val="single"/>
        </w:rPr>
        <w:t>Instituto Nacional Electoral</w:t>
      </w:r>
    </w:p>
    <w:p>
      <w:pPr>
        <w:pStyle w:val="LOnormal1"/>
        <w:numPr>
          <w:ilvl w:val="0"/>
          <w:numId w:val="3"/>
        </w:numPr>
        <w:spacing w:lineRule="auto" w:line="240" w:before="0" w:after="0"/>
        <w:ind w:left="0" w:right="0" w:firstLine="1080"/>
        <w:contextualSpacing/>
        <w:rPr>
          <w:rFonts w:eastAsia="Times New Roman" w:cs="Times New Roman" w:ascii="Times New Roman" w:hAnsi="Times New Roman"/>
          <w:b/>
          <w:color w:val="000000"/>
          <w:sz w:val="24"/>
        </w:rPr>
      </w:pPr>
      <w:r>
        <w:rPr>
          <w:rFonts w:eastAsia="Times New Roman" w:cs="Times New Roman" w:ascii="Times New Roman" w:hAnsi="Times New Roman"/>
          <w:b/>
          <w:color w:val="000000"/>
          <w:sz w:val="24"/>
        </w:rPr>
        <w:t>Información, normatividad y procedimientos</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Normatividad, criterios técnicos y legales, procedimientos, reglas operativas y acuerdos para los procesos de redistritación a nivel federal que han sido regulados por el IFE desde 1990 (1997, 2004 y 2013) y por el INE a partir de 2015.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Información generada por el IFE en los procesos de redistritación a nivel federal en 1997, 2004 y 2013, así como la información generada por el INE para los procesos de distritación federal y local generados a partir de 2015.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Información sobre los modelos y fórmulas matemáticas, así como la incorporación y ponderación de las distintas variables (criterios) en dichos modelos o fórmulas (también conocida como función de costo o función objetivo). </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Modelo matemático utilizado para propiciar que los distritos tengan formas circulares (lo más cercano a un polígono irregular), evitando la generación de formas irregulares. </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Algoritmo matemático determinístico que identifica imparcialmente los procesos de preservación de integridad municipal en todo el espacio de posibilidades conocido como “</w:t>
      </w:r>
      <w:r>
        <w:rPr>
          <w:rFonts w:eastAsia="Times New Roman" w:cs="Times New Roman" w:ascii="Times New Roman" w:hAnsi="Times New Roman"/>
          <w:i/>
          <w:color w:val="000000"/>
          <w:sz w:val="24"/>
          <w:lang w:val="es-MX"/>
        </w:rPr>
        <w:t>Proceso de preservación de integridad municipal”</w:t>
      </w:r>
      <w:r>
        <w:rPr>
          <w:rFonts w:eastAsia="Times New Roman" w:cs="Times New Roman" w:ascii="Times New Roman" w:hAnsi="Times New Roman"/>
          <w:color w:val="000000"/>
          <w:sz w:val="24"/>
          <w:lang w:val="es-MX"/>
        </w:rPr>
        <w:t>.</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Fórmulas, ponderadores y constantes de calibración para todas las entidades federativas.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Información derivada del proceso de interacción entre partidos políticos y la autoridad electoral durante los procesos de redistritación.</w:t>
      </w:r>
    </w:p>
    <w:p>
      <w:pPr>
        <w:pStyle w:val="LOnormal1"/>
        <w:spacing w:lineRule="auto" w:line="240" w:before="0" w:after="0"/>
        <w:ind w:left="720" w:right="0" w:hanging="0"/>
        <w:contextualSpacing/>
        <w:rPr>
          <w:rFonts w:cs="Times New Roman" w:ascii="Times New Roman" w:hAnsi="Times New Roman"/>
          <w:color w:val="000000"/>
          <w:sz w:val="24"/>
          <w:lang w:val="es-MX"/>
        </w:rPr>
      </w:pPr>
      <w:r>
        <w:rPr>
          <w:rFonts w:cs="Times New Roman" w:ascii="Times New Roman" w:hAnsi="Times New Roman"/>
          <w:color w:val="000000"/>
          <w:sz w:val="24"/>
          <w:lang w:val="es-MX"/>
        </w:rPr>
      </w:r>
    </w:p>
    <w:p>
      <w:pPr>
        <w:pStyle w:val="LOnormal1"/>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ab/>
        <w:t>II. Bases de datos</w:t>
      </w:r>
    </w:p>
    <w:p>
      <w:pPr>
        <w:pStyle w:val="LOnormal1"/>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Datos vinculados al proceso de redistritación</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Tabla de vecindades interseccionales e intermunicipales que el Sistema de Distritación utiliza para detectar la continuidad geográfica de los distritos a construir.</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404040"/>
          <w:sz w:val="24"/>
          <w:lang w:val="es-MX"/>
        </w:rPr>
      </w:pPr>
      <w:r>
        <w:rPr>
          <w:rFonts w:eastAsia="Times New Roman" w:cs="Times New Roman" w:ascii="Times New Roman" w:hAnsi="Times New Roman"/>
          <w:color w:val="404040"/>
          <w:sz w:val="24"/>
          <w:lang w:val="es-MX"/>
        </w:rPr>
        <w:t xml:space="preserve">Bases cartográficas con áreas, perímetros, vecindades y coordenadas de centroides/rectángulos que contienen secciones. </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Tablas de tiempos de traslado interseccionales o intermunicipales, para cada una de las 32 entidades federativas, las cuales sirven de insumo al Sistema de Distritación.</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Cartografía electoral vigente a nivel nacional, estatal, municipal, distrital y seccional generada por el IFE/INE para los procesos de redistritación a nivel federal y local. </w:t>
      </w:r>
    </w:p>
    <w:p>
      <w:pPr>
        <w:pStyle w:val="LOnormal1"/>
        <w:spacing w:lineRule="auto" w:line="240"/>
        <w:ind w:left="720" w:right="0" w:hanging="0"/>
        <w:rPr>
          <w:rFonts w:cs="Times New Roman" w:ascii="Times New Roman" w:hAnsi="Times New Roman"/>
          <w:lang w:val="es-MX"/>
        </w:rPr>
      </w:pPr>
      <w:r>
        <w:rPr>
          <w:rFonts w:cs="Times New Roman" w:ascii="Times New Roman" w:hAnsi="Times New Roman"/>
          <w:lang w:val="es-MX"/>
        </w:rPr>
      </w:r>
    </w:p>
    <w:p>
      <w:pPr>
        <w:pStyle w:val="LOnormal1"/>
        <w:spacing w:lineRule="auto" w:line="240"/>
        <w:jc w:val="center"/>
        <w:rPr>
          <w:rFonts w:eastAsia="Times New Roman" w:cs="Times New Roman" w:ascii="Times New Roman" w:hAnsi="Times New Roman"/>
          <w:b/>
          <w:color w:val="000000"/>
          <w:sz w:val="24"/>
        </w:rPr>
      </w:pPr>
      <w:r>
        <w:rPr>
          <w:rFonts w:eastAsia="Times New Roman" w:cs="Times New Roman" w:ascii="Times New Roman" w:hAnsi="Times New Roman"/>
          <w:b/>
          <w:color w:val="000000"/>
          <w:sz w:val="24"/>
        </w:rPr>
        <w:t>Datos electorales</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Base de datos con el número de electores, resultados electorales y participación electoral a nivel estatal, municipal, distrital y seccional. </w:t>
      </w:r>
    </w:p>
    <w:p>
      <w:pPr>
        <w:pStyle w:val="LOnormal1"/>
        <w:spacing w:lineRule="auto" w:line="240" w:before="0" w:after="0"/>
        <w:ind w:left="720" w:right="0" w:hanging="0"/>
        <w:contextualSpacing/>
        <w:rPr>
          <w:rFonts w:cs="Times New Roman" w:ascii="Times New Roman" w:hAnsi="Times New Roman"/>
          <w:color w:val="000000"/>
          <w:sz w:val="24"/>
          <w:lang w:val="es-MX"/>
        </w:rPr>
      </w:pPr>
      <w:r>
        <w:rPr>
          <w:rFonts w:cs="Times New Roman" w:ascii="Times New Roman" w:hAnsi="Times New Roman"/>
          <w:color w:val="000000"/>
          <w:sz w:val="24"/>
          <w:lang w:val="es-MX"/>
        </w:rPr>
      </w:r>
    </w:p>
    <w:p>
      <w:pPr>
        <w:pStyle w:val="LOnormal1"/>
        <w:spacing w:lineRule="auto" w:line="240"/>
        <w:ind w:left="0" w:right="0" w:firstLine="720"/>
        <w:rPr>
          <w:rFonts w:eastAsia="Times New Roman" w:cs="Times New Roman" w:ascii="Times New Roman" w:hAnsi="Times New Roman"/>
          <w:b/>
          <w:color w:val="000000"/>
          <w:sz w:val="24"/>
        </w:rPr>
      </w:pPr>
      <w:r>
        <w:rPr>
          <w:rFonts w:eastAsia="Times New Roman" w:cs="Times New Roman" w:ascii="Times New Roman" w:hAnsi="Times New Roman"/>
          <w:b/>
          <w:color w:val="000000"/>
          <w:sz w:val="24"/>
        </w:rPr>
        <w:t>III. Software</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Software de Distritación (o sistema de redistritación) diseñado por el IFE/INE y utilizado para operacionalizar los algoritmos de optimización combinatoria (recocido simulado, optimización por enjambre).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Plataforma de Indicadores (sistema de indicadores) desarrollado por el IFE/INE para evaluar las distintas propuestas generadas por el sistema de redistritación, el comité técnico, y los partidos políticos.</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Código fuente del Sistema de Distritación.  </w:t>
      </w:r>
    </w:p>
    <w:p>
      <w:pPr>
        <w:pStyle w:val="LOnormal"/>
        <w:spacing w:lineRule="auto" w:line="240"/>
        <w:rPr/>
      </w:pPr>
      <w:r>
        <w:rPr/>
      </w:r>
    </w:p>
    <w:sectPr>
      <w:footerReference w:type="default" r:id="rId18"/>
      <w:footnotePr>
        <w:numFmt w:val="decimal"/>
      </w:footnotePr>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 w:date="2015-10-16T13:44:00Z" w:initials=".">
    <w:p>
      <w:r>
        <w:rPr>
          <w:lang w:val="es-MX"/>
        </w:rPr>
        <w:t xml:space="preserve">Metí estos dos párrafos porque es necesario enfatizar desde el inicio los huecos en transparencia y participación.   </w:t>
      </w:r>
    </w:p>
  </w:comment>
  <w:comment w:id="1" w:author="..." w:date="2015-10-16T13:29:00Z" w:initials=".">
    <w:p>
      <w:r>
        <w:rPr>
          <w:lang w:val="es-MX"/>
        </w:rPr>
        <w:t xml:space="preserve">Este párrafo hacía falta para describir el contenido. </w:t>
      </w:r>
    </w:p>
  </w:comment>
  <w:comment w:id="2" w:author="..." w:date="2015-10-19T20:09:00Z" w:initials=".">
    <w:p>
      <w:r>
        <w:rPr>
          <w:lang w:val="es-MX"/>
        </w:rPr>
        <w:t xml:space="preserve"> No me queda claro qué tan necesario es ahondar en este tema porque de eso hablamos en el strategy paper…</w:t>
      </w:r>
    </w:p>
  </w:comment>
  <w:comment w:id="3" w:author="Unknown Author" w:date="2015-10-21T17:00:00Z" w:initials="">
    <w:p>
      <w:r>
        <w:rPr>
          <w:rFonts w:ascii="Ubuntu" w:hAnsi="Ubuntu"/>
          <w:i/>
          <w:sz w:val="16"/>
          <w:lang w:val="es-MX"/>
        </w:rPr>
        <w:t>Reply to ... (10/19/2015, 20:09): "..."</w:t>
      </w:r>
    </w:p>
    <w:p>
      <w:r>
        <w:rPr>
          <w:rFonts w:ascii="Ubuntu" w:hAnsi="Ubuntu"/>
          <w:sz w:val="20"/>
          <w:lang w:val="es-MX"/>
        </w:rPr>
        <w:t>Esto lo puse en vez del diagrama. Si al referee le gustó, habría que dejarlo. Pero creo que el diagrama ocupa espacio y aporta poco. Dejaré por ahora el texto para decidir, al final, si preferimos la versión gráfica o la descripción.</w:t>
      </w:r>
    </w:p>
  </w:comment>
  <w:comment w:id="4" w:author="..." w:date="2015-10-19T18:08:00Z" w:initials=".">
    <w:p>
      <w:r>
        <w:rPr>
          <w:lang w:val="es-MX"/>
        </w:rPr>
        <w:t>Aquí podríamos meter el diagrama que sugieres en uno de los comentarios, pero creo que extendería el texto. ¿Cómo ves? ¿Lo metemos?</w:t>
      </w:r>
    </w:p>
  </w:comment>
  <w:comment w:id="5" w:author="..." w:date="2015-10-19T18:08:00Z" w:initials=".">
    <w:p>
      <w:r>
        <w:rPr>
          <w:lang w:val="es-MX"/>
        </w:rPr>
        <w:t xml:space="preserve">Estas preguntas son centrales para el texto y la justificación de la nota. </w:t>
      </w:r>
    </w:p>
  </w:comment>
  <w:comment w:id="6" w:author="..." w:date="2015-10-19T18:08:00Z" w:initials=".">
    <w:p>
      <w:r>
        <w:rPr>
          <w:lang w:val="es-MX"/>
        </w:rPr>
        <w:t xml:space="preserve">Aquí enfatizamos la falta de información  en los procesos locales.  </w:t>
      </w:r>
    </w:p>
  </w:comment>
  <w:comment w:id="7" w:author="..." w:date="2015-10-20T00:15:00Z" w:initials=".">
    <w:p>
      <w:r>
        <w:rPr>
          <w:lang w:val="es-MX"/>
        </w:rPr>
        <w:t>Ejemplo emblemtico del abuso  a nivel local.</w:t>
      </w:r>
    </w:p>
  </w:comment>
  <w:comment w:id="8" w:author="..." w:date="2015-10-19T18:08:00Z" w:initials=".">
    <w:p>
      <w:r>
        <w:rPr>
          <w:lang w:val="es-MX"/>
        </w:rPr>
        <w:t>Otra vez, una batería de preguntas que no se pueden responder con la infrmación que está disponible…</w:t>
      </w:r>
    </w:p>
  </w:comment>
  <w:comment w:id="9" w:author="..." w:date="2015-10-19T18:26:00Z" w:initials=".">
    <w:p>
      <w:r>
        <w:rPr>
          <w:lang w:val="es-MX"/>
        </w:rPr>
        <w:t>La redistritación en México no se ha politizado (discusión a petición de un reviewer) por la falta de reelección..</w:t>
      </w:r>
    </w:p>
  </w:comment>
  <w:comment w:id="10" w:author="..." w:date="2015-10-20T00:16:00Z" w:initials=".">
    <w:p>
      <w:r>
        <w:rPr>
          <w:lang w:val="es-MX"/>
        </w:rPr>
        <w:t>Explicación de por qué no se ha politizado…</w:t>
      </w:r>
    </w:p>
  </w:comment>
  <w:comment w:id="11" w:author="..." w:date="2015-10-19T17:59:00Z" w:initials=".">
    <w:p>
      <w:r>
        <w:rPr>
          <w:lang w:val="es-MX"/>
        </w:rPr>
        <w:t>Este párrafo responde a una de las observaciones de los reviewers (lit review)…</w:t>
      </w:r>
    </w:p>
  </w:comment>
  <w:comment w:id="12" w:author="..." w:date="2015-10-17T00:59:00Z" w:initials=".">
    <w:p>
      <w:r>
        <w:rPr>
          <w:lang w:val="es-MX"/>
        </w:rPr>
        <w:t>Este es el propósito de la Nota…</w:t>
      </w:r>
    </w:p>
  </w:comment>
  <w:comment w:id="13" w:author="..." w:date="2015-10-17T15:48:00Z" w:initials=".">
    <w:p>
      <w:r>
        <w:rPr>
          <w:lang w:val="es-MX"/>
        </w:rPr>
        <w:t xml:space="preserve">Aquí mencionamos la posibilidad de sesgo, aún en comisiones independientes. </w:t>
      </w:r>
    </w:p>
  </w:comment>
  <w:comment w:id="14" w:author="..." w:date="2015-10-20T00:19:00Z" w:initials=".">
    <w:p>
      <w:r>
        <w:rPr>
          <w:lang w:val="es-MX"/>
        </w:rPr>
        <w:t xml:space="preserve">Aquí estamos sugiriendo dos condiciones adicionales para garantizar la imparcialidad del proceso que no hacen Rossiter et al. (contribución teórica a petición de los 2 reviewers) </w:t>
      </w:r>
    </w:p>
  </w:comment>
  <w:comment w:id="15" w:author="..." w:date="2015-10-17T15:48:00Z" w:initials=".">
    <w:p>
      <w:r>
        <w:rPr>
          <w:lang w:val="es-MX"/>
        </w:rPr>
        <w:t xml:space="preserve">Mencionamos nuevamente estas dos precondiciones para garantizar la imparcialidad del proceso. </w:t>
      </w:r>
    </w:p>
  </w:comment>
  <w:comment w:id="16" w:author="..." w:date="2015-10-17T15:48:00Z" w:initials=".">
    <w:p>
      <w:r>
        <w:rPr>
          <w:lang w:val="es-MX"/>
        </w:rPr>
        <w:t xml:space="preserve">Aquí reiteramos el argumento anterior de comisiones controladas por la partidocracia… </w:t>
      </w:r>
    </w:p>
  </w:comment>
  <w:comment w:id="17" w:author="..." w:date="2015-10-16T20:05:00Z" w:initials=".">
    <w:p>
      <w:r>
        <w:rPr>
          <w:lang w:val="es-MX"/>
        </w:rPr>
        <w:t>Este texto era parte de la sección “</w:t>
      </w:r>
      <w:r>
        <w:rPr>
          <w:rFonts w:ascii="Times New Roman" w:hAnsi="Times New Roman" w:cs="Times New Roman"/>
          <w:color w:val="0000FF"/>
          <w:lang w:val="es-MX"/>
        </w:rPr>
        <w:t>2.2. Una agenda pendiente: el acceso a la información pública y la iniciativa de datos abiertos en México</w:t>
      </w:r>
      <w:r>
        <w:rPr>
          <w:lang w:val="es-MX"/>
        </w:rPr>
        <w:t>” en la version anterior…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ucida Grande">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Trebuchet MS">
    <w:charset w:val="01"/>
    <w:family w:val="roman"/>
    <w:pitch w:val="variable"/>
  </w:font>
  <w:font w:name="Georgia">
    <w:charset w:val="01"/>
    <w:family w:val="roman"/>
    <w:pitch w:val="variable"/>
  </w:font>
  <w:font w:name="Times">
    <w:altName w:val="Times New Roman"/>
    <w:charset w:val="01"/>
    <w:family w:val="roman"/>
    <w:pitch w:val="variable"/>
  </w:font>
  <w:font w:name="Ubuntu">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LOnormal"/>
      <w:spacing w:before="0" w:after="720"/>
      <w:jc w:val="right"/>
      <w:rPr/>
    </w:pPr>
    <w:r>
      <w:rPr/>
      <w:fldChar w:fldCharType="begin"/>
    </w:r>
    <w:r>
      <w:instrText> PAGE </w:instrText>
    </w:r>
    <w:r>
      <w:fldChar w:fldCharType="separate"/>
    </w:r>
    <w:r>
      <w:t>2</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lang w:val="es-MX"/>
        </w:rPr>
      </w:pPr>
      <w:r>
        <w:rPr>
          <w:rStyle w:val="Footnotereference"/>
        </w:rPr>
        <w:footnoteRef/>
        <w:tab/>
      </w:r>
      <w:r>
        <w:rPr>
          <w:lang w:val="es-MX"/>
        </w:rPr>
        <w:t xml:space="preserve"> </w:t>
      </w:r>
      <w:r>
        <w:rPr>
          <w:lang w:val="es-MX"/>
        </w:rPr>
        <w:t>Agradecemos los comentarios y sugerencias formuladas por los dictaminadores anónimos en el proceso de revisión por pares. También agradecemos al Departamento de Cartografía del Instituto Nacional Electoral, por compartir con nosotros su experiencia en los procesos automatizados de redistritación desde 1996.</w:t>
      </w:r>
    </w:p>
  </w:footnote>
  <w:footnote w:id="3">
    <w:p>
      <w:pPr>
        <w:pStyle w:val="Footnote"/>
        <w:rPr>
          <w:rFonts w:cs="Times New Roman"/>
          <w:lang w:val="es-MX"/>
        </w:rPr>
      </w:pPr>
      <w:r>
        <w:rPr>
          <w:rFonts w:cs="Times New Roman"/>
          <w:vertAlign w:val="superscript"/>
        </w:rPr>
        <w:footnoteRef/>
        <w:tab/>
      </w:r>
      <w:r>
        <w:rPr>
          <w:rFonts w:cs="Times New Roman"/>
          <w:lang w:val="es-MX"/>
        </w:rPr>
        <w:t xml:space="preserve">Alejandro Trelles, </w:t>
      </w:r>
      <w:r>
        <w:rPr>
          <w:rStyle w:val="InternetLink"/>
          <w:rFonts w:cs="Times New Roman"/>
          <w:lang w:val="es-MX"/>
        </w:rPr>
        <w:t>lat44@pitt.edu</w:t>
      </w:r>
      <w:r>
        <w:rPr>
          <w:rFonts w:cs="Times New Roman"/>
          <w:lang w:val="es-MX"/>
        </w:rPr>
        <w:t xml:space="preserve">, es candidato a doctor en ciencia política por la Universidad de Pittsburgh, 4600 Wesley W. Posvar Hall, Pittsburgh, PA, 15260. Tel: +1(412)9790715. Micah Altman, </w:t>
      </w:r>
      <w:r>
        <w:rPr>
          <w:rStyle w:val="InternetLink"/>
          <w:rFonts w:cs="Times New Roman"/>
          <w:lang w:val="es-MX"/>
        </w:rPr>
        <w:t>escience@mit.edu</w:t>
      </w:r>
      <w:r>
        <w:rPr>
          <w:rFonts w:cs="Times New Roman"/>
          <w:lang w:val="es-MX"/>
        </w:rPr>
        <w:t xml:space="preserve">, Es director de investigación en el programa de ciencia de la información en el Instituto de Tecnológico de Massachusetts (MIT), E25-131, 77 Massachusetts Ave, Massachusetts Institute of Technology, Cambridge, Massachusetts, 02139. Tel: +1(585)4664224. Eric Magar, </w:t>
      </w:r>
      <w:r>
        <w:rPr>
          <w:rStyle w:val="InternetLink"/>
          <w:rFonts w:cs="Times New Roman"/>
          <w:lang w:val="es-MX"/>
        </w:rPr>
        <w:t>emagar@itam.mx</w:t>
      </w:r>
      <w:r>
        <w:rPr>
          <w:rFonts w:cs="Times New Roman"/>
          <w:lang w:val="es-MX"/>
        </w:rPr>
        <w:t xml:space="preserve">, es profesor de tiempo completo en el departamento de ciencia política del Instituto Tecnológico Autónomo de México, Río Hondo 1, Progreso Tizapán, México, D.F., 01000. Tel: +52(55)56284079. Michael P. McDonald, </w:t>
      </w:r>
      <w:r>
        <w:rPr>
          <w:rStyle w:val="InternetLink"/>
          <w:rFonts w:cs="Times New Roman"/>
          <w:lang w:val="es-MX"/>
        </w:rPr>
        <w:t>Michael.mcdonald@ufl.edu</w:t>
      </w:r>
      <w:r>
        <w:rPr>
          <w:rFonts w:cs="Times New Roman"/>
          <w:lang w:val="es-MX"/>
        </w:rPr>
        <w:t xml:space="preserve">, es profesor investigador en departamento de ciencia política de la Universidad de Florida, 234 Anderson Hall, Gainesville, Florida, 32611. Tel: +1(352)3920262. </w:t>
      </w:r>
    </w:p>
    <w:p>
      <w:pPr>
        <w:pStyle w:val="Footnote"/>
        <w:rPr/>
      </w:pPr>
      <w:r>
        <w:rPr/>
      </w:r>
    </w:p>
    <w:p>
      <w:pPr>
        <w:pStyle w:val="Footnote"/>
        <w:rPr/>
      </w:pPr>
      <w:r>
        <w:rPr/>
      </w:r>
    </w:p>
  </w:footnote>
  <w:footnote w:id="4">
    <w:p>
      <w:pPr>
        <w:pStyle w:val="Footnote"/>
        <w:rPr>
          <w:lang w:val="es-MX"/>
        </w:rPr>
      </w:pPr>
      <w:r>
        <w:rPr>
          <w:rStyle w:val="Footnotereference"/>
        </w:rPr>
        <w:footnoteRef/>
        <w:tab/>
      </w:r>
      <w:r>
        <w:rPr>
          <w:lang w:val="es-MX"/>
        </w:rPr>
        <w:t xml:space="preserve"> </w:t>
      </w:r>
      <w:r>
        <w:rPr>
          <w:lang w:val="es-MX"/>
        </w:rPr>
        <w:t>Véase, por ejemplo, la misión del Open Government Partnership en http://www.opengovpartnership.org.</w:t>
      </w:r>
    </w:p>
  </w:footnote>
  <w:footnote w:id="5">
    <w:p>
      <w:pPr>
        <w:pStyle w:val="Footnote"/>
        <w:rPr>
          <w:color w:val="00000A"/>
          <w:lang w:val="es-MX"/>
        </w:rPr>
      </w:pPr>
      <w:r>
        <w:rPr>
          <w:rStyle w:val="Footnotereference"/>
          <w:color w:val="00000A"/>
        </w:rPr>
        <w:footnoteRef/>
        <w:tab/>
      </w:r>
      <w:r>
        <w:rPr>
          <w:color w:val="00000A"/>
          <w:lang w:val="es-MX"/>
        </w:rPr>
        <w:t xml:space="preserve"> </w:t>
      </w:r>
      <w:r>
        <w:rPr>
          <w:color w:val="00000A"/>
          <w:lang w:val="es-MX"/>
        </w:rPr>
        <w:t>Para una evaluación de las cinco circunscripciones plurinominales a nivel federal, que eligen 40 diputados cada una, véase Palacios Mora y Tirado Cervantes 2009.</w:t>
      </w:r>
    </w:p>
  </w:footnote>
  <w:footnote w:id="6">
    <w:p>
      <w:pPr>
        <w:pStyle w:val="Footnote"/>
        <w:rPr>
          <w:lang w:val="es-MX"/>
        </w:rPr>
      </w:pPr>
      <w:r>
        <w:rPr/>
        <w:footnoteRef/>
        <w:tab/>
      </w:r>
      <w:r>
        <w:rPr>
          <w:lang w:val="es-MX"/>
        </w:rPr>
        <w:t xml:space="preserve"> </w:t>
      </w:r>
      <w:r>
        <w:rPr>
          <w:lang w:val="es-MX"/>
        </w:rPr>
        <w:t>Para una discusión crítica del proceso de optimización automatizado, vea Magar et al. 2015.</w:t>
      </w:r>
    </w:p>
  </w:footnote>
  <w:footnote w:id="7">
    <w:p>
      <w:pPr>
        <w:pStyle w:val="Footnote"/>
        <w:rPr>
          <w:rStyle w:val="InternetLink"/>
          <w:lang w:val="es-MX"/>
        </w:rPr>
      </w:pPr>
      <w:r>
        <w:rPr>
          <w:rStyle w:val="Footnotereference"/>
        </w:rPr>
        <w:footnoteRef/>
        <w:tab/>
      </w:r>
      <w:r>
        <w:rPr>
          <w:lang w:val="es-MX"/>
        </w:rPr>
        <w:t xml:space="preserve"> </w:t>
      </w:r>
      <w:r>
        <w:rPr>
          <w:lang w:val="es-MX"/>
        </w:rPr>
        <w:t xml:space="preserve">Pueden consultarse en </w:t>
      </w:r>
      <w:r>
        <w:rPr>
          <w:rStyle w:val="InternetLink"/>
          <w:lang w:val="es-MX"/>
        </w:rPr>
        <w:t>http://cartografia.ife.org.mx/</w:t>
      </w:r>
      <w:r>
        <w:rPr>
          <w:lang w:val="es-MX"/>
        </w:rPr>
        <w:t xml:space="preserve">  y </w:t>
      </w:r>
      <w:r>
        <w:rPr>
          <w:rStyle w:val="InternetLink"/>
          <w:lang w:val="es-MX"/>
        </w:rPr>
        <w:t>http://www.ine.mx/archivos3/portal/historico/contenido/Geografia_Electoral_y_Cartografia/.</w:t>
      </w:r>
    </w:p>
    <w:p>
      <w:pPr>
        <w:pStyle w:val="Footnote"/>
        <w:rPr/>
      </w:pPr>
      <w:r>
        <w:rPr/>
      </w:r>
    </w:p>
  </w:footnote>
  <w:footnote w:id="8">
    <w:p>
      <w:pPr>
        <w:pStyle w:val="Footnote"/>
        <w:rPr>
          <w:lang w:val="es-MX"/>
        </w:rPr>
      </w:pPr>
      <w:r>
        <w:rPr>
          <w:rStyle w:val="Footnotereference"/>
        </w:rPr>
        <w:footnoteRef/>
        <w:tab/>
      </w:r>
      <w:r>
        <w:rPr>
          <w:lang w:val="es-MX"/>
        </w:rPr>
        <w:t xml:space="preserve"> </w:t>
      </w:r>
      <w:r>
        <w:rPr>
          <w:lang w:val="es-MX"/>
        </w:rPr>
        <w:t xml:space="preserve">Para más detalles sobre la política de datos abiertos en México se puede ver el </w:t>
      </w:r>
      <w:r>
        <w:rPr>
          <w:rFonts w:cs="Times New Roman"/>
          <w:i/>
          <w:lang w:val="es-MX"/>
        </w:rPr>
        <w:t>Decreto por el que se establece la regulación en materia de Datos Abiertos</w:t>
      </w:r>
      <w:r>
        <w:rPr>
          <w:i/>
          <w:lang w:val="es-MX"/>
        </w:rPr>
        <w:t xml:space="preserve"> </w:t>
      </w:r>
      <w:r>
        <w:rPr>
          <w:lang w:val="es-MX"/>
        </w:rPr>
        <w:t>(Presidencia 2015).</w:t>
      </w:r>
    </w:p>
  </w:footnote>
  <w:footnote w:id="9">
    <w:p>
      <w:pPr>
        <w:pStyle w:val="Footnote"/>
        <w:rPr>
          <w:rFonts w:cs="Times New Roman"/>
          <w:lang w:val="es-MX"/>
        </w:rPr>
      </w:pPr>
      <w:r>
        <w:rPr>
          <w:rStyle w:val="Footnotereference"/>
          <w:rFonts w:cs="Times New Roman"/>
        </w:rPr>
        <w:footnoteRef/>
        <w:tab/>
      </w:r>
      <w:r>
        <w:rPr>
          <w:rFonts w:cs="Times New Roman"/>
          <w:lang w:val="es-MX"/>
        </w:rPr>
        <w:t xml:space="preserve"> </w:t>
      </w:r>
      <w:r>
        <w:rPr>
          <w:rFonts w:cs="Times New Roman"/>
          <w:lang w:val="es-MX"/>
        </w:rPr>
        <w:t xml:space="preserve">Hoy por hoy, es extremadamente difícil conseguir los archivos vectoriales (archivos tipo MDB, </w:t>
      </w:r>
      <w:r>
        <w:rPr>
          <w:rFonts w:eastAsia="Times New Roman" w:cs="Times New Roman"/>
          <w:color w:val="333333"/>
          <w:shd w:fill="F5F5F5" w:val="clear"/>
          <w:lang w:val="es-MX"/>
        </w:rPr>
        <w:t>Mapinfo, Shapefile y Smartstore</w:t>
      </w:r>
      <w:r>
        <w:rPr>
          <w:rFonts w:cs="Times New Roman"/>
          <w:i/>
          <w:lang w:val="es-MX"/>
        </w:rPr>
        <w:t>)</w:t>
      </w:r>
      <w:r>
        <w:rPr>
          <w:rFonts w:cs="Times New Roman"/>
          <w:lang w:val="es-MX"/>
        </w:rPr>
        <w:t xml:space="preserve"> de la cartografía electoral local en cada entidad. En algunos estados, las imágenes en pdf de los distritos locales están disponibles a través de los portales de internet, pero al solicitar los archivos –formal e informalmente– que permiten utilizar o replicar los escenarios distritales las autoridades suelen negar dicha información.</w:t>
      </w:r>
    </w:p>
  </w:footnote>
  <w:footnote w:id="10">
    <w:p>
      <w:pPr>
        <w:pStyle w:val="Footnote"/>
        <w:rPr>
          <w:lang w:val="es-MX"/>
        </w:rPr>
      </w:pPr>
      <w:r>
        <w:rPr>
          <w:rStyle w:val="Footnotereference"/>
          <w:rFonts w:cs="Times New Roman"/>
        </w:rPr>
        <w:footnoteRef/>
        <w:tab/>
      </w:r>
      <w:r>
        <w:rPr>
          <w:lang w:val="es-MX"/>
        </w:rPr>
        <w:t xml:space="preserve"> </w:t>
      </w:r>
      <w:r>
        <w:rPr>
          <w:lang w:val="es-MX"/>
        </w:rPr>
        <w:t xml:space="preserve">En gran medida, la decisión para centralizar la responsabilidad de los procesos de redistritación en los estados en el INE respondió a la ausencia de un sistema efectivo de </w:t>
      </w:r>
      <w:r>
        <w:rPr>
          <w:lang w:val="es-MX"/>
        </w:rPr>
        <w:t>fr</w:t>
      </w:r>
      <w:r>
        <w:rPr>
          <w:lang w:val="es-MX"/>
        </w:rPr>
        <w:t>e</w:t>
      </w:r>
      <w:r>
        <w:rPr>
          <w:lang w:val="es-MX"/>
        </w:rPr>
        <w:t>n</w:t>
      </w:r>
      <w:r>
        <w:rPr>
          <w:lang w:val="es-MX"/>
        </w:rPr>
        <w:t xml:space="preserve">os y contrapesos y a la falta de confianza de los mismos partidos a nivel nacional para que las autoridades electorales en los estados pudiesen llevar a cabo este proceso –así como otros aspectos clave de la administración electoral– de manera transparente e imparcial. </w:t>
      </w:r>
    </w:p>
  </w:footnote>
  <w:footnote w:id="11">
    <w:p>
      <w:pPr>
        <w:pStyle w:val="Footnote"/>
        <w:rPr>
          <w:lang w:val="es-MX"/>
        </w:rPr>
      </w:pPr>
      <w:r>
        <w:rPr>
          <w:rStyle w:val="Footnotereference"/>
        </w:rPr>
        <w:footnoteRef/>
        <w:tab/>
      </w:r>
      <w:r>
        <w:rPr>
          <w:lang w:val="es-MX"/>
        </w:rPr>
        <w:t xml:space="preserve"> </w:t>
      </w:r>
      <w:r>
        <w:rPr>
          <w:lang w:val="es-MX"/>
        </w:rPr>
        <w:t xml:space="preserve">En 2015 el INE aprobó la redistritación local en trece entidades: Aguascalientes, Baja California, Coahuila, Chihuahua, Durango, Nayarit, Oaxaca, Puebla, Quintana Roo, Tamaulipas, Tlaxcala,Veracruz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2">
    <w:p>
      <w:pPr>
        <w:pStyle w:val="Footnote"/>
        <w:rPr>
          <w:rFonts w:eastAsia="Tahoma"/>
          <w:lang w:val="es-MX"/>
        </w:rPr>
      </w:pPr>
      <w:r>
        <w:rPr>
          <w:rStyle w:val="Footnotereference"/>
        </w:rPr>
        <w:footnoteRef/>
        <w:tab/>
      </w:r>
      <w:r>
        <w:rPr>
          <w:lang w:val="es-MX"/>
        </w:rPr>
        <w:t xml:space="preserve"> </w:t>
      </w:r>
      <w:r>
        <w:rPr>
          <w:lang w:val="es-MX"/>
        </w:rPr>
        <w:t xml:space="preserve">La autoridad electoral había utilizado el algoritmo de optimización combinatoria conocido como “recocido simulado” para los proceos federales de redistritación en 2004 y en 2013, pero para los procsos locales decidó cambiar el algoritmo y utilizar </w:t>
      </w:r>
      <w:r>
        <w:rPr>
          <w:rFonts w:eastAsia="Tahoma"/>
          <w:lang w:val="es-MX"/>
        </w:rPr>
        <w:t xml:space="preserve">un algoritmo de búsqueda conicido como optimización por enjambre o “bee hive optimization”. Para más sobre los métodos de optimización utilizados por el IFE en 1996 y en 2006 los procesos de redistritación ver: Trelles y Martínez (2007). </w:t>
      </w:r>
    </w:p>
  </w:footnote>
  <w:footnote w:id="13">
    <w:p>
      <w:pPr>
        <w:pStyle w:val="Footnote"/>
        <w:rPr>
          <w:lang w:val="es-MX"/>
        </w:rPr>
      </w:pPr>
      <w:r>
        <w:rPr>
          <w:rStyle w:val="Footnotereference"/>
        </w:rPr>
        <w:footnoteRef/>
        <w:tab/>
      </w:r>
      <w:r>
        <w:rPr>
          <w:rStyle w:val="Footnotereference"/>
          <w:lang w:val="es-MX"/>
        </w:rPr>
        <w:t xml:space="preserve"> </w:t>
      </w:r>
      <w:r>
        <w:rPr>
          <w:lang w:val="es-MX"/>
        </w:rPr>
        <w:t>En 2005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4">
    <w:p>
      <w:pPr>
        <w:pStyle w:val="Footnote"/>
        <w:rPr>
          <w:lang w:val="es-MX"/>
        </w:rPr>
      </w:pPr>
      <w:r>
        <w:rPr>
          <w:rStyle w:val="Footnotereference"/>
        </w:rPr>
        <w:footnoteRef/>
        <w:tab/>
      </w:r>
      <w:r>
        <w:rPr>
          <w:rStyle w:val="Footnotereference"/>
          <w:lang w:val="es-MX"/>
        </w:rPr>
        <w:t xml:space="preserve"> </w:t>
      </w:r>
      <w:r>
        <w:rPr>
          <w:lang w:val="es-MX"/>
        </w:rPr>
        <w:t>Si el INE decide suspender otra vez el proceso de redistritación, y se utilizan los mismo distritos que se usaron en 2015, los distritos electorales en 2018 tendrían un desfase poblacional de casi dos décadas ya que la redistritación de 2006 está basada en los resultados del censo poblacional de 2000. Por otro lado, si la redistritación se lleva a cabo en 2016 con base en el censo de 2010, para la última elección del ciclo electoral de 4 periodos en 2027 habrá un desfase poblacional de 17 años en los distritos. Para más detalle sobre el efecto de sub y sobre representación (</w:t>
      </w:r>
      <w:r>
        <w:rPr>
          <w:i/>
          <w:lang w:val="es-MX"/>
        </w:rPr>
        <w:t xml:space="preserve">malapportionment) </w:t>
      </w:r>
      <w:r>
        <w:rPr>
          <w:lang w:val="es-MX"/>
        </w:rPr>
        <w:t xml:space="preserve">en México ver: Magar et al. (2015).  </w:t>
      </w:r>
    </w:p>
  </w:footnote>
  <w:footnote w:id="15">
    <w:p>
      <w:pPr>
        <w:pStyle w:val="Footnote"/>
        <w:rPr>
          <w:lang w:val="es-MX"/>
        </w:rPr>
      </w:pPr>
      <w:r>
        <w:rPr>
          <w:rStyle w:val="Footnotereference"/>
        </w:rPr>
        <w:footnoteRef/>
        <w:tab/>
      </w:r>
      <w:r>
        <w:rPr>
          <w:lang w:val="es-MX"/>
        </w:rPr>
        <w:t xml:space="preserve"> </w:t>
      </w:r>
      <w:r>
        <w:rPr>
          <w:lang w:val="es-MX"/>
        </w:rPr>
        <w:t>A partir de la redistritación de 2005, se crearon por primera ocasión 28 (de 300) distritos de mayoría indígena (Trelles y Martínez 2007). A pesar de que estos distritos tienen una base poblacional de al menos 40% de población indígena, no ha habido una discusión profunda sobre: 1) cómo la creación de distritos minoritarios ha afacetado la representación de este grupo en el Poder Legislativo, 2) si ha cambiado la calidad de la representación política de los pueblos indígenas a partir de estos cambios; y 3) hasta qué punto la inclusión de los pueblos indígenas en la representación política se ha transformado en políticas públicas que impacten de manera positiva a este grupo.</w:t>
      </w:r>
    </w:p>
  </w:footnote>
  <w:footnote w:id="16">
    <w:p>
      <w:pPr>
        <w:pStyle w:val="Footnote"/>
        <w:rPr>
          <w:lang w:val="es-MX"/>
        </w:rPr>
      </w:pPr>
      <w:r>
        <w:rPr>
          <w:rStyle w:val="Footnotereference"/>
        </w:rPr>
        <w:footnoteRef/>
        <w:tab/>
      </w:r>
      <w:r>
        <w:rPr>
          <w:lang w:val="es-MX"/>
        </w:rPr>
        <w:t xml:space="preserve"> </w:t>
      </w:r>
      <w:r>
        <w:rPr>
          <w:lang w:val="es-MX"/>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7">
    <w:p>
      <w:pPr>
        <w:pStyle w:val="Footnote"/>
        <w:rPr>
          <w:lang w:val="es-MX"/>
        </w:rPr>
      </w:pPr>
      <w:r>
        <w:rPr>
          <w:rStyle w:val="Footnotereference"/>
        </w:rPr>
        <w:footnoteRef/>
        <w:tab/>
      </w:r>
      <w:r>
        <w:rPr>
          <w:rStyle w:val="Footnotereference"/>
          <w:lang w:val="es-MX"/>
        </w:rPr>
        <w:t xml:space="preserve"> </w:t>
      </w:r>
      <w:r>
        <w:rPr>
          <w:lang w:val="es-MX"/>
        </w:rPr>
        <w:t>Hoy por hoy, la cartografía política local del Estado de México sólo está disponible en formato pdf, pero no están disponibles los archivos cartográficos que permitan replicar o analizar la información:</w:t>
      </w:r>
      <w:r>
        <w:rPr>
          <w:rStyle w:val="InternetLink"/>
          <w:lang w:val="es-MX"/>
        </w:rPr>
        <w:t>http://www.ieem.org.mx/numeralia/msd/msd01.html</w:t>
      </w:r>
      <w:r>
        <w:rPr>
          <w:lang w:val="es-MX"/>
        </w:rPr>
        <w:t xml:space="preserve"> (última consulta realizada en octubre de 2015).</w:t>
      </w:r>
    </w:p>
    <w:p>
      <w:pPr>
        <w:pStyle w:val="Footnote"/>
        <w:rPr/>
      </w:pPr>
      <w:r>
        <w:rPr/>
      </w:r>
    </w:p>
  </w:footnote>
  <w:footnote w:id="18">
    <w:p>
      <w:pPr>
        <w:pStyle w:val="Footnote"/>
        <w:rPr>
          <w:rFonts w:eastAsia="Times New Roman" w:cs="Times New Roman"/>
          <w:color w:val="000000"/>
          <w:lang w:val="es-MX"/>
        </w:rPr>
      </w:pPr>
      <w:r>
        <w:rPr>
          <w:vertAlign w:val="superscript"/>
        </w:rPr>
        <w:footnoteRef/>
        <w:tab/>
      </w:r>
      <w:r>
        <w:rPr>
          <w:rFonts w:eastAsia="Times New Roman" w:cs="Times New Roman"/>
          <w:color w:val="000000"/>
          <w:lang w:val="es-MX"/>
        </w:rPr>
        <w:t xml:space="preserve"> </w:t>
      </w:r>
      <w:r>
        <w:rPr>
          <w:rFonts w:eastAsia="Times New Roman" w:cs="Times New Roman"/>
          <w:color w:val="000000"/>
          <w:lang w:val="es-MX"/>
        </w:rPr>
        <w:t xml:space="preserve">Para más información sobre el proyecto de mapeo publico en EUA ver: </w:t>
      </w:r>
      <w:r>
        <w:rPr>
          <w:rStyle w:val="InternetLink"/>
          <w:rFonts w:eastAsia="Times New Roman" w:cs="Times New Roman"/>
          <w:color w:val="1155CC"/>
          <w:lang w:val="es-MX"/>
        </w:rPr>
        <w:t>http://www.publicmapping.org/</w:t>
      </w:r>
      <w:r>
        <w:rPr>
          <w:rFonts w:eastAsia="Times New Roman" w:cs="Times New Roman"/>
          <w:color w:val="1155CC"/>
          <w:u w:val="single"/>
          <w:lang w:val="es-MX"/>
        </w:rPr>
        <w:t xml:space="preserve"> </w:t>
      </w:r>
      <w:r>
        <w:rPr>
          <w:rFonts w:eastAsia="Times New Roman" w:cs="Times New Roman"/>
          <w:color w:val="000000"/>
          <w:lang w:val="es-MX"/>
        </w:rPr>
        <w:t xml:space="preserve">y </w:t>
      </w:r>
      <w:r>
        <w:rPr>
          <w:rStyle w:val="InternetLink"/>
          <w:rFonts w:eastAsia="Times New Roman" w:cs="Times New Roman"/>
          <w:color w:val="1155CC"/>
          <w:lang w:val="es-MX"/>
        </w:rPr>
        <w:t>http://informatics.mit.edu/publications/topic/gis</w:t>
      </w:r>
      <w:r>
        <w:rPr>
          <w:rFonts w:eastAsia="Times New Roman" w:cs="Times New Roman"/>
          <w:color w:val="000000"/>
          <w:lang w:val="es-MX"/>
        </w:rPr>
        <w:t xml:space="preserve">. </w:t>
      </w:r>
    </w:p>
  </w:footnote>
  <w:footnote w:id="19">
    <w:p>
      <w:pPr>
        <w:pStyle w:val="Footnote"/>
        <w:rPr>
          <w:rFonts w:eastAsia="Times New Roman" w:cs="Times New Roman"/>
          <w:color w:val="000000"/>
          <w:lang w:val="es-MX"/>
        </w:rPr>
      </w:pPr>
      <w:r>
        <w:rPr>
          <w:rStyle w:val="Footnotereference"/>
        </w:rPr>
        <w:footnoteRef/>
        <w:tab/>
      </w:r>
      <w:r>
        <w:rPr>
          <w:lang w:val="es-MX"/>
        </w:rPr>
        <w:t xml:space="preserve"> </w:t>
      </w:r>
      <w:r>
        <w:rPr>
          <w:lang w:val="es-MX"/>
        </w:rPr>
        <w:t xml:space="preserve">Los autores de este texto llevaron a cabo la adaptación del </w:t>
      </w:r>
      <w:r>
        <w:rPr>
          <w:i/>
          <w:lang w:val="es-MX"/>
        </w:rPr>
        <w:t xml:space="preserve">District Builder </w:t>
      </w:r>
      <w:r>
        <w:rPr>
          <w:lang w:val="es-MX"/>
        </w:rPr>
        <w:t xml:space="preserve">para el Estado de México y han presentado la plataforma en distintos foros nacionales e internacionales. Incluidos los seminarios internacionales de redistritación organizados por el INE en 2012 y 2013. </w:t>
      </w:r>
      <w:r>
        <w:rPr>
          <w:rFonts w:eastAsia="Times New Roman" w:cs="Times New Roman"/>
          <w:color w:val="000000"/>
          <w:lang w:val="es-MX"/>
        </w:rPr>
        <w:t xml:space="preserve">Para más información sobre el </w:t>
      </w:r>
      <w:r>
        <w:rPr>
          <w:rFonts w:eastAsia="Times New Roman" w:cs="Times New Roman"/>
          <w:i/>
          <w:color w:val="000000"/>
          <w:lang w:val="es-MX"/>
        </w:rPr>
        <w:t xml:space="preserve">District Builder y el Public Mapping Project </w:t>
      </w:r>
      <w:r>
        <w:rPr>
          <w:rFonts w:eastAsia="Times New Roman" w:cs="Times New Roman"/>
          <w:color w:val="000000"/>
          <w:lang w:val="es-MX"/>
        </w:rPr>
        <w:t xml:space="preserve">ver: </w:t>
      </w:r>
      <w:r>
        <w:rPr>
          <w:rStyle w:val="InternetLink"/>
          <w:rFonts w:eastAsia="Times New Roman" w:cs="Times New Roman"/>
          <w:color w:val="000000"/>
          <w:lang w:val="es-MX"/>
        </w:rPr>
        <w:t>http://en.wikipedia.org/wiki/DistrictBuilder</w:t>
      </w:r>
      <w:r>
        <w:rPr>
          <w:rFonts w:eastAsia="Times New Roman" w:cs="Times New Roman"/>
          <w:color w:val="000000"/>
          <w:lang w:val="es-MX"/>
        </w:rPr>
        <w:t>;</w:t>
      </w:r>
      <w:hyperlink r:id="rId1">
        <w:r>
          <w:rPr>
            <w:rStyle w:val="InternetLink"/>
            <w:rFonts w:eastAsia="Times New Roman" w:cs="Times New Roman"/>
            <w:color w:val="000000"/>
            <w:lang w:val="es-MX"/>
          </w:rPr>
          <w:t>http://www.azavea.com/products/districtbuilder/</w:t>
        </w:r>
      </w:hyperlink>
      <w:r>
        <w:rPr>
          <w:rFonts w:eastAsia="Times New Roman" w:cs="Times New Roman"/>
          <w:color w:val="000000"/>
          <w:lang w:val="es-MX"/>
        </w:rPr>
        <w:t xml:space="preserve">; y </w:t>
      </w:r>
      <w:hyperlink r:id="rId2">
        <w:r>
          <w:rPr>
            <w:rStyle w:val="InternetLink"/>
            <w:rFonts w:eastAsia="Times New Roman" w:cs="Times New Roman"/>
            <w:color w:val="000000"/>
            <w:lang w:val="es-MX"/>
          </w:rPr>
          <w:t>http://www.publicmapping.org/</w:t>
        </w:r>
      </w:hyperlink>
      <w:r>
        <w:rPr>
          <w:rFonts w:eastAsia="Times New Roman" w:cs="Times New Roman"/>
          <w:color w:val="000000"/>
          <w:lang w:val="es-MX"/>
        </w:rPr>
        <w: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2">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3">
    <w:lvl w:ilvl="0">
      <w:start w:val="1"/>
      <w:numFmt w:val="upperRoman"/>
      <w:lvlText w:val="%1."/>
      <w:lvlJc w:val="right"/>
      <w:pPr>
        <w:ind w:left="720" w:hanging="-1080"/>
      </w:pPr>
      <w:rPr>
        <w:u w:val="none"/>
      </w:rPr>
    </w:lvl>
    <w:lvl w:ilvl="1">
      <w:start w:val="1"/>
      <w:numFmt w:val="upperLetter"/>
      <w:lvlText w:val="%2."/>
      <w:lvlJc w:val="left"/>
      <w:pPr>
        <w:ind w:left="1440" w:hanging="-2520"/>
      </w:pPr>
      <w:rPr>
        <w:u w:val="none"/>
      </w:rPr>
    </w:lvl>
    <w:lvl w:ilvl="2">
      <w:start w:val="1"/>
      <w:numFmt w:val="decimal"/>
      <w:lvlText w:val="%3."/>
      <w:lvlJc w:val="left"/>
      <w:pPr>
        <w:ind w:left="2160" w:hanging="-3960"/>
      </w:pPr>
      <w:rPr>
        <w:u w:val="none"/>
      </w:rPr>
    </w:lvl>
    <w:lvl w:ilvl="3">
      <w:start w:val="1"/>
      <w:numFmt w:val="lowerLetter"/>
      <w:lvlText w:val="%4)"/>
      <w:lvlJc w:val="left"/>
      <w:pPr>
        <w:ind w:left="2880" w:hanging="-5400"/>
      </w:pPr>
      <w:rPr>
        <w:u w:val="none"/>
      </w:rPr>
    </w:lvl>
    <w:lvl w:ilvl="4">
      <w:start w:val="1"/>
      <w:numFmt w:val="decimal"/>
      <w:lvlText w:val="(%5)"/>
      <w:lvlJc w:val="left"/>
      <w:pPr>
        <w:ind w:left="3600" w:hanging="-6840"/>
      </w:pPr>
      <w:rPr>
        <w:u w:val="none"/>
      </w:rPr>
    </w:lvl>
    <w:lvl w:ilvl="5">
      <w:start w:val="1"/>
      <w:numFmt w:val="lowerLetter"/>
      <w:lvlText w:val="(%6)"/>
      <w:lvlJc w:val="left"/>
      <w:pPr>
        <w:ind w:left="4320" w:hanging="-8280"/>
      </w:pPr>
      <w:rPr>
        <w:u w:val="none"/>
      </w:rPr>
    </w:lvl>
    <w:lvl w:ilvl="6">
      <w:start w:val="1"/>
      <w:numFmt w:val="lowerRoman"/>
      <w:lvlText w:val="(%7)"/>
      <w:lvlJc w:val="right"/>
      <w:pPr>
        <w:ind w:left="5040" w:hanging="-9720"/>
      </w:pPr>
      <w:rPr>
        <w:u w:val="none"/>
      </w:rPr>
    </w:lvl>
    <w:lvl w:ilvl="7">
      <w:start w:val="1"/>
      <w:numFmt w:val="lowerLetter"/>
      <w:lvlText w:val="(%8)"/>
      <w:lvlJc w:val="left"/>
      <w:pPr>
        <w:ind w:left="5760" w:hanging="-11160"/>
      </w:pPr>
      <w:rPr>
        <w:u w:val="none"/>
      </w:rPr>
    </w:lvl>
    <w:lvl w:ilvl="8">
      <w:start w:val="1"/>
      <w:numFmt w:val="lowerRoman"/>
      <w:lvlText w:val="(%9)"/>
      <w:lvlJc w:val="right"/>
      <w:pPr>
        <w:ind w:left="6480" w:hanging="-12600"/>
      </w:pPr>
      <w:rPr>
        <w:u w:val="none"/>
      </w:rPr>
    </w:lvl>
  </w:abstractNum>
  <w:abstractNum w:abstractNumId="4">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8"/>
  <w:displayBackgroundShape/>
  <w:defaultTabStop w:val="720"/>
  <w:footnotePr>
    <w:numFmt w:val="decimal"/>
    <w:footnote w:id="0"/>
    <w:footnote w:id="1"/>
  </w:footnotePr>
</w:settings>
</file>

<file path=word/styles.xml><?xml version="1.0" encoding="utf-8"?>
<w:styles xmlns:w="http://schemas.openxmlformats.org/wordprocessingml/2006/main">
  <w:docDefaults>
    <w:rPrDefault>
      <w:rPr>
        <w:rFonts w:ascii="Arial" w:hAnsi="Arial" w:eastAsia="Arial" w:cs="Arial"/>
        <w:color w:val="373737"/>
        <w:sz w:val="22"/>
        <w:shd w:fill="FFFFFF" w:val="clear"/>
        <w:lang w:val="en-US" w:eastAsia="en-US" w:bidi="ar-SA"/>
      </w:rPr>
    </w:rPrDefault>
    <w:pPrDefault>
      <w:pPr>
        <w:spacing w:lineRule="auto" w:line="396"/>
        <w:jc w:val="both"/>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footnote text"/>
    <w:lsdException w:qFormat="1" w:uiPriority="35" w:name="caption"/>
    <w:lsdException w:uiPriority="0" w:name="footnote reference"/>
    <w:lsdException w:qFormat="1" w:semiHidden="0" w:uiPriority="10" w:unhideWhenUsed="0" w:name="Title"/>
    <w:lsdException w:uiPriority="1" w:name="Default Paragraph Font"/>
    <w:lsdException w:qFormat="1" w:uiPriority="1" w:name="Body Tex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Heading1">
    <w:name w:val="Heading 1"/>
    <w:basedOn w:val="Heading"/>
    <w:pPr>
      <w:outlineLvl w:val="0"/>
    </w:pPr>
    <w:rPr/>
  </w:style>
  <w:style w:type="paragraph" w:styleId="Heading2">
    <w:name w:val="Heading 2"/>
    <w:basedOn w:val="Heading"/>
    <w:pPr>
      <w:outlineLvl w:val="1"/>
    </w:pPr>
    <w:rPr/>
  </w:style>
  <w:style w:type="paragraph" w:styleId="Heading3">
    <w:name w:val="Heading 3"/>
    <w:basedOn w:val="Heading"/>
    <w:pPr>
      <w:outlineLvl w:val="2"/>
    </w:pPr>
    <w:rPr/>
  </w:style>
  <w:style w:type="paragraph" w:styleId="Heading4">
    <w:name w:val="Heading 4"/>
    <w:basedOn w:val="Heading"/>
    <w:pPr>
      <w:outlineLvl w:val="3"/>
    </w:pPr>
    <w:rPr/>
  </w:style>
  <w:style w:type="paragraph" w:styleId="Heading5">
    <w:name w:val="Heading 5"/>
    <w:basedOn w:val="Heading"/>
    <w:pPr>
      <w:outlineLvl w:val="4"/>
    </w:pPr>
    <w:rPr/>
  </w:style>
  <w:style w:type="paragraph" w:styleId="Heading6">
    <w:name w:val="Heading 6"/>
    <w:basedOn w:val="Heading"/>
    <w:pPr>
      <w:outlineLvl w:val="5"/>
    </w:pPr>
    <w:rPr/>
  </w:style>
  <w:style w:type="character" w:styleId="DefaultParagraphFont" w:default="1">
    <w:name w:val="Default Paragraph Font"/>
    <w:uiPriority w:val="1"/>
    <w:semiHidden/>
    <w:unhideWhenUsed/>
    <w:rPr/>
  </w:style>
  <w:style w:type="character" w:styleId="TextodegloboCar" w:customStyle="1">
    <w:name w:val="Texto de globo Car"/>
    <w:uiPriority w:val="99"/>
    <w:semiHidden/>
    <w:link w:val="Textodeglobo"/>
    <w:rsid w:val="00935f98"/>
    <w:basedOn w:val="DefaultParagraphFont"/>
    <w:rPr>
      <w:rFonts w:ascii="Lucida Grande" w:hAnsi="Lucida Grande"/>
      <w:sz w:val="18"/>
      <w:szCs w:val="18"/>
    </w:rPr>
  </w:style>
  <w:style w:type="character" w:styleId="InternetLink" w:customStyle="1">
    <w:name w:val="Internet Link"/>
    <w:uiPriority w:val="99"/>
    <w:unhideWhenUsed/>
    <w:rsid w:val="00ff1b46"/>
    <w:basedOn w:val="DefaultParagraphFont"/>
    <w:rPr>
      <w:color w:val="0000FF"/>
      <w:u w:val="single"/>
      <w:lang w:val="zxx" w:eastAsia="zxx" w:bidi="zxx"/>
    </w:rPr>
  </w:style>
  <w:style w:type="character" w:styleId="Tx" w:customStyle="1">
    <w:name w:val="tx"/>
    <w:rsid w:val="00c351a7"/>
    <w:basedOn w:val="DefaultParagraphFont"/>
    <w:rPr/>
  </w:style>
  <w:style w:type="character" w:styleId="Appleconvertedspace" w:customStyle="1">
    <w:name w:val="apple-converted-space"/>
    <w:rsid w:val="00367a5e"/>
    <w:basedOn w:val="DefaultParagraphFont"/>
    <w:rPr/>
  </w:style>
  <w:style w:type="character" w:styleId="FollowedHyperlink">
    <w:name w:val="FollowedHyperlink"/>
    <w:uiPriority w:val="99"/>
    <w:semiHidden/>
    <w:unhideWhenUsed/>
    <w:rsid w:val="00a36203"/>
    <w:basedOn w:val="DefaultParagraphFont"/>
    <w:rPr>
      <w:color w:val="800080"/>
      <w:u w:val="single"/>
    </w:rPr>
  </w:style>
  <w:style w:type="character" w:styleId="TextonotapieCar" w:customStyle="1">
    <w:name w:val="Texto nota pie Car"/>
    <w:semiHidden/>
    <w:link w:val="Textonotapie"/>
    <w:rsid w:val="0030762e"/>
    <w:basedOn w:val="DefaultParagraphFont"/>
    <w:rPr>
      <w:rFonts w:ascii="Times New Roman" w:hAnsi="Times New Roman" w:eastAsia="MS Mincho" w:cs="Times New Roman"/>
      <w:color w:val="00000A"/>
      <w:sz w:val="20"/>
      <w:lang w:val="es-MX" w:eastAsia="es-MX"/>
    </w:rPr>
  </w:style>
  <w:style w:type="character" w:styleId="Footnotereference">
    <w:name w:val="footnote reference"/>
    <w:semiHidden/>
    <w:rsid w:val="0030762e"/>
    <w:basedOn w:val="DefaultParagraphFont"/>
    <w:rPr>
      <w:vertAlign w:val="superscript"/>
    </w:rPr>
  </w:style>
  <w:style w:type="character" w:styleId="EncabezadoCar" w:customStyle="1">
    <w:name w:val="Encabezado Car"/>
    <w:uiPriority w:val="99"/>
    <w:link w:val="Encabezado"/>
    <w:rsid w:val="00d56725"/>
    <w:basedOn w:val="DefaultParagraphFont"/>
    <w:rPr/>
  </w:style>
  <w:style w:type="character" w:styleId="PiedepginaCar" w:customStyle="1">
    <w:name w:val="Pie de página Car"/>
    <w:uiPriority w:val="99"/>
    <w:link w:val="Piedepgina"/>
    <w:rsid w:val="00d56725"/>
    <w:basedOn w:val="DefaultParagraphFont"/>
    <w:rPr/>
  </w:style>
  <w:style w:type="character" w:styleId="BodyTextChar" w:customStyle="1">
    <w:name w:val="Body Text Char"/>
    <w:uiPriority w:val="1"/>
    <w:link w:val="TextBody"/>
    <w:rsid w:val="00b91fe6"/>
    <w:basedOn w:val="DefaultParagraphFont"/>
    <w:rPr>
      <w:rFonts w:ascii="Times New Roman" w:hAnsi="Times New Roman" w:cs="Times New Roman"/>
      <w:sz w:val="24"/>
      <w:szCs w:val="24"/>
    </w:rPr>
  </w:style>
  <w:style w:type="character" w:styleId="SinespaciadoCar" w:customStyle="1">
    <w:name w:val="Sin espaciado Car"/>
    <w:uiPriority w:val="1"/>
    <w:link w:val="Sinespaciado"/>
    <w:rsid w:val="00617e8a"/>
    <w:rPr>
      <w:rFonts w:ascii="Calibri" w:hAnsi="Calibri" w:eastAsia="Calibri" w:cs="Times New Roman"/>
      <w:color w:val="00000A"/>
      <w:szCs w:val="22"/>
    </w:rPr>
  </w:style>
  <w:style w:type="character" w:styleId="ListLabel1" w:customStyle="1">
    <w:name w:val="ListLabel 1"/>
    <w:rPr>
      <w:rFonts w:eastAsia="Arial" w:cs="Arial"/>
      <w:u w:val="none"/>
    </w:rPr>
  </w:style>
  <w:style w:type="character" w:styleId="ListLabel2" w:customStyle="1">
    <w:name w:val="ListLabel 2"/>
    <w:rPr>
      <w:u w:val="none"/>
    </w:rPr>
  </w:style>
  <w:style w:type="character" w:styleId="ListLabel3" w:customStyle="1">
    <w:name w:val="ListLabel 3"/>
    <w:rPr>
      <w:rFonts w:eastAsia="Arial" w:cs="Arial"/>
      <w:color w:val="373737"/>
      <w:sz w:val="22"/>
      <w:shd w:fill="FFFFFF" w:val="clear"/>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ListLabel4" w:customStyle="1">
    <w:name w:val="ListLabel 4"/>
    <w:rPr>
      <w:rFonts w:cs="Arial"/>
      <w:u w:val="none"/>
    </w:rPr>
  </w:style>
  <w:style w:type="character" w:styleId="ListLabel5" w:customStyle="1">
    <w:name w:val="ListLabel 5"/>
    <w:rPr>
      <w:u w:val="none"/>
    </w:rPr>
  </w:style>
  <w:style w:type="character" w:styleId="ListLabel6" w:customStyle="1">
    <w:name w:val="ListLabel 6"/>
    <w:rPr>
      <w:rFonts w:cs="Symbol"/>
    </w:rPr>
  </w:style>
  <w:style w:type="character" w:styleId="ListLabel7" w:customStyle="1">
    <w:name w:val="ListLabel 7"/>
    <w:rPr>
      <w:rFonts w:cs="Courier New"/>
    </w:rPr>
  </w:style>
  <w:style w:type="character" w:styleId="ListLabel8" w:customStyle="1">
    <w:name w:val="ListLabel 8"/>
    <w:rPr>
      <w:rFonts w:cs="Wingdings"/>
    </w:rPr>
  </w:style>
  <w:style w:type="character" w:styleId="FootnoteCharacters" w:customStyle="1">
    <w:name w:val="Footnote Characters"/>
    <w:rPr/>
  </w:style>
  <w:style w:type="character" w:styleId="EndnoteCharacters" w:customStyle="1">
    <w:name w:val="Endnote Characters"/>
    <w:rPr/>
  </w:style>
  <w:style w:type="character" w:styleId="BookTitle">
    <w:name w:val="Book Title"/>
    <w:uiPriority w:val="33"/>
    <w:qFormat/>
    <w:rsid w:val="00fc77bf"/>
    <w:basedOn w:val="DefaultParagraphFont"/>
    <w:rPr>
      <w:b/>
      <w:bCs/>
      <w:smallCaps/>
      <w:spacing w:val="5"/>
    </w:rPr>
  </w:style>
  <w:style w:type="character" w:styleId="Annotationreference">
    <w:name w:val="annotation reference"/>
    <w:uiPriority w:val="99"/>
    <w:semiHidden/>
    <w:unhideWhenUsed/>
    <w:rsid w:val="00882443"/>
    <w:basedOn w:val="DefaultParagraphFont"/>
    <w:rPr>
      <w:sz w:val="18"/>
      <w:szCs w:val="18"/>
    </w:rPr>
  </w:style>
  <w:style w:type="character" w:styleId="TextocomentarioCar" w:customStyle="1">
    <w:name w:val="Texto comentario Car"/>
    <w:uiPriority w:val="99"/>
    <w:semiHidden/>
    <w:link w:val="Textocomentario"/>
    <w:rsid w:val="00882443"/>
    <w:basedOn w:val="DefaultParagraphFont"/>
    <w:rPr>
      <w:sz w:val="24"/>
      <w:szCs w:val="24"/>
      <w:shd w:fill="FFFFFF" w:val="clear"/>
    </w:rPr>
  </w:style>
  <w:style w:type="character" w:styleId="AsuntodelcomentarioCar" w:customStyle="1">
    <w:name w:val="Asunto del comentario Car"/>
    <w:uiPriority w:val="99"/>
    <w:semiHidden/>
    <w:link w:val="Asuntodelcomentario"/>
    <w:rsid w:val="00882443"/>
    <w:basedOn w:val="TextocomentarioCar"/>
    <w:rPr>
      <w:sz w:val="20"/>
      <w:szCs w:val="24"/>
      <w:shd w:fill="FFFFFF" w:val="clear"/>
    </w:rPr>
  </w:style>
  <w:style w:type="character" w:styleId="ListLabel9" w:customStyle="1">
    <w:name w:val="ListLabel 9"/>
    <w:rPr>
      <w:rFonts w:cs="Arial"/>
      <w:u w:val="none"/>
    </w:rPr>
  </w:style>
  <w:style w:type="character" w:styleId="ListLabel10" w:customStyle="1">
    <w:name w:val="ListLabel 10"/>
    <w:rPr>
      <w:u w:val="none"/>
    </w:rPr>
  </w:style>
  <w:style w:type="character" w:styleId="ListLabel11" w:customStyle="1">
    <w:name w:val="ListLabel 11"/>
    <w:rPr>
      <w:rFonts w:cs="Symbol"/>
    </w:rPr>
  </w:style>
  <w:style w:type="character" w:styleId="ListLabel12" w:customStyle="1">
    <w:name w:val="ListLabel 12"/>
    <w:rPr>
      <w:rFonts w:cs="Courier New"/>
    </w:rPr>
  </w:style>
  <w:style w:type="character" w:styleId="ListLabel13" w:customStyle="1">
    <w:name w:val="ListLabel 13"/>
    <w:rPr>
      <w:rFonts w:cs="Wingdings"/>
    </w:rPr>
  </w:style>
  <w:style w:type="character" w:styleId="ListLabel14" w:customStyle="1">
    <w:name w:val="ListLabel 14"/>
    <w:rPr>
      <w:rFonts w:eastAsia="Arial" w:cs="Arial"/>
      <w:u w:val="none"/>
    </w:rPr>
  </w:style>
  <w:style w:type="character" w:styleId="ListLabel15" w:customStyle="1">
    <w:name w:val="ListLabel 15"/>
    <w:rPr>
      <w:rFonts w:cs="Symbol"/>
    </w:rPr>
  </w:style>
  <w:style w:type="character" w:styleId="ListLabel16" w:customStyle="1">
    <w:name w:val="ListLabel 16"/>
    <w:rPr>
      <w:rFonts w:cs="Courier New"/>
    </w:rPr>
  </w:style>
  <w:style w:type="character" w:styleId="ListLabel17" w:customStyle="1">
    <w:name w:val="ListLabel 17"/>
    <w:rPr>
      <w:rFonts w:cs="Wingdings"/>
    </w:rPr>
  </w:style>
  <w:style w:type="character" w:styleId="ListLabel18" w:customStyle="1">
    <w:name w:val="ListLabel 18"/>
    <w:rPr>
      <w:rFonts w:cs="Arial"/>
      <w:u w:val="none"/>
    </w:rPr>
  </w:style>
  <w:style w:type="character" w:styleId="ListLabel19" w:customStyle="1">
    <w:name w:val="ListLabel 19"/>
    <w:rPr>
      <w:u w:val="none"/>
    </w:rPr>
  </w:style>
  <w:style w:type="character" w:styleId="ListLabel20" w:customStyle="1">
    <w:name w:val="ListLabel 20"/>
    <w:rPr>
      <w:rFonts w:cs="Symbol"/>
    </w:rPr>
  </w:style>
  <w:style w:type="character" w:styleId="ListLabel21" w:customStyle="1">
    <w:name w:val="ListLabel 21"/>
    <w:rPr>
      <w:rFonts w:cs="Courier New"/>
    </w:rPr>
  </w:style>
  <w:style w:type="character" w:styleId="ListLabel22" w:customStyle="1">
    <w:name w:val="ListLabel 22"/>
    <w:rPr>
      <w:rFonts w:cs="Wingdings"/>
    </w:rPr>
  </w:style>
  <w:style w:type="character" w:styleId="ListLabel23" w:customStyle="1">
    <w:name w:val="ListLabel 23"/>
    <w:rPr>
      <w:rFonts w:cs="Arial"/>
      <w:u w:val="none"/>
    </w:rPr>
  </w:style>
  <w:style w:type="character" w:styleId="ListLabel24" w:customStyle="1">
    <w:name w:val="ListLabel 24"/>
    <w:rPr>
      <w:u w:val="none"/>
    </w:rPr>
  </w:style>
  <w:style w:type="character" w:styleId="ListLabel25" w:customStyle="1">
    <w:name w:val="ListLabel 25"/>
    <w:rPr>
      <w:rFonts w:cs="Symbol"/>
    </w:rPr>
  </w:style>
  <w:style w:type="character" w:styleId="ListLabel26" w:customStyle="1">
    <w:name w:val="ListLabel 26"/>
    <w:rPr>
      <w:rFonts w:cs="Courier New"/>
    </w:rPr>
  </w:style>
  <w:style w:type="character" w:styleId="ListLabel27" w:customStyle="1">
    <w:name w:val="ListLabel 27"/>
    <w:rPr>
      <w:rFonts w:cs="Wingdings"/>
    </w:rPr>
  </w:style>
  <w:style w:type="character" w:styleId="ListLabel28" w:customStyle="1">
    <w:name w:val="ListLabel 28"/>
    <w:rPr>
      <w:rFonts w:cs="Arial"/>
      <w:u w:val="none"/>
    </w:rPr>
  </w:style>
  <w:style w:type="character" w:styleId="ListLabel29" w:customStyle="1">
    <w:name w:val="ListLabel 29"/>
    <w:rPr>
      <w:u w:val="none"/>
    </w:rPr>
  </w:style>
  <w:style w:type="character" w:styleId="ListLabel30" w:customStyle="1">
    <w:name w:val="ListLabel 30"/>
    <w:rPr>
      <w:rFonts w:cs="Symbol"/>
    </w:rPr>
  </w:style>
  <w:style w:type="character" w:styleId="ListLabel31" w:customStyle="1">
    <w:name w:val="ListLabel 31"/>
    <w:rPr>
      <w:rFonts w:cs="Courier New"/>
    </w:rPr>
  </w:style>
  <w:style w:type="character" w:styleId="ListLabel32" w:customStyle="1">
    <w:name w:val="ListLabel 32"/>
    <w:rPr>
      <w:rFonts w:cs="Wingdings"/>
    </w:rPr>
  </w:style>
  <w:style w:type="character" w:styleId="ListLabel33" w:customStyle="1">
    <w:name w:val="ListLabel 33"/>
    <w:rPr>
      <w:rFonts w:cs="Arial"/>
      <w:u w:val="none"/>
    </w:rPr>
  </w:style>
  <w:style w:type="character" w:styleId="ListLabel34" w:customStyle="1">
    <w:name w:val="ListLabel 34"/>
    <w:rPr>
      <w:u w:val="none"/>
    </w:rPr>
  </w:style>
  <w:style w:type="character" w:styleId="ListLabel35">
    <w:name w:val="ListLabel 35"/>
    <w:rPr>
      <w:rFonts w:cs="Symbol"/>
    </w:rPr>
  </w:style>
  <w:style w:type="character" w:styleId="ListLabel36">
    <w:name w:val="ListLabel 36"/>
    <w:rPr>
      <w:rFonts w:cs="Courier New"/>
    </w:rPr>
  </w:style>
  <w:style w:type="character" w:styleId="ListLabel37">
    <w:name w:val="ListLabel 37"/>
    <w:rPr>
      <w:rFonts w:cs="Wingdings"/>
    </w:rPr>
  </w:style>
  <w:style w:type="character" w:styleId="ListLabel38">
    <w:name w:val="ListLabel 38"/>
    <w:rPr>
      <w:rFonts w:cs="Arial"/>
      <w:u w:val="none"/>
    </w:rPr>
  </w:style>
  <w:style w:type="character" w:styleId="ListLabel39">
    <w:name w:val="ListLabel 39"/>
    <w:rPr>
      <w:u w:val="none"/>
    </w:rPr>
  </w:style>
  <w:style w:type="character" w:styleId="ListLabel40">
    <w:name w:val="ListLabel 40"/>
    <w:rPr>
      <w:rFonts w:cs="Symbol"/>
    </w:rPr>
  </w:style>
  <w:style w:type="character" w:styleId="ListLabel41">
    <w:name w:val="ListLabel 41"/>
    <w:rPr>
      <w:rFonts w:cs="Courier New"/>
    </w:rPr>
  </w:style>
  <w:style w:type="character" w:styleId="ListLabel42">
    <w:name w:val="ListLabel 42"/>
    <w:rPr>
      <w:rFonts w:cs="Wingdings"/>
    </w:rPr>
  </w:style>
  <w:style w:type="character" w:styleId="ListLabel43">
    <w:name w:val="ListLabel 43"/>
    <w:rPr>
      <w:rFonts w:cs="Arial"/>
      <w:u w:val="none"/>
    </w:rPr>
  </w:style>
  <w:style w:type="character" w:styleId="ListLabel44">
    <w:name w:val="ListLabel 44"/>
    <w:rPr>
      <w:u w:val="none"/>
    </w:rPr>
  </w:style>
  <w:style w:type="character" w:styleId="ListLabel45">
    <w:name w:val="ListLabel 45"/>
    <w:rPr>
      <w:rFonts w:cs="Symbol"/>
    </w:rPr>
  </w:style>
  <w:style w:type="character" w:styleId="ListLabel46">
    <w:name w:val="ListLabel 46"/>
    <w:rPr>
      <w:rFonts w:cs="Courier New"/>
    </w:rPr>
  </w:style>
  <w:style w:type="character" w:styleId="ListLabel47">
    <w:name w:val="ListLabel 47"/>
    <w:rPr>
      <w:rFonts w:cs="Wingdings"/>
    </w:rPr>
  </w:style>
  <w:style w:type="character" w:styleId="ListLabel48">
    <w:name w:val="ListLabel 48"/>
    <w:rPr>
      <w:rFonts w:cs="Arial"/>
      <w:u w:val="none"/>
    </w:rPr>
  </w:style>
  <w:style w:type="character" w:styleId="ListLabel49">
    <w:name w:val="ListLabel 49"/>
    <w:rPr>
      <w:u w:val="none"/>
    </w:rPr>
  </w:style>
  <w:style w:type="character" w:styleId="VisitedInternetLink">
    <w:name w:val="Visited Internet Link"/>
    <w:rPr>
      <w:color w:val="800000"/>
      <w:u w:val="single"/>
      <w:lang w:val="zxx" w:eastAsia="zxx" w:bidi="zxx"/>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uiPriority w:val="1"/>
    <w:qFormat/>
    <w:link w:val="BodyTextChar"/>
    <w:rsid w:val="00b91fe6"/>
    <w:basedOn w:val="Normal"/>
    <w:pPr>
      <w:spacing w:lineRule="auto" w:line="240" w:before="0" w:after="140"/>
      <w:ind w:left="274" w:right="0" w:hanging="235"/>
      <w:jc w:val="left"/>
    </w:pPr>
    <w:rPr>
      <w:rFonts w:ascii="Times New Roman" w:hAnsi="Times New Roman" w:cs="Times New Roman"/>
      <w:sz w:val="24"/>
      <w:szCs w:val="24"/>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rFonts w:cs="FreeSans"/>
      <w:i/>
      <w:iCs/>
      <w:sz w:val="24"/>
      <w:szCs w:val="24"/>
    </w:rPr>
  </w:style>
  <w:style w:type="paragraph" w:styleId="LOnormal" w:customStyle="1">
    <w:name w:val="LO-normal"/>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Title">
    <w:name w:val="Title"/>
    <w:basedOn w:val="LOnormal"/>
    <w:pPr>
      <w:keepNext/>
      <w:keepLines/>
    </w:pPr>
    <w:rPr>
      <w:rFonts w:ascii="Trebuchet MS" w:hAnsi="Trebuchet MS" w:eastAsia="Trebuchet MS" w:cs="Trebuchet MS"/>
      <w:color w:val="000000"/>
      <w:sz w:val="42"/>
    </w:rPr>
  </w:style>
  <w:style w:type="paragraph" w:styleId="Subtitle">
    <w:name w:val="Subtitle"/>
    <w:basedOn w:val="LOnormal"/>
    <w:pPr>
      <w:keepNext/>
      <w:keepLines/>
      <w:spacing w:before="360" w:after="80"/>
      <w:contextualSpacing/>
    </w:pPr>
    <w:rPr>
      <w:rFonts w:ascii="Georgia" w:hAnsi="Georgia" w:eastAsia="Georgia" w:cs="Georgia"/>
      <w:i/>
      <w:color w:val="666666"/>
      <w:sz w:val="48"/>
    </w:rPr>
  </w:style>
  <w:style w:type="paragraph" w:styleId="BalloonText">
    <w:name w:val="Balloon Text"/>
    <w:uiPriority w:val="99"/>
    <w:semiHidden/>
    <w:unhideWhenUsed/>
    <w:link w:val="TextodegloboCar"/>
    <w:rsid w:val="00935f98"/>
    <w:basedOn w:val="Normal"/>
    <w:pPr>
      <w:spacing w:lineRule="auto" w:line="240"/>
    </w:pPr>
    <w:rPr>
      <w:rFonts w:ascii="Lucida Grande" w:hAnsi="Lucida Grande"/>
      <w:sz w:val="18"/>
      <w:szCs w:val="18"/>
    </w:rPr>
  </w:style>
  <w:style w:type="paragraph" w:styleId="Footnotetext">
    <w:name w:val="footnote text"/>
    <w:semiHidden/>
    <w:link w:val="TextonotapieCar"/>
    <w:rsid w:val="0030762e"/>
    <w:basedOn w:val="Normal"/>
    <w:pPr>
      <w:spacing w:lineRule="auto" w:line="240"/>
      <w:jc w:val="left"/>
    </w:pPr>
    <w:rPr>
      <w:rFonts w:ascii="Times New Roman" w:hAnsi="Times New Roman" w:eastAsia="MS Mincho" w:cs="Times New Roman"/>
      <w:color w:val="00000A"/>
      <w:sz w:val="20"/>
      <w:lang w:val="es-MX" w:eastAsia="es-MX"/>
    </w:rPr>
  </w:style>
  <w:style w:type="paragraph" w:styleId="Header">
    <w:name w:val="Header"/>
    <w:uiPriority w:val="99"/>
    <w:unhideWhenUsed/>
    <w:link w:val="EncabezadoCar"/>
    <w:rsid w:val="00d56725"/>
    <w:basedOn w:val="Normal"/>
    <w:pPr>
      <w:tabs>
        <w:tab w:val="center" w:pos="4320" w:leader="none"/>
        <w:tab w:val="right" w:pos="8640" w:leader="none"/>
      </w:tabs>
      <w:spacing w:lineRule="auto" w:line="240"/>
    </w:pPr>
    <w:rPr/>
  </w:style>
  <w:style w:type="paragraph" w:styleId="Footer">
    <w:name w:val="Footer"/>
    <w:uiPriority w:val="99"/>
    <w:unhideWhenUsed/>
    <w:link w:val="PiedepginaCar"/>
    <w:rsid w:val="00d56725"/>
    <w:basedOn w:val="Normal"/>
    <w:pPr>
      <w:tabs>
        <w:tab w:val="center" w:pos="4320" w:leader="none"/>
        <w:tab w:val="right" w:pos="8640" w:leader="none"/>
      </w:tabs>
      <w:spacing w:lineRule="auto" w:line="240"/>
    </w:pPr>
    <w:rPr/>
  </w:style>
  <w:style w:type="paragraph" w:styleId="NoSpacing">
    <w:name w:val="No Spacing"/>
    <w:uiPriority w:val="1"/>
    <w:qFormat/>
    <w:link w:val="SinespaciadoCar"/>
    <w:rsid w:val="00617e8a"/>
    <w:pPr>
      <w:widowControl w:val="false"/>
      <w:suppressAutoHyphens w:val="true"/>
      <w:spacing w:lineRule="auto" w:line="396"/>
      <w:jc w:val="both"/>
    </w:pPr>
    <w:rPr>
      <w:rFonts w:ascii="Calibri" w:hAnsi="Calibri" w:eastAsia="Calibri" w:cs="Times New Roman"/>
      <w:color w:val="00000A"/>
      <w:sz w:val="22"/>
      <w:szCs w:val="22"/>
      <w:shd w:fill="FFFFFF" w:val="clear"/>
      <w:lang w:val="en-US" w:eastAsia="en-US" w:bidi="ar-SA"/>
    </w:rPr>
  </w:style>
  <w:style w:type="paragraph" w:styleId="NormalWeb">
    <w:name w:val="Normal (Web)"/>
    <w:uiPriority w:val="99"/>
    <w:semiHidden/>
    <w:unhideWhenUsed/>
    <w:rsid w:val="003111f8"/>
    <w:basedOn w:val="Normal"/>
    <w:pPr>
      <w:spacing w:before="0" w:after="280"/>
      <w:jc w:val="left"/>
    </w:pPr>
    <w:rPr>
      <w:rFonts w:ascii="Times" w:hAnsi="Times" w:cs="Times New Roman"/>
      <w:color w:val="00000A"/>
      <w:sz w:val="20"/>
    </w:rPr>
  </w:style>
  <w:style w:type="paragraph" w:styleId="Footnote" w:customStyle="1">
    <w:name w:val="Footnote"/>
    <w:rsid w:val="00fc77bf"/>
    <w:basedOn w:val="Normal"/>
    <w:pPr>
      <w:spacing w:lineRule="auto" w:line="240"/>
    </w:pPr>
    <w:rPr>
      <w:rFonts w:ascii="Times New Roman" w:hAnsi="Times New Roman"/>
      <w:sz w:val="20"/>
    </w:rPr>
  </w:style>
  <w:style w:type="paragraph" w:styleId="LOnormal1" w:customStyle="1">
    <w:name w:val="LO-normal1"/>
    <w:rsid w:val="00142991"/>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Annotationtext">
    <w:name w:val="annotation text"/>
    <w:uiPriority w:val="99"/>
    <w:semiHidden/>
    <w:unhideWhenUsed/>
    <w:link w:val="TextocomentarioCar"/>
    <w:rsid w:val="00882443"/>
    <w:basedOn w:val="Normal"/>
    <w:pPr>
      <w:spacing w:lineRule="auto" w:line="240"/>
    </w:pPr>
    <w:rPr>
      <w:sz w:val="24"/>
      <w:szCs w:val="24"/>
    </w:rPr>
  </w:style>
  <w:style w:type="paragraph" w:styleId="Annotationsubject">
    <w:name w:val="annotation subject"/>
    <w:uiPriority w:val="99"/>
    <w:semiHidden/>
    <w:unhideWhenUsed/>
    <w:link w:val="AsuntodelcomentarioCar"/>
    <w:rsid w:val="00882443"/>
    <w:basedOn w:val="Annotationtext"/>
    <w:pPr/>
    <w:rPr>
      <w:b/>
      <w:bCs/>
      <w:sz w:val="20"/>
      <w:szCs w:val="20"/>
    </w:rPr>
  </w:style>
  <w:style w:type="paragraph" w:styleId="ListParagraph">
    <w:name w:val="List Paragraph"/>
    <w:uiPriority w:val="34"/>
    <w:qFormat/>
    <w:rsid w:val="00ce5a06"/>
    <w:basedOn w:val="Normal"/>
    <w:pPr>
      <w:spacing w:before="0" w:after="0"/>
      <w:ind w:left="720" w:right="0" w:hanging="0"/>
      <w:contextualSpacing/>
    </w:pPr>
    <w:rPr/>
  </w:style>
  <w:style w:type="paragraph" w:styleId="Revision">
    <w:name w:val="Revision"/>
    <w:uiPriority w:val="99"/>
    <w:semiHidden/>
    <w:rsid w:val="00263b27"/>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Quotations">
    <w:name w:val="Quotations"/>
    <w:basedOn w:val="Normal"/>
    <w:pPr/>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nformatics.mit.edu/publications/promise-and-perils-computers-redistricting" TargetMode="External"/><Relationship Id="rId3" Type="http://schemas.openxmlformats.org/officeDocument/2006/relationships/hyperlink" Target="http://openscholar.mit.edu/sites/default/files/dept/files/ssn_key_findings_altman_and_mcdonald_on_redistricting_reform_at_internet_scale.pdf" TargetMode="External"/><Relationship Id="rId4" Type="http://schemas.openxmlformats.org/officeDocument/2006/relationships/hyperlink" Target="http://papers.ssrn.com/sol3/papers.cfm?abstract_id=2321870" TargetMode="External"/><Relationship Id="rId5" Type="http://schemas.openxmlformats.org/officeDocument/2006/relationships/hyperlink" Target="http://www.brookings.edu/research/opinions/2010/06/17-redistricting-statement" TargetMode="External"/><Relationship Id="rId6" Type="http://schemas.openxmlformats.org/officeDocument/2006/relationships/hyperlink" Target="http://www.brookings.edu/research/opinions/2010/06/17-redistricting-statement" TargetMode="External"/><Relationship Id="rId7" Type="http://schemas.openxmlformats.org/officeDocument/2006/relationships/hyperlink" Target="http://www2.ine.mx/docs/IFE-v2/DEA/DEA-PresupuestoInformes/DEA-PresupuestoIFE/PresupuestoIFE-docs/2013/CG12_2013_ppt_2013.pdf" TargetMode="External"/><Relationship Id="rId8" Type="http://schemas.openxmlformats.org/officeDocument/2006/relationships/hyperlink" Target="http://www.ine.mx/docs/IFE-v2/DERFE/DERFE-CNV/2013/Redistritacion/CGe60213ap4.pdf" TargetMode="External"/><Relationship Id="rId9" Type="http://schemas.openxmlformats.org/officeDocument/2006/relationships/hyperlink" Target="http://norma.ine.mx/documents/27912/276852/2014_Regto_Transparencia.pdf/8dffabb3-fed9-421a-80f9-2b9ebff9d879" TargetMode="External"/><Relationship Id="rId10" Type="http://schemas.openxmlformats.org/officeDocument/2006/relationships/hyperlink" Target="http://www.dof.gob.mx/nota_detalle.php?codigo=5382838&amp;fecha=20/02/2015" TargetMode="External"/><Relationship Id="rId11" Type="http://schemas.openxmlformats.org/officeDocument/2006/relationships/hyperlink" Target="http://ssrn.com/abstract=1138083" TargetMode="External"/><Relationship Id="rId12" Type="http://schemas.openxmlformats.org/officeDocument/2006/relationships/hyperlink" Target="http://portal.te.gob.mx/sites/default/files/32_representacion.pdf" TargetMode="External"/><Relationship Id="rId13" Type="http://schemas.openxmlformats.org/officeDocument/2006/relationships/hyperlink" Target="http://sunlightfoundation.com/policy/documents/ten-open-data-principles" TargetMode="External"/><Relationship Id="rId14" Type="http://schemas.openxmlformats.org/officeDocument/2006/relationships/image" Target="media/image21.png"/><Relationship Id="rId15" Type="http://schemas.openxmlformats.org/officeDocument/2006/relationships/image" Target="media/image22.png"/><Relationship Id="rId16" Type="http://schemas.openxmlformats.org/officeDocument/2006/relationships/image" Target="media/image23.png"/><Relationship Id="rId17" Type="http://schemas.openxmlformats.org/officeDocument/2006/relationships/image" Target="media/image24.png"/><Relationship Id="rId18" Type="http://schemas.openxmlformats.org/officeDocument/2006/relationships/footer" Target="footer1.xml"/><Relationship Id="rId19" Type="http://schemas.openxmlformats.org/officeDocument/2006/relationships/footnotes" Target="footnotes.xml"/><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www.azavea.com/products/districtbuilder/" TargetMode="External"/><Relationship Id="rId2" Type="http://schemas.openxmlformats.org/officeDocument/2006/relationships/hyperlink" Target="http://www.publicmapp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040B0-FF9B-417D-822A-F8EDC7868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2015-10-19T18:49:00Z</dcterms:created>
  <dc:language>en-US</dc:language>
  <cp:lastModifiedBy>ERIC MAGAR MEURS</cp:lastModifiedBy>
  <cp:lastPrinted>2015-10-22T20:51:00Z</cp:lastPrinted>
  <dcterms:modified xsi:type="dcterms:W3CDTF">2015-10-23T22:33:00Z</dcterms:modified>
  <cp:revision>22</cp:revision>
</cp:coreProperties>
</file>