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767DF9">
        <w:rPr>
          <w:rStyle w:val="BookTitle"/>
          <w:rFonts w:ascii="Times New Roman" w:hAnsi="Times New Roman" w:cs="Times New Roman"/>
          <w:b w:val="0"/>
          <w:bCs w:val="0"/>
          <w:smallCaps w:val="0"/>
          <w:color w:val="00000A"/>
          <w:spacing w:val="0"/>
          <w:lang w:val="es-ES_tradnl"/>
        </w:rPr>
        <w:t>transparencia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2"/>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3"/>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7FD66789"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D91AB6" w:rsidRPr="00D91AB6">
        <w:rPr>
          <w:rFonts w:ascii="Times New Roman" w:eastAsia="Times New Roman" w:hAnsi="Times New Roman" w:cs="Times New Roman"/>
          <w:color w:val="auto"/>
          <w:sz w:val="24"/>
          <w:highlight w:val="green"/>
          <w:lang w:val="es-ES_tradnl"/>
        </w:rPr>
        <w:t>este</w:t>
      </w:r>
      <w:r w:rsidR="00176506" w:rsidRPr="00D91AB6">
        <w:rPr>
          <w:rFonts w:ascii="Times New Roman" w:eastAsia="Times New Roman" w:hAnsi="Times New Roman" w:cs="Times New Roman"/>
          <w:color w:val="auto"/>
          <w:sz w:val="24"/>
          <w:highlight w:val="green"/>
          <w:lang w:val="es-ES_tradnl"/>
        </w:rPr>
        <w:t xml:space="preserve"> </w:t>
      </w:r>
      <w:r w:rsidR="00D91AB6" w:rsidRPr="00D91AB6">
        <w:rPr>
          <w:rFonts w:ascii="Times New Roman" w:eastAsia="Times New Roman" w:hAnsi="Times New Roman" w:cs="Times New Roman"/>
          <w:color w:val="auto"/>
          <w:sz w:val="24"/>
          <w:highlight w:val="green"/>
          <w:lang w:val="es-ES_tradnl"/>
        </w:rPr>
        <w:t>artículo</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w:t>
      </w:r>
      <w:r w:rsidR="00D91AB6" w:rsidRPr="00D91AB6">
        <w:rPr>
          <w:rFonts w:ascii="Times New Roman" w:eastAsia="Times New Roman" w:hAnsi="Times New Roman" w:cs="Times New Roman"/>
          <w:color w:val="auto"/>
          <w:sz w:val="24"/>
          <w:highlight w:val="green"/>
          <w:lang w:val="es-ES_tradnl"/>
        </w:rPr>
        <w:t>enorme</w:t>
      </w:r>
      <w:r w:rsidRPr="003E6DED">
        <w:rPr>
          <w:rFonts w:ascii="Times New Roman" w:eastAsia="Times New Roman" w:hAnsi="Times New Roman" w:cs="Times New Roman"/>
          <w:color w:val="auto"/>
          <w:sz w:val="24"/>
          <w:lang w:val="es-ES_tradnl"/>
        </w:rPr>
        <w:t xml:space="preserve">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lastRenderedPageBreak/>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720894F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r w:rsidRPr="00D91AB6">
        <w:rPr>
          <w:rFonts w:ascii="Times New Roman" w:eastAsia="Times New Roman" w:hAnsi="Times New Roman" w:cs="Times New Roman"/>
          <w:b/>
          <w:color w:val="auto"/>
          <w:sz w:val="24"/>
          <w:highlight w:val="green"/>
        </w:rPr>
        <w:t>Abstract:</w:t>
      </w:r>
      <w:r w:rsidRPr="00D91AB6">
        <w:rPr>
          <w:rFonts w:ascii="Times New Roman" w:eastAsia="Times New Roman" w:hAnsi="Times New Roman" w:cs="Times New Roman"/>
          <w:color w:val="auto"/>
          <w:sz w:val="24"/>
          <w:highlight w:val="green"/>
        </w:rPr>
        <w:t xml:space="preserve"> The many complaints and protests by citizens generated by the deterioration of the political elite in recent decades are clear evidence, among other things, of the urgent need to strengthen the connections between citizens and their representatives. To this end, the delimitation of the electoral boundaries –also known as redistricting– is key to improve political representation. Given the many technicalities involved in this processes –geographic, statistical, digital, among the most obvious– it is easy to succumb to the temptation of relegating it to specialists and lose sight of its importance for democracy. From our perspective, the use of new technologies, as well as the generation and use of open data, offer an opportunity to strengthen political representation. In this article we discuss Mexico’s redistricting experience, the challenges in terms of transparency, and how certain tools –such as open source software and online mapping tools– have tremendous potential for increasing the levels of transparency, participation, and accountability surrounding boundary delimitation.</w:t>
      </w:r>
    </w:p>
    <w:p w14:paraId="4E48E6AF" w14:textId="77777777" w:rsidR="00D91AB6" w:rsidRDefault="00D91AB6" w:rsidP="00D91AB6">
      <w:pPr>
        <w:pStyle w:val="LO-normal"/>
        <w:spacing w:line="240" w:lineRule="auto"/>
        <w:ind w:left="720" w:right="720"/>
        <w:rPr>
          <w:rFonts w:ascii="Times New Roman" w:eastAsia="Times New Roman" w:hAnsi="Times New Roman" w:cs="Times New Roman"/>
          <w:color w:val="auto"/>
          <w:sz w:val="24"/>
        </w:rPr>
      </w:pPr>
    </w:p>
    <w:p w14:paraId="0B5FBEE2" w14:textId="0EAF02A4" w:rsidR="00196BB3" w:rsidRPr="00B655E7" w:rsidRDefault="00FF733D" w:rsidP="003E62DC">
      <w:pPr>
        <w:pStyle w:val="LO-normal"/>
        <w:spacing w:line="240" w:lineRule="auto"/>
        <w:ind w:left="720" w:right="720"/>
        <w:rPr>
          <w:rFonts w:ascii="Times New Roman" w:hAnsi="Times New Roman"/>
          <w:color w:val="auto"/>
          <w:sz w:val="24"/>
          <w:rPrChange w:id="3" w:author="***" w:date="2016-04-07T17:42:00Z">
            <w:rPr>
              <w:rFonts w:ascii="Times New Roman" w:hAnsi="Times New Roman"/>
              <w:color w:val="auto"/>
              <w:sz w:val="24"/>
              <w:lang w:val="es-ES_tradnl"/>
            </w:rPr>
          </w:rPrChange>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B655E7">
        <w:rPr>
          <w:rFonts w:ascii="Times New Roman" w:hAnsi="Times New Roman"/>
          <w:color w:val="auto"/>
          <w:sz w:val="24"/>
          <w:rPrChange w:id="4" w:author="***" w:date="2016-04-07T17:42:00Z">
            <w:rPr>
              <w:rFonts w:ascii="Times New Roman" w:hAnsi="Times New Roman"/>
              <w:color w:val="auto"/>
              <w:sz w:val="24"/>
              <w:lang w:val="es-ES_tradnl"/>
            </w:rPr>
          </w:rPrChange>
        </w:rPr>
        <w:t xml:space="preserve"> </w:t>
      </w:r>
    </w:p>
    <w:p w14:paraId="6E1E45FD" w14:textId="77777777" w:rsidR="003E62DC" w:rsidRPr="00B655E7" w:rsidRDefault="003E62DC" w:rsidP="003E62DC">
      <w:pPr>
        <w:pStyle w:val="LO-normal"/>
        <w:spacing w:line="240" w:lineRule="auto"/>
        <w:ind w:left="720" w:right="720"/>
        <w:rPr>
          <w:rFonts w:ascii="Times New Roman" w:hAnsi="Times New Roman"/>
          <w:color w:val="auto"/>
          <w:sz w:val="24"/>
          <w:rPrChange w:id="5" w:author="***" w:date="2016-04-07T17:42:00Z">
            <w:rPr>
              <w:rFonts w:ascii="Times New Roman" w:hAnsi="Times New Roman"/>
              <w:color w:val="auto"/>
              <w:sz w:val="24"/>
              <w:lang w:val="es-ES_tradnl"/>
            </w:rPr>
          </w:rPrChange>
        </w:rPr>
      </w:pPr>
    </w:p>
    <w:p w14:paraId="732A9C98" w14:textId="77777777" w:rsidR="00196BB3" w:rsidRPr="00B655E7" w:rsidRDefault="00196BB3">
      <w:pPr>
        <w:pStyle w:val="LO-normal"/>
        <w:spacing w:line="240" w:lineRule="auto"/>
        <w:ind w:left="720" w:right="720"/>
        <w:rPr>
          <w:color w:val="00000A"/>
          <w:rPrChange w:id="6" w:author="***" w:date="2016-04-07T17:42:00Z">
            <w:rPr>
              <w:color w:val="00000A"/>
              <w:lang w:val="es-ES_tradnl"/>
            </w:rPr>
          </w:rPrChange>
        </w:rPr>
      </w:pPr>
    </w:p>
    <w:p w14:paraId="44C671C6" w14:textId="2AC05320"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w:t>
      </w:r>
      <w:r w:rsidRPr="003E6DED">
        <w:rPr>
          <w:rFonts w:ascii="Times New Roman" w:eastAsia="Times New Roman" w:hAnsi="Times New Roman" w:cs="Times New Roman"/>
          <w:color w:val="00000A"/>
          <w:sz w:val="24"/>
          <w:szCs w:val="24"/>
          <w:lang w:val="es-ES_tradnl"/>
        </w:rPr>
        <w:lastRenderedPageBreak/>
        <w:t xml:space="preserve">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del w:id="7" w:author="***" w:date="2016-04-07T17:42:00Z">
        <w:r w:rsidR="003E6DED">
          <w:rPr>
            <w:rFonts w:ascii="Times New Roman" w:eastAsia="Times New Roman" w:hAnsi="Times New Roman" w:cs="Times New Roman"/>
            <w:color w:val="00000A"/>
            <w:sz w:val="24"/>
            <w:szCs w:val="24"/>
            <w:lang w:val="es-ES_tradnl"/>
          </w:rPr>
          <w:delText>geo</w:delText>
        </w:r>
        <w:r w:rsidR="003E6DED" w:rsidRPr="003E6DED">
          <w:rPr>
            <w:rFonts w:ascii="Times New Roman" w:eastAsia="Times New Roman" w:hAnsi="Times New Roman" w:cs="Times New Roman"/>
            <w:color w:val="00000A"/>
            <w:sz w:val="24"/>
            <w:szCs w:val="24"/>
            <w:lang w:val="es-ES_tradnl"/>
          </w:rPr>
          <w:delText>referenciada</w:delText>
        </w:r>
      </w:del>
      <w:ins w:id="8" w:author="***" w:date="2016-04-07T17:42:00Z">
        <w:r w:rsidR="003E6DED" w:rsidRPr="007B600A">
          <w:rPr>
            <w:rFonts w:ascii="Times New Roman" w:eastAsia="Times New Roman" w:hAnsi="Times New Roman" w:cs="Times New Roman"/>
            <w:color w:val="00000A"/>
            <w:sz w:val="24"/>
            <w:szCs w:val="24"/>
            <w:highlight w:val="green"/>
            <w:lang w:val="es-ES_tradnl"/>
          </w:rPr>
          <w:t>geo</w:t>
        </w:r>
      </w:ins>
      <w:r w:rsidR="007B600A" w:rsidRPr="007B600A">
        <w:rPr>
          <w:rFonts w:ascii="Times New Roman" w:eastAsia="Times New Roman" w:hAnsi="Times New Roman" w:cs="Times New Roman"/>
          <w:color w:val="00000A"/>
          <w:sz w:val="24"/>
          <w:szCs w:val="24"/>
          <w:highlight w:val="green"/>
          <w:lang w:val="es-ES_tradnl"/>
        </w:rPr>
        <w:t>-</w:t>
      </w:r>
      <w:r w:rsidR="007B600A">
        <w:rPr>
          <w:rFonts w:ascii="Times New Roman" w:eastAsia="Times New Roman" w:hAnsi="Times New Roman" w:cs="Times New Roman"/>
          <w:color w:val="00000A"/>
          <w:sz w:val="24"/>
          <w:szCs w:val="24"/>
          <w:lang w:val="es-ES_tradnl"/>
        </w:rPr>
        <w:t>r</w:t>
      </w:r>
      <w:r w:rsidR="007B600A" w:rsidRPr="003E6DED">
        <w:rPr>
          <w:rFonts w:ascii="Times New Roman" w:eastAsia="Times New Roman" w:hAnsi="Times New Roman" w:cs="Times New Roman"/>
          <w:color w:val="00000A"/>
          <w:sz w:val="24"/>
          <w:szCs w:val="24"/>
          <w:lang w:val="es-ES_tradnl"/>
        </w:rPr>
        <w:t>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herramientas</w:t>
      </w:r>
      <w:r w:rsidR="008F15BB">
        <w:rPr>
          <w:rFonts w:ascii="Times New Roman" w:eastAsia="Times New Roman" w:hAnsi="Times New Roman" w:cs="Times New Roman"/>
          <w:color w:val="00000A"/>
          <w:sz w:val="24"/>
          <w:szCs w:val="24"/>
          <w:lang w:val="es-ES_tradnl"/>
        </w:rPr>
        <w:t xml:space="preserve"> </w:t>
      </w:r>
      <w:r w:rsidR="008F15BB" w:rsidRPr="005A6AF1">
        <w:rPr>
          <w:rFonts w:ascii="Times New Roman" w:eastAsia="Times New Roman" w:hAnsi="Times New Roman" w:cs="Times New Roman"/>
          <w:color w:val="00000A"/>
          <w:sz w:val="24"/>
          <w:szCs w:val="24"/>
          <w:highlight w:val="green"/>
          <w:lang w:val="es-ES_tradnl"/>
        </w:rPr>
        <w:t>o documentación adicional</w:t>
      </w:r>
      <w:r w:rsidRPr="003E6DED">
        <w:rPr>
          <w:rFonts w:ascii="Times New Roman" w:eastAsia="Times New Roman" w:hAnsi="Times New Roman" w:cs="Times New Roman"/>
          <w:color w:val="00000A"/>
          <w:sz w:val="24"/>
          <w:szCs w:val="24"/>
          <w:lang w:val="es-ES_tradnl"/>
        </w:rPr>
        <w:t xml:space="preserve">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77DC8B4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w:t>
      </w:r>
      <w:r w:rsidR="003E62DC" w:rsidRPr="003E6DED">
        <w:rPr>
          <w:rFonts w:ascii="Times New Roman" w:eastAsia="Times New Roman" w:hAnsi="Times New Roman" w:cs="Times New Roman"/>
          <w:color w:val="00000A"/>
          <w:sz w:val="24"/>
          <w:lang w:val="es-ES_tradnl"/>
        </w:rPr>
        <w:lastRenderedPageBreak/>
        <w:t xml:space="preserve">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w:t>
      </w:r>
      <w:ins w:id="9" w:author="..." w:date="2016-04-13T09:57:00Z">
        <w:r w:rsidR="007139F4">
          <w:rPr>
            <w:rFonts w:ascii="Times New Roman" w:eastAsia="Times New Roman" w:hAnsi="Times New Roman" w:cs="Times New Roman"/>
            <w:color w:val="00000A"/>
            <w:sz w:val="24"/>
            <w:lang w:val="es-ES_tradnl"/>
          </w:rPr>
          <w:t xml:space="preserve">posiblemente </w:t>
        </w:r>
      </w:ins>
      <w:r w:rsidRPr="003E6DED">
        <w:rPr>
          <w:rFonts w:ascii="Times New Roman" w:eastAsia="Times New Roman" w:hAnsi="Times New Roman" w:cs="Times New Roman"/>
          <w:color w:val="00000A"/>
          <w:sz w:val="24"/>
          <w:lang w:val="es-ES_tradnl"/>
        </w:rPr>
        <w:t>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47ABB451"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w:t>
      </w:r>
      <w:del w:id="10" w:author="***" w:date="2016-04-07T17:42:00Z">
        <w:r w:rsidR="003B4350" w:rsidRPr="003E6DED">
          <w:rPr>
            <w:rFonts w:ascii="Times New Roman" w:eastAsia="Times New Roman" w:hAnsi="Times New Roman" w:cs="Times New Roman"/>
            <w:color w:val="00000A"/>
            <w:sz w:val="24"/>
            <w:lang w:val="es-ES_tradnl"/>
          </w:rPr>
          <w:delText xml:space="preserve"> </w:delText>
        </w:r>
        <w:r w:rsidR="003B4350" w:rsidRPr="001B1680">
          <w:rPr>
            <w:rFonts w:ascii="Times New Roman" w:eastAsia="Times New Roman" w:hAnsi="Times New Roman" w:cs="Times New Roman"/>
            <w:color w:val="00000A"/>
            <w:sz w:val="24"/>
            <w:highlight w:val="green"/>
            <w:lang w:val="es-ES_tradnl"/>
          </w:rPr>
          <w:delText>sección</w:delText>
        </w:r>
      </w:del>
      <w:r w:rsidR="003B4350"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del w:id="11" w:author="***" w:date="2016-04-07T17:42:00Z">
        <w:r w:rsidR="00852942" w:rsidRPr="003E6DED">
          <w:rPr>
            <w:rFonts w:ascii="Times New Roman" w:eastAsia="Times New Roman" w:hAnsi="Times New Roman" w:cs="Times New Roman"/>
            <w:color w:val="00000A"/>
            <w:sz w:val="24"/>
            <w:lang w:val="es-ES_tradnl"/>
          </w:rPr>
          <w:delText xml:space="preserve">sección </w:delText>
        </w:r>
      </w:del>
      <w:r w:rsidR="00852942" w:rsidRPr="003E6DED">
        <w:rPr>
          <w:rFonts w:ascii="Times New Roman" w:eastAsia="Times New Roman" w:hAnsi="Times New Roman" w:cs="Times New Roman"/>
          <w:color w:val="00000A"/>
          <w:sz w:val="24"/>
          <w:lang w:val="es-ES_tradnl"/>
        </w:rPr>
        <w:t>discutimos los desafíos que hay en Méxic</w:t>
      </w:r>
      <w:r w:rsidR="00B655E7">
        <w:rPr>
          <w:rFonts w:ascii="Times New Roman" w:eastAsia="Times New Roman" w:hAnsi="Times New Roman" w:cs="Times New Roman"/>
          <w:color w:val="00000A"/>
          <w:sz w:val="24"/>
          <w:lang w:val="es-ES_tradnl"/>
        </w:rPr>
        <w:t>o en materia de transparencia,</w:t>
      </w:r>
      <w:del w:id="12" w:author="***" w:date="2016-04-07T17:42:00Z">
        <w:r w:rsidR="00852942" w:rsidRPr="003E6DED">
          <w:rPr>
            <w:rFonts w:ascii="Times New Roman" w:eastAsia="Times New Roman" w:hAnsi="Times New Roman" w:cs="Times New Roman"/>
            <w:color w:val="00000A"/>
            <w:sz w:val="24"/>
            <w:lang w:val="es-ES_tradnl"/>
          </w:rPr>
          <w:delText xml:space="preserve"> </w:delText>
        </w:r>
      </w:del>
      <w:r w:rsidR="00B655E7">
        <w:rPr>
          <w:rFonts w:ascii="Times New Roman" w:eastAsia="Times New Roman" w:hAnsi="Times New Roman" w:cs="Times New Roman"/>
          <w:color w:val="00000A"/>
          <w:sz w:val="24"/>
          <w:lang w:val="es-ES_tradnl"/>
        </w:rPr>
        <w:t xml:space="preserve"> </w:t>
      </w:r>
      <w:r w:rsidR="00852942" w:rsidRPr="003E6DED">
        <w:rPr>
          <w:rFonts w:ascii="Times New Roman" w:eastAsia="Times New Roman" w:hAnsi="Times New Roman" w:cs="Times New Roman"/>
          <w:color w:val="00000A"/>
          <w:sz w:val="24"/>
          <w:lang w:val="es-ES_tradnl"/>
        </w:rPr>
        <w:t xml:space="preserve">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w:t>
      </w:r>
      <w:del w:id="13" w:author="***" w:date="2016-04-07T17:42:00Z">
        <w:r w:rsidR="005F56AD" w:rsidRPr="003E6DED">
          <w:rPr>
            <w:rFonts w:ascii="Times New Roman" w:eastAsia="Times New Roman" w:hAnsi="Times New Roman" w:cs="Times New Roman"/>
            <w:color w:val="00000A"/>
            <w:sz w:val="24"/>
            <w:lang w:val="es-ES_tradnl"/>
          </w:rPr>
          <w:delText>gran</w:delText>
        </w:r>
      </w:del>
      <w:ins w:id="14" w:author="***" w:date="2016-04-07T17:42:00Z">
        <w:r w:rsidR="00B655E7">
          <w:rPr>
            <w:rFonts w:ascii="Times New Roman" w:eastAsia="Times New Roman" w:hAnsi="Times New Roman" w:cs="Times New Roman"/>
            <w:color w:val="00000A"/>
            <w:sz w:val="24"/>
            <w:lang w:val="es-ES_tradnl"/>
          </w:rPr>
          <w:t>enorme</w:t>
        </w:r>
      </w:ins>
      <w:r w:rsidR="005F56AD" w:rsidRPr="003E6DED">
        <w:rPr>
          <w:rFonts w:ascii="Times New Roman" w:eastAsia="Times New Roman" w:hAnsi="Times New Roman" w:cs="Times New Roman"/>
          <w:color w:val="00000A"/>
          <w:sz w:val="24"/>
          <w:lang w:val="es-ES_tradnl"/>
        </w:rPr>
        <w:t xml:space="preserve"> potencial para incrementar los niveles de participación, transparencia, y rendición de cuentas en torno a los procesos de redistritación en el país.</w:t>
      </w:r>
      <w:r w:rsidR="00B655E7">
        <w:rPr>
          <w:rFonts w:ascii="Times New Roman" w:eastAsia="Times New Roman" w:hAnsi="Times New Roman" w:cs="Times New Roman"/>
          <w:color w:val="00000A"/>
          <w:sz w:val="24"/>
          <w:lang w:val="es-ES_tradnl"/>
        </w:rPr>
        <w:t xml:space="preserve"> </w:t>
      </w:r>
      <w:del w:id="15" w:author="***" w:date="2016-04-07T17:42:00Z">
        <w:r w:rsidR="005F56AD" w:rsidRPr="003E6DED">
          <w:rPr>
            <w:rFonts w:ascii="Times New Roman" w:eastAsia="Times New Roman" w:hAnsi="Times New Roman" w:cs="Times New Roman"/>
            <w:color w:val="00000A"/>
            <w:sz w:val="24"/>
            <w:lang w:val="es-ES_tradnl"/>
          </w:rPr>
          <w:delText>Al</w:delText>
        </w:r>
      </w:del>
      <w:ins w:id="16" w:author="***" w:date="2016-04-07T17:42:00Z">
        <w:r w:rsidR="00B655E7">
          <w:rPr>
            <w:rFonts w:ascii="Times New Roman" w:eastAsia="Times New Roman" w:hAnsi="Times New Roman" w:cs="Times New Roman"/>
            <w:color w:val="00000A"/>
            <w:sz w:val="24"/>
            <w:lang w:val="es-ES_tradnl"/>
          </w:rPr>
          <w:t>O</w:t>
        </w:r>
        <w:r w:rsidR="005F56AD" w:rsidRPr="003E6DED">
          <w:rPr>
            <w:rFonts w:ascii="Times New Roman" w:eastAsia="Times New Roman" w:hAnsi="Times New Roman" w:cs="Times New Roman"/>
            <w:color w:val="00000A"/>
            <w:sz w:val="24"/>
            <w:lang w:val="es-ES_tradnl"/>
          </w:rPr>
          <w:t xml:space="preserve">frecemos </w:t>
        </w:r>
        <w:r w:rsidR="00B655E7">
          <w:rPr>
            <w:rFonts w:ascii="Times New Roman" w:eastAsia="Times New Roman" w:hAnsi="Times New Roman" w:cs="Times New Roman"/>
            <w:color w:val="00000A"/>
            <w:sz w:val="24"/>
            <w:lang w:val="es-ES_tradnl"/>
          </w:rPr>
          <w:t>al</w:t>
        </w:r>
      </w:ins>
      <w:r w:rsidR="00B655E7">
        <w:rPr>
          <w:rFonts w:ascii="Times New Roman" w:eastAsia="Times New Roman" w:hAnsi="Times New Roman" w:cs="Times New Roman"/>
          <w:color w:val="00000A"/>
          <w:sz w:val="24"/>
          <w:lang w:val="es-ES_tradnl"/>
        </w:rPr>
        <w:t xml:space="preserve"> final</w:t>
      </w:r>
      <w:del w:id="17" w:author="***" w:date="2016-04-07T17:42:00Z">
        <w:r w:rsidR="005F56AD" w:rsidRPr="003E6DED">
          <w:rPr>
            <w:rFonts w:ascii="Times New Roman" w:eastAsia="Times New Roman" w:hAnsi="Times New Roman" w:cs="Times New Roman"/>
            <w:color w:val="00000A"/>
            <w:sz w:val="24"/>
            <w:lang w:val="es-ES_tradnl"/>
          </w:rPr>
          <w:delText>, ofrecemos</w:delText>
        </w:r>
      </w:del>
      <w:r w:rsidR="00B655E7">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213159A0"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del w:id="18" w:author="***" w:date="2016-04-07T17:42:00Z">
        <w:r w:rsidR="003E6DED" w:rsidRPr="003E6DED">
          <w:rPr>
            <w:rFonts w:ascii="Times New Roman" w:eastAsia="Times New Roman" w:hAnsi="Times New Roman" w:cs="Times New Roman"/>
            <w:color w:val="00000A"/>
            <w:sz w:val="24"/>
            <w:lang w:val="es-ES_tradnl"/>
          </w:rPr>
          <w:delText>Hundley</w:delText>
        </w:r>
      </w:del>
      <w:proofErr w:type="spellStart"/>
      <w:ins w:id="19" w:author="***" w:date="2016-04-07T17:42:00Z">
        <w:r w:rsidR="00B655E7">
          <w:rPr>
            <w:rFonts w:ascii="Times New Roman" w:eastAsia="Times New Roman" w:hAnsi="Times New Roman" w:cs="Times New Roman"/>
            <w:color w:val="00000A"/>
            <w:sz w:val="24"/>
            <w:lang w:val="es-ES_tradnl"/>
          </w:rPr>
          <w:t>Ha</w:t>
        </w:r>
        <w:r w:rsidR="003E6DED" w:rsidRPr="003E6DED">
          <w:rPr>
            <w:rFonts w:ascii="Times New Roman" w:eastAsia="Times New Roman" w:hAnsi="Times New Roman" w:cs="Times New Roman"/>
            <w:color w:val="00000A"/>
            <w:sz w:val="24"/>
            <w:lang w:val="es-ES_tradnl"/>
          </w:rPr>
          <w:t>ndley</w:t>
        </w:r>
      </w:ins>
      <w:proofErr w:type="spellEnd"/>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w:t>
      </w:r>
      <w:r w:rsidRPr="003E6DED">
        <w:rPr>
          <w:rFonts w:ascii="Times New Roman" w:eastAsia="Times New Roman" w:hAnsi="Times New Roman" w:cs="Times New Roman"/>
          <w:color w:val="00000A"/>
          <w:sz w:val="24"/>
          <w:lang w:val="es-ES_tradnl"/>
        </w:rPr>
        <w:lastRenderedPageBreak/>
        <w:t xml:space="preserve">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w:t>
      </w:r>
      <w:del w:id="20" w:author="..." w:date="2016-04-13T09:58:00Z">
        <w:r w:rsidRPr="003E6DED" w:rsidDel="007139F4">
          <w:rPr>
            <w:rFonts w:ascii="Times New Roman" w:eastAsia="Times New Roman" w:hAnsi="Times New Roman" w:cs="Times New Roman"/>
            <w:color w:val="00000A"/>
            <w:sz w:val="24"/>
            <w:lang w:val="es-ES_tradnl"/>
          </w:rPr>
          <w:delText xml:space="preserve"> </w:delText>
        </w:r>
      </w:del>
      <w:r w:rsidRPr="003E6DED">
        <w:rPr>
          <w:rFonts w:ascii="Times New Roman" w:eastAsia="Times New Roman" w:hAnsi="Times New Roman" w:cs="Times New Roman"/>
          <w:color w:val="00000A"/>
          <w:sz w:val="24"/>
          <w:lang w:val="es-ES_tradnl"/>
        </w:rPr>
        <w:t>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21"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21"/>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52BD7759"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r w:rsidR="00051D01">
        <w:rPr>
          <w:rStyle w:val="FootnoteReference"/>
          <w:rFonts w:ascii="Times New Roman" w:eastAsia="Times New Roman" w:hAnsi="Times New Roman" w:cs="Times New Roman"/>
          <w:color w:val="00000A"/>
          <w:sz w:val="24"/>
          <w:lang w:val="es-ES_tradnl"/>
        </w:rPr>
        <w:footnoteReference w:id="5"/>
      </w:r>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4C2ACBAF"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w:t>
      </w:r>
      <w:ins w:id="35" w:author="..." w:date="2016-04-13T10:01:00Z">
        <w:r w:rsidR="00B27847">
          <w:rPr>
            <w:rFonts w:ascii="Times New Roman" w:eastAsia="Times New Roman" w:hAnsi="Times New Roman" w:cs="Times New Roman"/>
            <w:color w:val="00000A"/>
            <w:sz w:val="24"/>
            <w:szCs w:val="24"/>
            <w:lang w:val="es-ES_tradnl"/>
          </w:rPr>
          <w:t xml:space="preserve">Dicho proceso, como debió de haberse </w:t>
        </w:r>
      </w:ins>
      <w:ins w:id="36" w:author="..." w:date="2016-04-13T10:02:00Z">
        <w:r w:rsidR="00B27847">
          <w:rPr>
            <w:rFonts w:ascii="Times New Roman" w:eastAsia="Times New Roman" w:hAnsi="Times New Roman" w:cs="Times New Roman"/>
            <w:color w:val="00000A"/>
            <w:sz w:val="24"/>
            <w:szCs w:val="24"/>
            <w:lang w:val="es-ES_tradnl"/>
          </w:rPr>
          <w:t>implementado oficialmente, p</w:t>
        </w:r>
      </w:ins>
      <w:del w:id="37" w:author="..." w:date="2016-04-13T10:02:00Z">
        <w:r w:rsidRPr="003E6DED" w:rsidDel="00B27847">
          <w:rPr>
            <w:rFonts w:ascii="Times New Roman" w:eastAsia="Times New Roman" w:hAnsi="Times New Roman" w:cs="Times New Roman"/>
            <w:color w:val="00000A"/>
            <w:sz w:val="24"/>
            <w:szCs w:val="24"/>
            <w:lang w:val="es-ES_tradnl"/>
          </w:rPr>
          <w:delText>P</w:delText>
        </w:r>
      </w:del>
      <w:r w:rsidRPr="003E6DED">
        <w:rPr>
          <w:rFonts w:ascii="Times New Roman" w:eastAsia="Times New Roman" w:hAnsi="Times New Roman" w:cs="Times New Roman"/>
          <w:color w:val="00000A"/>
          <w:sz w:val="24"/>
          <w:szCs w:val="24"/>
          <w:lang w:val="es-ES_tradnl"/>
        </w:rPr>
        <w:t>uede resumirse</w:t>
      </w:r>
      <w:ins w:id="38" w:author="..." w:date="2016-04-13T10:02:00Z">
        <w:r w:rsidR="00B27847">
          <w:rPr>
            <w:rFonts w:ascii="Times New Roman" w:eastAsia="Times New Roman" w:hAnsi="Times New Roman" w:cs="Times New Roman"/>
            <w:color w:val="00000A"/>
            <w:sz w:val="24"/>
            <w:szCs w:val="24"/>
            <w:lang w:val="es-ES_tradnl"/>
          </w:rPr>
          <w:t xml:space="preserve"> en cuatro etapas</w:t>
        </w:r>
      </w:ins>
      <w:ins w:id="39" w:author="..." w:date="2016-04-13T10:03:00Z">
        <w:r w:rsidR="00B27847">
          <w:rPr>
            <w:rFonts w:ascii="Times New Roman" w:eastAsia="Times New Roman" w:hAnsi="Times New Roman" w:cs="Times New Roman"/>
            <w:color w:val="00000A"/>
            <w:sz w:val="24"/>
            <w:szCs w:val="24"/>
            <w:lang w:val="es-ES_tradnl"/>
          </w:rPr>
          <w:t xml:space="preserve"> (</w:t>
        </w:r>
      </w:ins>
      <w:del w:id="40" w:author="..." w:date="2016-04-13T10:03:00Z">
        <w:r w:rsidRPr="001B1680" w:rsidDel="00B27847">
          <w:rPr>
            <w:rFonts w:ascii="Times New Roman" w:eastAsia="Times New Roman" w:hAnsi="Times New Roman" w:cs="Times New Roman"/>
            <w:color w:val="00000A"/>
            <w:sz w:val="24"/>
            <w:szCs w:val="24"/>
            <w:highlight w:val="green"/>
            <w:lang w:val="es-ES_tradnl"/>
          </w:rPr>
          <w:delText>,</w:delText>
        </w:r>
        <w:r w:rsidRPr="003E6DED" w:rsidDel="00B27847">
          <w:rPr>
            <w:rFonts w:ascii="Times New Roman" w:eastAsia="Times New Roman" w:hAnsi="Times New Roman" w:cs="Times New Roman"/>
            <w:color w:val="00000A"/>
            <w:sz w:val="24"/>
            <w:szCs w:val="24"/>
            <w:lang w:val="es-ES_tradnl"/>
          </w:rPr>
          <w:delText xml:space="preserve"> </w:delText>
        </w:r>
      </w:del>
      <w:r w:rsidRPr="00CA28BF">
        <w:rPr>
          <w:rFonts w:ascii="Times New Roman" w:hAnsi="Times New Roman"/>
          <w:color w:val="auto"/>
          <w:sz w:val="24"/>
          <w:lang w:val="es-ES_tradnl"/>
          <w:rPrChange w:id="41" w:author="***" w:date="2016-04-07T17:42:00Z">
            <w:rPr>
              <w:rFonts w:ascii="Times New Roman" w:hAnsi="Times New Roman"/>
              <w:color w:val="FF0000"/>
              <w:sz w:val="24"/>
              <w:highlight w:val="green"/>
              <w:lang w:val="es-ES_tradnl"/>
            </w:rPr>
          </w:rPrChange>
        </w:rPr>
        <w:t xml:space="preserve">como </w:t>
      </w:r>
      <w:r w:rsidR="00A14385" w:rsidRPr="00CA28BF">
        <w:rPr>
          <w:rFonts w:ascii="Times New Roman" w:hAnsi="Times New Roman"/>
          <w:color w:val="auto"/>
          <w:sz w:val="24"/>
          <w:lang w:val="es-ES_tradnl"/>
          <w:rPrChange w:id="42" w:author="***" w:date="2016-04-07T17:42:00Z">
            <w:rPr>
              <w:rFonts w:ascii="Times New Roman" w:hAnsi="Times New Roman"/>
              <w:color w:val="FF0000"/>
              <w:sz w:val="24"/>
              <w:highlight w:val="green"/>
              <w:lang w:val="es-ES_tradnl"/>
            </w:rPr>
          </w:rPrChange>
        </w:rPr>
        <w:t xml:space="preserve">se muestra </w:t>
      </w:r>
      <w:r w:rsidRPr="00CA28BF">
        <w:rPr>
          <w:rFonts w:ascii="Times New Roman" w:hAnsi="Times New Roman"/>
          <w:color w:val="auto"/>
          <w:sz w:val="24"/>
          <w:lang w:val="es-ES_tradnl"/>
          <w:rPrChange w:id="43" w:author="***" w:date="2016-04-07T17:42:00Z">
            <w:rPr>
              <w:rFonts w:ascii="Times New Roman" w:hAnsi="Times New Roman"/>
              <w:color w:val="FF0000"/>
              <w:sz w:val="24"/>
              <w:highlight w:val="green"/>
              <w:lang w:val="es-ES_tradnl"/>
            </w:rPr>
          </w:rPrChange>
        </w:rPr>
        <w:t>en el Diagrama 1</w:t>
      </w:r>
      <w:ins w:id="44" w:author="..." w:date="2016-04-13T10:03:00Z">
        <w:r w:rsidR="00B27847">
          <w:rPr>
            <w:rFonts w:ascii="Times New Roman" w:hAnsi="Times New Roman"/>
            <w:color w:val="auto"/>
            <w:sz w:val="24"/>
            <w:lang w:val="es-ES_tradnl"/>
          </w:rPr>
          <w:t>)</w:t>
        </w:r>
      </w:ins>
      <w:del w:id="45" w:author="..." w:date="2016-04-13T10:03:00Z">
        <w:r w:rsidRPr="00CA28BF" w:rsidDel="00B27847">
          <w:rPr>
            <w:rFonts w:ascii="Times New Roman" w:hAnsi="Times New Roman"/>
            <w:color w:val="auto"/>
            <w:sz w:val="24"/>
            <w:lang w:val="es-ES_tradnl"/>
            <w:rPrChange w:id="46" w:author="***" w:date="2016-04-07T17:42:00Z">
              <w:rPr>
                <w:rFonts w:ascii="Times New Roman" w:hAnsi="Times New Roman"/>
                <w:color w:val="00000A"/>
                <w:sz w:val="24"/>
                <w:lang w:val="es-ES_tradnl"/>
              </w:rPr>
            </w:rPrChange>
          </w:rPr>
          <w:delText xml:space="preserve">, </w:delText>
        </w:r>
        <w:r w:rsidRPr="003E6DED" w:rsidDel="00B27847">
          <w:rPr>
            <w:rFonts w:ascii="Times New Roman" w:eastAsia="Times New Roman" w:hAnsi="Times New Roman" w:cs="Times New Roman"/>
            <w:color w:val="00000A"/>
            <w:sz w:val="24"/>
            <w:szCs w:val="24"/>
            <w:lang w:val="es-ES_tradnl"/>
          </w:rPr>
          <w:delText>en cuatro etapas</w:delText>
        </w:r>
      </w:del>
      <w:r w:rsidRPr="003E6DED">
        <w:rPr>
          <w:rFonts w:ascii="Times New Roman" w:eastAsia="Times New Roman" w:hAnsi="Times New Roman" w:cs="Times New Roman"/>
          <w:color w:val="00000A"/>
          <w:sz w:val="24"/>
          <w:szCs w:val="24"/>
          <w:lang w:val="es-ES_tradnl"/>
        </w:rPr>
        <w:t xml:space="preserve">. </w:t>
      </w:r>
      <w:del w:id="47" w:author="..." w:date="2016-04-13T10:04:00Z">
        <w:r w:rsidRPr="003E6DED" w:rsidDel="00B27847">
          <w:rPr>
            <w:rFonts w:ascii="Times New Roman" w:eastAsia="Times New Roman" w:hAnsi="Times New Roman" w:cs="Times New Roman"/>
            <w:color w:val="00000A"/>
            <w:sz w:val="24"/>
            <w:szCs w:val="24"/>
            <w:lang w:val="es-ES_tradnl"/>
          </w:rPr>
          <w:delText>El proceso inicia con</w:delText>
        </w:r>
      </w:del>
      <w:ins w:id="48" w:author="..." w:date="2016-04-13T10:04:00Z">
        <w:r w:rsidR="00B27847">
          <w:rPr>
            <w:rFonts w:ascii="Times New Roman" w:eastAsia="Times New Roman" w:hAnsi="Times New Roman" w:cs="Times New Roman"/>
            <w:color w:val="00000A"/>
            <w:sz w:val="24"/>
            <w:szCs w:val="24"/>
            <w:lang w:val="es-ES_tradnl"/>
          </w:rPr>
          <w:t>La primera es</w:t>
        </w:r>
      </w:ins>
      <w:r w:rsidRPr="003E6DED">
        <w:rPr>
          <w:rFonts w:ascii="Times New Roman" w:eastAsia="Times New Roman" w:hAnsi="Times New Roman" w:cs="Times New Roman"/>
          <w:color w:val="00000A"/>
          <w:sz w:val="24"/>
          <w:szCs w:val="24"/>
          <w:lang w:val="es-ES_tradnl"/>
        </w:rPr>
        <w:t xml:space="preserve"> la distribución de 300 distritos entre los estados y el DF según las poblaciones relativas del </w:t>
      </w:r>
      <w:r w:rsidRPr="003E6DED">
        <w:rPr>
          <w:rFonts w:ascii="Times New Roman" w:eastAsia="Times New Roman" w:hAnsi="Times New Roman" w:cs="Times New Roman"/>
          <w:color w:val="00000A"/>
          <w:sz w:val="24"/>
          <w:szCs w:val="24"/>
          <w:lang w:val="es-ES_tradnl"/>
        </w:rPr>
        <w:lastRenderedPageBreak/>
        <w:t xml:space="preserve">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4EFEEA5"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w:t>
      </w:r>
      <w:r w:rsidRPr="003E6DED">
        <w:rPr>
          <w:rFonts w:ascii="Times New Roman" w:eastAsia="Times New Roman" w:hAnsi="Times New Roman" w:cs="Times New Roman"/>
          <w:color w:val="00000A"/>
          <w:sz w:val="24"/>
          <w:lang w:val="es-ES_tradnl"/>
        </w:rPr>
        <w:lastRenderedPageBreak/>
        <w:t xml:space="preserve">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w:t>
      </w:r>
      <w:del w:id="49" w:author="***" w:date="2016-04-07T17:42:00Z">
        <w:r w:rsidRPr="003E6DED">
          <w:rPr>
            <w:rFonts w:ascii="Times New Roman" w:eastAsia="Times New Roman" w:hAnsi="Times New Roman" w:cs="Times New Roman"/>
            <w:color w:val="00000A"/>
            <w:sz w:val="24"/>
            <w:szCs w:val="24"/>
            <w:lang w:val="es-ES_tradnl"/>
          </w:rPr>
          <w:delText>por redistritar</w:delText>
        </w:r>
      </w:del>
      <w:ins w:id="50" w:author="***" w:date="2016-04-07T17:42:00Z">
        <w:r w:rsidR="00CA28BF">
          <w:rPr>
            <w:rFonts w:ascii="Times New Roman" w:eastAsia="Times New Roman" w:hAnsi="Times New Roman" w:cs="Times New Roman"/>
            <w:color w:val="00000A"/>
            <w:sz w:val="24"/>
            <w:szCs w:val="24"/>
            <w:lang w:val="es-ES_tradnl"/>
          </w:rPr>
          <w:t xml:space="preserve">ya que se ha </w:t>
        </w:r>
        <w:proofErr w:type="spellStart"/>
        <w:r w:rsidR="00CA28BF">
          <w:rPr>
            <w:rFonts w:ascii="Times New Roman" w:eastAsia="Times New Roman" w:hAnsi="Times New Roman" w:cs="Times New Roman"/>
            <w:color w:val="00000A"/>
            <w:sz w:val="24"/>
            <w:szCs w:val="24"/>
            <w:lang w:val="es-ES_tradnl"/>
          </w:rPr>
          <w:t>redistritado</w:t>
        </w:r>
      </w:ins>
      <w:proofErr w:type="spellEnd"/>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sin tomar en cuenta las diferencias</w:t>
      </w:r>
      <w:del w:id="51" w:author="***" w:date="2016-04-07T17:42:00Z">
        <w:r w:rsidRPr="003E6DED">
          <w:rPr>
            <w:rFonts w:ascii="Times New Roman" w:eastAsia="Times New Roman" w:hAnsi="Times New Roman" w:cs="Times New Roman"/>
            <w:color w:val="00000A"/>
            <w:sz w:val="24"/>
            <w:szCs w:val="24"/>
            <w:lang w:val="es-ES_tradnl"/>
          </w:rPr>
          <w:delText xml:space="preserve"> y hasta</w:delText>
        </w:r>
      </w:del>
      <w:ins w:id="52" w:author="..." w:date="2016-04-13T10:14:00Z">
        <w:r w:rsidR="00D41E65">
          <w:rPr>
            <w:rFonts w:ascii="Times New Roman" w:eastAsia="Times New Roman" w:hAnsi="Times New Roman" w:cs="Times New Roman"/>
            <w:color w:val="00000A"/>
            <w:sz w:val="24"/>
            <w:szCs w:val="24"/>
            <w:lang w:val="es-ES_tradnl"/>
          </w:rPr>
          <w:t xml:space="preserve"> </w:t>
        </w:r>
      </w:ins>
      <w:ins w:id="53" w:author="***" w:date="2016-04-07T17:42:00Z">
        <w:del w:id="54" w:author="..." w:date="2016-04-13T10:14:00Z">
          <w:r w:rsidR="00CA28BF" w:rsidDel="00D41E65">
            <w:rPr>
              <w:rFonts w:ascii="Times New Roman" w:eastAsia="Times New Roman" w:hAnsi="Times New Roman" w:cs="Times New Roman"/>
              <w:color w:val="00000A"/>
              <w:sz w:val="24"/>
              <w:szCs w:val="24"/>
              <w:lang w:val="es-ES_tradnl"/>
            </w:rPr>
            <w:delText xml:space="preserve">, </w:delText>
          </w:r>
        </w:del>
      </w:ins>
      <w:ins w:id="55" w:author="..." w:date="2016-04-13T10:13:00Z">
        <w:r w:rsidR="00D41E65">
          <w:rPr>
            <w:rFonts w:ascii="Times New Roman" w:eastAsia="Times New Roman" w:hAnsi="Times New Roman" w:cs="Times New Roman"/>
            <w:color w:val="00000A"/>
            <w:sz w:val="24"/>
            <w:szCs w:val="24"/>
            <w:lang w:val="es-ES_tradnl"/>
          </w:rPr>
          <w:t xml:space="preserve">y </w:t>
        </w:r>
      </w:ins>
      <w:ins w:id="56" w:author="***" w:date="2016-04-07T17:42:00Z">
        <w:del w:id="57" w:author="..." w:date="2016-04-13T10:13:00Z">
          <w:r w:rsidR="00CA28BF" w:rsidDel="00D41E65">
            <w:rPr>
              <w:rFonts w:ascii="Times New Roman" w:eastAsia="Times New Roman" w:hAnsi="Times New Roman" w:cs="Times New Roman"/>
              <w:color w:val="00000A"/>
              <w:sz w:val="24"/>
              <w:szCs w:val="24"/>
              <w:lang w:val="es-ES_tradnl"/>
            </w:rPr>
            <w:delText>cuando no</w:delText>
          </w:r>
        </w:del>
      </w:ins>
      <w:del w:id="58" w:author="..." w:date="2016-04-13T10:13:00Z">
        <w:r w:rsidR="000C03F8" w:rsidDel="00D41E65">
          <w:rPr>
            <w:rFonts w:ascii="Times New Roman" w:eastAsia="Times New Roman" w:hAnsi="Times New Roman" w:cs="Times New Roman"/>
            <w:color w:val="00000A"/>
            <w:sz w:val="24"/>
            <w:szCs w:val="24"/>
            <w:lang w:val="es-ES_tradnl"/>
          </w:rPr>
          <w:delText xml:space="preserve"> </w:delText>
        </w:r>
      </w:del>
      <w:del w:id="59" w:author="..." w:date="2016-04-13T10:14:00Z">
        <w:r w:rsidR="000C03F8" w:rsidDel="00D41E65">
          <w:rPr>
            <w:rFonts w:ascii="Times New Roman" w:eastAsia="Times New Roman" w:hAnsi="Times New Roman" w:cs="Times New Roman"/>
            <w:color w:val="00000A"/>
            <w:sz w:val="24"/>
            <w:szCs w:val="24"/>
            <w:lang w:val="es-ES_tradnl"/>
          </w:rPr>
          <w:delText>los</w:delText>
        </w:r>
        <w:r w:rsidR="00CA28BF" w:rsidDel="00D41E65">
          <w:rPr>
            <w:rFonts w:ascii="Times New Roman" w:eastAsia="Times New Roman" w:hAnsi="Times New Roman" w:cs="Times New Roman"/>
            <w:color w:val="00000A"/>
            <w:sz w:val="24"/>
            <w:szCs w:val="24"/>
            <w:lang w:val="es-ES_tradnl"/>
          </w:rPr>
          <w:delText xml:space="preserve"> </w:delText>
        </w:r>
      </w:del>
      <w:r w:rsidRPr="003E6DED">
        <w:rPr>
          <w:rFonts w:ascii="Times New Roman" w:eastAsia="Times New Roman" w:hAnsi="Times New Roman" w:cs="Times New Roman"/>
          <w:color w:val="00000A"/>
          <w:sz w:val="24"/>
          <w:szCs w:val="24"/>
          <w:lang w:val="es-ES_tradnl"/>
        </w:rPr>
        <w:t>antagonismos</w:t>
      </w:r>
      <w:ins w:id="60" w:author="***" w:date="2016-04-07T17:42:00Z">
        <w:del w:id="61" w:author="..." w:date="2016-04-13T10:14:00Z">
          <w:r w:rsidR="00CA28BF" w:rsidDel="00D41E65">
            <w:rPr>
              <w:rFonts w:ascii="Times New Roman" w:eastAsia="Times New Roman" w:hAnsi="Times New Roman" w:cs="Times New Roman"/>
              <w:color w:val="00000A"/>
              <w:sz w:val="24"/>
              <w:szCs w:val="24"/>
              <w:lang w:val="es-ES_tradnl"/>
            </w:rPr>
            <w:delText>,</w:delText>
          </w:r>
        </w:del>
      </w:ins>
      <w:r w:rsidRPr="003E6DED">
        <w:rPr>
          <w:rFonts w:ascii="Times New Roman" w:eastAsia="Times New Roman" w:hAnsi="Times New Roman" w:cs="Times New Roman"/>
          <w:color w:val="00000A"/>
          <w:sz w:val="24"/>
          <w:szCs w:val="24"/>
          <w:lang w:val="es-ES_tradnl"/>
        </w:rPr>
        <w:t xml:space="preserve">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p>
    <w:p w14:paraId="6A872D44" w14:textId="38202E17"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w:t>
      </w:r>
      <w:del w:id="63" w:author="..." w:date="2016-04-13T10:20:00Z">
        <w:r w:rsidR="00A35D9A" w:rsidRPr="003E6DED" w:rsidDel="00A21558">
          <w:rPr>
            <w:rFonts w:ascii="Times New Roman" w:eastAsia="Times New Roman" w:hAnsi="Times New Roman" w:cs="Times New Roman"/>
            <w:color w:val="00000A"/>
            <w:sz w:val="24"/>
            <w:szCs w:val="24"/>
            <w:lang w:val="es-ES_tradnl"/>
          </w:rPr>
          <w:delText xml:space="preserve"> </w:delText>
        </w:r>
      </w:del>
      <w:del w:id="64" w:author="..." w:date="2016-04-13T10:19:00Z">
        <w:r w:rsidR="00A35D9A" w:rsidRPr="003E6DED" w:rsidDel="00A21558">
          <w:rPr>
            <w:rFonts w:ascii="Times New Roman" w:eastAsia="Times New Roman" w:hAnsi="Times New Roman" w:cs="Times New Roman"/>
            <w:color w:val="00000A"/>
            <w:sz w:val="24"/>
            <w:szCs w:val="24"/>
            <w:lang w:val="es-ES_tradnl"/>
          </w:rPr>
          <w:delText>aún está lejos de cumplirse a cabalidad</w:delText>
        </w:r>
      </w:del>
      <w:ins w:id="65" w:author="..." w:date="2016-04-13T10:19:00Z">
        <w:r w:rsidR="00A21558">
          <w:rPr>
            <w:rFonts w:ascii="Times New Roman" w:eastAsia="Times New Roman" w:hAnsi="Times New Roman" w:cs="Times New Roman"/>
            <w:color w:val="00000A"/>
            <w:sz w:val="24"/>
            <w:szCs w:val="24"/>
            <w:lang w:val="es-ES_tradnl"/>
          </w:rPr>
          <w:t>ambicioso</w:t>
        </w:r>
      </w:ins>
      <w:ins w:id="66" w:author="..." w:date="2016-04-13T10:20:00Z">
        <w:r w:rsidR="00A21558">
          <w:rPr>
            <w:rFonts w:ascii="Times New Roman" w:eastAsia="Times New Roman" w:hAnsi="Times New Roman" w:cs="Times New Roman"/>
            <w:color w:val="00000A"/>
            <w:sz w:val="24"/>
            <w:szCs w:val="24"/>
            <w:lang w:val="es-ES_tradnl"/>
          </w:rPr>
          <w:t>, pero alcanzable</w:t>
        </w:r>
      </w:ins>
      <w:del w:id="67" w:author="..." w:date="2016-04-13T10:20:00Z">
        <w:r w:rsidR="00A35D9A" w:rsidRPr="003E6DED" w:rsidDel="00A21558">
          <w:rPr>
            <w:rFonts w:ascii="Times New Roman" w:eastAsia="Times New Roman" w:hAnsi="Times New Roman" w:cs="Times New Roman"/>
            <w:color w:val="00000A"/>
            <w:sz w:val="24"/>
            <w:szCs w:val="24"/>
            <w:lang w:val="es-ES_tradnl"/>
          </w:rPr>
          <w:delText xml:space="preserve"> </w:delText>
        </w:r>
      </w:del>
      <w:r w:rsidR="00A35D9A" w:rsidRPr="003E6DE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7A0AE31E"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w:t>
      </w:r>
      <w:r w:rsidRPr="003E6DED">
        <w:rPr>
          <w:rFonts w:ascii="Times New Roman" w:eastAsia="Times New Roman" w:hAnsi="Times New Roman" w:cs="Times New Roman"/>
          <w:color w:val="00000A"/>
          <w:sz w:val="24"/>
          <w:szCs w:val="24"/>
          <w:lang w:val="es-ES_tradnl"/>
        </w:rPr>
        <w:lastRenderedPageBreak/>
        <w:t>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w:t>
      </w:r>
      <w:r w:rsidR="00EE6FB6">
        <w:rPr>
          <w:rStyle w:val="FootnoteReference"/>
          <w:rFonts w:ascii="Times New Roman" w:eastAsia="Times New Roman" w:hAnsi="Times New Roman" w:cs="Times New Roman"/>
          <w:color w:val="00000A"/>
          <w:sz w:val="24"/>
          <w:szCs w:val="24"/>
          <w:lang w:val="es-ES_tradnl"/>
        </w:rPr>
        <w:footnoteReference w:id="8"/>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w:t>
      </w:r>
      <w:r w:rsidRPr="003E6DED">
        <w:rPr>
          <w:rFonts w:ascii="Times New Roman" w:hAnsi="Times New Roman" w:cs="Times New Roman"/>
          <w:color w:val="00000A"/>
          <w:sz w:val="24"/>
          <w:szCs w:val="24"/>
          <w:lang w:val="es-ES_tradnl"/>
        </w:rPr>
        <w:lastRenderedPageBreak/>
        <w:t xml:space="preserve">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4B07A2F1" w14:textId="5B7391F6"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9"/>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del w:id="68" w:author="..." w:date="2016-04-13T10:45:00Z">
        <w:r w:rsidR="001D0725" w:rsidRPr="003E6DED" w:rsidDel="00E76169">
          <w:rPr>
            <w:rFonts w:ascii="Times New Roman" w:eastAsia="Times New Roman" w:hAnsi="Times New Roman" w:cs="Times New Roman"/>
            <w:color w:val="auto"/>
            <w:sz w:val="24"/>
            <w:lang w:val="es-ES_tradnl"/>
          </w:rPr>
          <w:delText>–</w:delText>
        </w:r>
      </w:del>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ex post</w:t>
      </w:r>
      <w:ins w:id="69" w:author="..." w:date="2016-04-13T10:45:00Z">
        <w:r w:rsidR="00E76169">
          <w:rPr>
            <w:rFonts w:ascii="Times New Roman" w:eastAsia="Times New Roman" w:hAnsi="Times New Roman" w:cs="Times New Roman"/>
            <w:i/>
            <w:color w:val="auto"/>
            <w:sz w:val="24"/>
            <w:lang w:val="es-ES_tradnl"/>
          </w:rPr>
          <w:t xml:space="preserve"> </w:t>
        </w:r>
        <w:r w:rsidR="00E76169">
          <w:rPr>
            <w:rFonts w:ascii="Times New Roman" w:eastAsia="Times New Roman" w:hAnsi="Times New Roman" w:cs="Times New Roman"/>
            <w:color w:val="auto"/>
            <w:sz w:val="24"/>
            <w:lang w:val="es-ES_tradnl"/>
          </w:rPr>
          <w:t>y</w:t>
        </w:r>
      </w:ins>
      <w:del w:id="70" w:author="..." w:date="2016-04-13T10:45:00Z">
        <w:r w:rsidR="001D0725" w:rsidRPr="003E6DED" w:rsidDel="00E76169">
          <w:rPr>
            <w:rFonts w:ascii="Times New Roman" w:eastAsia="Times New Roman" w:hAnsi="Times New Roman" w:cs="Times New Roman"/>
            <w:i/>
            <w:color w:val="auto"/>
            <w:sz w:val="24"/>
            <w:lang w:val="es-ES_tradnl"/>
          </w:rPr>
          <w:delText>–</w:delText>
        </w:r>
      </w:del>
      <w:r w:rsidR="001D0725" w:rsidRPr="003E6DED">
        <w:rPr>
          <w:rFonts w:ascii="Times New Roman" w:eastAsia="Times New Roman" w:hAnsi="Times New Roman" w:cs="Times New Roman"/>
          <w:i/>
          <w:color w:val="auto"/>
          <w:sz w:val="24"/>
          <w:lang w:val="es-ES_tradnl"/>
        </w:rPr>
        <w:t xml:space="preserve">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w:t>
      </w:r>
      <w:r w:rsidRPr="003E6DED">
        <w:rPr>
          <w:rFonts w:ascii="Times New Roman" w:eastAsia="Tahoma" w:hAnsi="Times New Roman" w:cs="Times New Roman"/>
          <w:color w:val="00000A"/>
          <w:sz w:val="24"/>
          <w:szCs w:val="24"/>
          <w:lang w:val="es-ES_tradnl"/>
        </w:rPr>
        <w:lastRenderedPageBreak/>
        <w:t>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10"/>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w:t>
      </w:r>
      <w:r w:rsidRPr="003E6DED">
        <w:rPr>
          <w:rFonts w:ascii="Times New Roman" w:eastAsia="Times New Roman" w:hAnsi="Times New Roman" w:cs="Times New Roman"/>
          <w:color w:val="00000A"/>
          <w:sz w:val="24"/>
          <w:szCs w:val="24"/>
          <w:lang w:val="es-ES_tradnl"/>
        </w:rPr>
        <w:lastRenderedPageBreak/>
        <w:t>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19102F5B"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1"/>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sidRPr="007B600A">
        <w:rPr>
          <w:rFonts w:ascii="Times New Roman" w:eastAsia="Times New Roman" w:hAnsi="Times New Roman" w:cs="Times New Roman"/>
          <w:color w:val="00000A"/>
          <w:sz w:val="24"/>
          <w:highlight w:val="green"/>
          <w:lang w:val="es-ES_tradnl"/>
        </w:rPr>
        <w:t>geo</w:t>
      </w:r>
      <w:r w:rsidR="007B600A" w:rsidRPr="007B600A">
        <w:rPr>
          <w:rFonts w:ascii="Times New Roman" w:eastAsia="Times New Roman" w:hAnsi="Times New Roman" w:cs="Times New Roman"/>
          <w:color w:val="00000A"/>
          <w:sz w:val="24"/>
          <w:highlight w:val="green"/>
          <w:lang w:val="es-ES_tradnl"/>
        </w:rPr>
        <w:t>-</w:t>
      </w:r>
      <w:r w:rsidR="003E6DED" w:rsidRPr="007B600A">
        <w:rPr>
          <w:rFonts w:ascii="Times New Roman" w:eastAsia="Times New Roman" w:hAnsi="Times New Roman" w:cs="Times New Roman"/>
          <w:color w:val="00000A"/>
          <w:sz w:val="24"/>
          <w:highlight w:val="green"/>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 xml:space="preserve">a </w:t>
      </w:r>
      <w:r w:rsidR="006063C2" w:rsidRPr="003E6DED">
        <w:rPr>
          <w:rFonts w:ascii="Times New Roman" w:eastAsia="Tahoma" w:hAnsi="Times New Roman" w:cs="Times New Roman"/>
          <w:color w:val="00000A"/>
          <w:sz w:val="24"/>
          <w:szCs w:val="24"/>
          <w:lang w:val="es-ES_tradnl"/>
        </w:rPr>
        <w:lastRenderedPageBreak/>
        <w:t>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FootnoteReference"/>
          <w:rFonts w:ascii="Times New Roman" w:eastAsia="Tahoma" w:hAnsi="Times New Roman" w:cs="Times New Roman"/>
          <w:color w:val="00000A"/>
          <w:sz w:val="24"/>
          <w:szCs w:val="24"/>
          <w:lang w:val="es-ES_tradnl"/>
        </w:rPr>
        <w:footnoteReference w:id="12"/>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1B4F5919"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w:t>
      </w:r>
      <w:ins w:id="72" w:author="..." w:date="2016-04-13T11:02:00Z">
        <w:r w:rsidR="006F4518">
          <w:rPr>
            <w:rFonts w:ascii="Times New Roman" w:eastAsia="Tahoma" w:hAnsi="Times New Roman" w:cs="Times New Roman"/>
            <w:color w:val="00000A"/>
            <w:sz w:val="24"/>
            <w:szCs w:val="24"/>
            <w:lang w:val="es-ES_tradnl"/>
          </w:rPr>
          <w:t xml:space="preserve">inspeccionarlo y </w:t>
        </w:r>
      </w:ins>
      <w:r w:rsidRPr="003E6DED">
        <w:rPr>
          <w:rFonts w:ascii="Times New Roman" w:eastAsia="Tahoma" w:hAnsi="Times New Roman" w:cs="Times New Roman"/>
          <w:color w:val="00000A"/>
          <w:sz w:val="24"/>
          <w:szCs w:val="24"/>
          <w:lang w:val="es-ES_tradnl"/>
        </w:rPr>
        <w:t>utilizarlo libremente</w:t>
      </w:r>
      <w:ins w:id="73" w:author="..." w:date="2016-04-13T11:03:00Z">
        <w:r w:rsidR="006F4518">
          <w:rPr>
            <w:rFonts w:ascii="Times New Roman" w:eastAsia="Tahoma" w:hAnsi="Times New Roman" w:cs="Times New Roman"/>
            <w:color w:val="00000A"/>
            <w:sz w:val="24"/>
            <w:szCs w:val="24"/>
            <w:lang w:val="es-ES_tradnl"/>
          </w:rPr>
          <w:t>,</w:t>
        </w:r>
      </w:ins>
      <w:r w:rsidRPr="003E6DED">
        <w:rPr>
          <w:rFonts w:ascii="Times New Roman" w:eastAsia="Tahoma" w:hAnsi="Times New Roman" w:cs="Times New Roman"/>
          <w:color w:val="00000A"/>
          <w:sz w:val="24"/>
          <w:szCs w:val="24"/>
          <w:lang w:val="es-ES_tradnl"/>
        </w:rPr>
        <w:t xml:space="preserve"> o poder operarlo remotamente (preferiblemente, desde la nube)</w:t>
      </w:r>
      <w:ins w:id="74" w:author="..." w:date="2016-04-13T11:03:00Z">
        <w:r w:rsidR="006F4518">
          <w:rPr>
            <w:rFonts w:ascii="Times New Roman" w:eastAsia="Tahoma" w:hAnsi="Times New Roman" w:cs="Times New Roman"/>
            <w:color w:val="00000A"/>
            <w:sz w:val="24"/>
            <w:szCs w:val="24"/>
            <w:lang w:val="es-ES_tradnl"/>
          </w:rPr>
          <w:t>,</w:t>
        </w:r>
      </w:ins>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lastRenderedPageBreak/>
        <w:t xml:space="preserve">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siguen 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3"/>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w:t>
      </w:r>
      <w:r w:rsidRPr="003E6DED">
        <w:rPr>
          <w:rFonts w:ascii="Times New Roman" w:eastAsia="Tahoma" w:hAnsi="Times New Roman" w:cs="Times New Roman"/>
          <w:color w:val="00000A"/>
          <w:sz w:val="24"/>
          <w:szCs w:val="24"/>
          <w:lang w:val="es-ES_tradnl"/>
        </w:rPr>
        <w:lastRenderedPageBreak/>
        <w:t>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06F53FC"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w:t>
      </w:r>
      <w:r w:rsidR="000F2C09" w:rsidRPr="003E6DED">
        <w:rPr>
          <w:rFonts w:ascii="Times New Roman" w:eastAsia="Times New Roman" w:hAnsi="Times New Roman" w:cs="Times New Roman"/>
          <w:color w:val="00000A"/>
          <w:sz w:val="24"/>
          <w:lang w:val="es-ES_tradnl"/>
        </w:rPr>
        <w:lastRenderedPageBreak/>
        <w:t>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4"/>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w:t>
      </w:r>
      <w:del w:id="75" w:author="..." w:date="2016-04-13T11:06:00Z">
        <w:r w:rsidRPr="003E6DED" w:rsidDel="00D877A9">
          <w:rPr>
            <w:rFonts w:ascii="Times New Roman" w:eastAsia="Times New Roman" w:hAnsi="Times New Roman" w:cs="Times New Roman"/>
            <w:color w:val="00000A"/>
            <w:sz w:val="24"/>
            <w:lang w:val="es-ES_tradnl"/>
          </w:rPr>
          <w:delText>el grado de arbitrariedad</w:delText>
        </w:r>
      </w:del>
      <w:ins w:id="76" w:author="..." w:date="2016-04-13T11:06:00Z">
        <w:r w:rsidR="00D877A9">
          <w:rPr>
            <w:rFonts w:ascii="Times New Roman" w:eastAsia="Times New Roman" w:hAnsi="Times New Roman" w:cs="Times New Roman"/>
            <w:color w:val="00000A"/>
            <w:sz w:val="24"/>
            <w:lang w:val="es-ES_tradnl"/>
          </w:rPr>
          <w:t>la consistencia y objetividad</w:t>
        </w:r>
      </w:ins>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5"/>
      </w:r>
      <w:r w:rsidR="005F56AD" w:rsidRPr="003E6DED">
        <w:rPr>
          <w:rFonts w:ascii="Times New Roman" w:eastAsia="Times New Roman" w:hAnsi="Times New Roman" w:cs="Times New Roman"/>
          <w:color w:val="00000A"/>
          <w:sz w:val="24"/>
          <w:lang w:val="es-ES_tradnl"/>
        </w:rPr>
        <w:t xml:space="preserve"> </w:t>
      </w:r>
    </w:p>
    <w:p w14:paraId="015F57C7" w14:textId="02111D23"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w:t>
      </w:r>
      <w:del w:id="77" w:author="..." w:date="2016-04-13T11:13:00Z">
        <w:r w:rsidR="003937DF" w:rsidRPr="003E6DED" w:rsidDel="00105846">
          <w:rPr>
            <w:rFonts w:ascii="Times New Roman" w:eastAsia="Tahoma" w:hAnsi="Times New Roman" w:cs="Times New Roman"/>
            <w:color w:val="auto"/>
            <w:sz w:val="24"/>
            <w:szCs w:val="24"/>
            <w:lang w:val="es-ES_tradnl"/>
          </w:rPr>
          <w:delText xml:space="preserve">académico </w:delText>
        </w:r>
      </w:del>
      <w:ins w:id="78" w:author="..." w:date="2016-04-13T11:13:00Z">
        <w:r w:rsidR="00105846">
          <w:rPr>
            <w:rFonts w:ascii="Times New Roman" w:eastAsia="Tahoma" w:hAnsi="Times New Roman" w:cs="Times New Roman"/>
            <w:color w:val="auto"/>
            <w:sz w:val="24"/>
            <w:szCs w:val="24"/>
            <w:lang w:val="es-ES_tradnl"/>
          </w:rPr>
          <w:t>de la implementación</w:t>
        </w:r>
        <w:r w:rsidR="00105846" w:rsidRPr="003E6DED">
          <w:rPr>
            <w:rFonts w:ascii="Times New Roman" w:eastAsia="Tahoma" w:hAnsi="Times New Roman" w:cs="Times New Roman"/>
            <w:color w:val="auto"/>
            <w:sz w:val="24"/>
            <w:szCs w:val="24"/>
            <w:lang w:val="es-ES_tradnl"/>
          </w:rPr>
          <w:t xml:space="preserve"> </w:t>
        </w:r>
      </w:ins>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6"/>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 xml:space="preserve">los </w:t>
      </w:r>
      <w:r w:rsidR="001C360B" w:rsidRPr="003E6DED">
        <w:rPr>
          <w:rFonts w:ascii="Times New Roman" w:eastAsia="Tahoma" w:hAnsi="Times New Roman" w:cs="Times New Roman"/>
          <w:color w:val="auto"/>
          <w:sz w:val="24"/>
          <w:szCs w:val="24"/>
          <w:lang w:val="es-ES_tradnl"/>
        </w:rPr>
        <w:lastRenderedPageBreak/>
        <w:t>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w:t>
      </w:r>
      <w:del w:id="79" w:author="..." w:date="2016-04-13T11:14:00Z">
        <w:r w:rsidR="003E6DED" w:rsidRPr="003E6DED" w:rsidDel="00105846">
          <w:rPr>
            <w:rFonts w:ascii="Times New Roman" w:eastAsia="Tahoma" w:hAnsi="Times New Roman" w:cs="Times New Roman"/>
            <w:color w:val="auto"/>
            <w:sz w:val="24"/>
            <w:szCs w:val="24"/>
            <w:lang w:val="es-ES_tradnl"/>
          </w:rPr>
          <w:delText>componentes</w:delText>
        </w:r>
      </w:del>
      <w:ins w:id="80" w:author="..." w:date="2016-04-13T11:14:00Z">
        <w:r w:rsidR="00105846">
          <w:rPr>
            <w:rFonts w:ascii="Times New Roman" w:eastAsia="Tahoma" w:hAnsi="Times New Roman" w:cs="Times New Roman"/>
            <w:color w:val="auto"/>
            <w:sz w:val="24"/>
            <w:szCs w:val="24"/>
            <w:lang w:val="es-ES_tradnl"/>
          </w:rPr>
          <w:t>criterios</w:t>
        </w:r>
      </w:ins>
      <w:r w:rsidR="003E6DED" w:rsidRPr="003E6DED">
        <w:rPr>
          <w:rFonts w:ascii="Times New Roman" w:eastAsia="Tahoma" w:hAnsi="Times New Roman" w:cs="Times New Roman"/>
          <w:color w:val="auto"/>
          <w:sz w:val="24"/>
          <w:szCs w:val="24"/>
          <w:lang w:val="es-ES_tradnl"/>
        </w:rPr>
        <w:t>.</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7"/>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7786F2F6"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w:t>
      </w:r>
      <w:r w:rsidRPr="003E6DED">
        <w:rPr>
          <w:rFonts w:ascii="Times New Roman" w:eastAsia="Tahoma" w:hAnsi="Times New Roman" w:cs="Times New Roman"/>
          <w:color w:val="00000A"/>
          <w:sz w:val="24"/>
          <w:szCs w:val="24"/>
          <w:lang w:val="es-ES_tradnl"/>
        </w:rPr>
        <w:lastRenderedPageBreak/>
        <w:t xml:space="preserve">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w:t>
      </w:r>
      <w:ins w:id="89" w:author="..." w:date="2016-04-13T11:22:00Z">
        <w:r w:rsidR="00087A7B">
          <w:rPr>
            <w:rFonts w:ascii="Times New Roman" w:eastAsia="Tahoma" w:hAnsi="Times New Roman" w:cs="Times New Roman"/>
            <w:color w:val="00000A"/>
            <w:sz w:val="24"/>
            <w:szCs w:val="24"/>
            <w:lang w:val="es-ES_tradnl"/>
          </w:rPr>
          <w:t xml:space="preserve">que la autoridad electoral ha puesto a disposición del público hasta este momento, </w:t>
        </w:r>
      </w:ins>
      <w:del w:id="90" w:author="..." w:date="2016-04-13T11:22:00Z">
        <w:r w:rsidRPr="003E6DED" w:rsidDel="00087A7B">
          <w:rPr>
            <w:rFonts w:ascii="Times New Roman" w:eastAsia="Tahoma" w:hAnsi="Times New Roman" w:cs="Times New Roman"/>
            <w:color w:val="00000A"/>
            <w:sz w:val="24"/>
            <w:szCs w:val="24"/>
            <w:lang w:val="es-ES_tradnl"/>
          </w:rPr>
          <w:delText xml:space="preserve">disponible </w:delText>
        </w:r>
      </w:del>
      <w:r w:rsidRPr="003E6DED">
        <w:rPr>
          <w:rFonts w:ascii="Times New Roman" w:eastAsia="Tahoma" w:hAnsi="Times New Roman" w:cs="Times New Roman"/>
          <w:color w:val="00000A"/>
          <w:sz w:val="24"/>
          <w:szCs w:val="24"/>
          <w:lang w:val="es-ES_tradnl"/>
        </w:rPr>
        <w:t xml:space="preserve">difícilmente </w:t>
      </w:r>
      <w:ins w:id="91" w:author="..." w:date="2016-04-13T11:23:00Z">
        <w:r w:rsidR="00087A7B">
          <w:rPr>
            <w:rFonts w:ascii="Times New Roman" w:eastAsia="Tahoma" w:hAnsi="Times New Roman" w:cs="Times New Roman"/>
            <w:color w:val="00000A"/>
            <w:sz w:val="24"/>
            <w:szCs w:val="24"/>
            <w:lang w:val="es-ES_tradnl"/>
          </w:rPr>
          <w:t xml:space="preserve">se </w:t>
        </w:r>
      </w:ins>
      <w:r w:rsidRPr="003E6DED">
        <w:rPr>
          <w:rFonts w:ascii="Times New Roman" w:eastAsia="Tahoma" w:hAnsi="Times New Roman" w:cs="Times New Roman"/>
          <w:color w:val="00000A"/>
          <w:sz w:val="24"/>
          <w:szCs w:val="24"/>
          <w:lang w:val="es-ES_tradnl"/>
        </w:rPr>
        <w:t xml:space="preserve">pueden </w:t>
      </w:r>
      <w:ins w:id="92" w:author="..." w:date="2016-04-13T11:23:00Z">
        <w:r w:rsidR="00087A7B">
          <w:rPr>
            <w:rFonts w:ascii="Times New Roman" w:eastAsia="Tahoma" w:hAnsi="Times New Roman" w:cs="Times New Roman"/>
            <w:color w:val="00000A"/>
            <w:sz w:val="24"/>
            <w:szCs w:val="24"/>
            <w:lang w:val="es-ES_tradnl"/>
          </w:rPr>
          <w:t xml:space="preserve">ofrecer respuestas a </w:t>
        </w:r>
      </w:ins>
      <w:del w:id="93" w:author="..." w:date="2016-04-13T11:23:00Z">
        <w:r w:rsidRPr="003E6DED" w:rsidDel="00087A7B">
          <w:rPr>
            <w:rFonts w:ascii="Times New Roman" w:eastAsia="Tahoma" w:hAnsi="Times New Roman" w:cs="Times New Roman"/>
            <w:color w:val="00000A"/>
            <w:sz w:val="24"/>
            <w:szCs w:val="24"/>
            <w:lang w:val="es-ES_tradnl"/>
          </w:rPr>
          <w:delText xml:space="preserve">contestarse </w:delText>
        </w:r>
      </w:del>
      <w:r w:rsidRPr="003E6DED">
        <w:rPr>
          <w:rFonts w:ascii="Times New Roman" w:eastAsia="Tahoma" w:hAnsi="Times New Roman" w:cs="Times New Roman"/>
          <w:color w:val="00000A"/>
          <w:sz w:val="24"/>
          <w:szCs w:val="24"/>
          <w:lang w:val="es-ES_tradnl"/>
        </w:rPr>
        <w:t>ést</w:t>
      </w:r>
      <w:ins w:id="94" w:author="..." w:date="2016-04-13T11:23:00Z">
        <w:r w:rsidR="00087A7B">
          <w:rPr>
            <w:rFonts w:ascii="Times New Roman" w:eastAsia="Tahoma" w:hAnsi="Times New Roman" w:cs="Times New Roman"/>
            <w:color w:val="00000A"/>
            <w:sz w:val="24"/>
            <w:szCs w:val="24"/>
            <w:lang w:val="es-ES_tradnl"/>
          </w:rPr>
          <w:t>e tipo de</w:t>
        </w:r>
      </w:ins>
      <w:del w:id="95" w:author="..." w:date="2016-04-13T11:23:00Z">
        <w:r w:rsidRPr="003E6DED" w:rsidDel="00087A7B">
          <w:rPr>
            <w:rFonts w:ascii="Times New Roman" w:eastAsia="Tahoma" w:hAnsi="Times New Roman" w:cs="Times New Roman"/>
            <w:color w:val="00000A"/>
            <w:sz w:val="24"/>
            <w:szCs w:val="24"/>
            <w:lang w:val="es-ES_tradnl"/>
          </w:rPr>
          <w:delText>as</w:delText>
        </w:r>
      </w:del>
      <w:r w:rsidRPr="003E6DED">
        <w:rPr>
          <w:rFonts w:ascii="Times New Roman" w:eastAsia="Tahoma" w:hAnsi="Times New Roman" w:cs="Times New Roman"/>
          <w:color w:val="00000A"/>
          <w:sz w:val="24"/>
          <w:szCs w:val="24"/>
          <w:lang w:val="es-ES_tradnl"/>
        </w:rPr>
        <w:t xml:space="preserve"> </w:t>
      </w:r>
      <w:del w:id="96" w:author="..." w:date="2016-04-13T11:23:00Z">
        <w:r w:rsidRPr="003E6DED" w:rsidDel="00087A7B">
          <w:rPr>
            <w:rFonts w:ascii="Times New Roman" w:eastAsia="Tahoma" w:hAnsi="Times New Roman" w:cs="Times New Roman"/>
            <w:color w:val="00000A"/>
            <w:sz w:val="24"/>
            <w:szCs w:val="24"/>
            <w:lang w:val="es-ES_tradnl"/>
          </w:rPr>
          <w:delText xml:space="preserve">y otras </w:delText>
        </w:r>
      </w:del>
      <w:r w:rsidRPr="003E6DED">
        <w:rPr>
          <w:rFonts w:ascii="Times New Roman" w:eastAsia="Tahoma" w:hAnsi="Times New Roman" w:cs="Times New Roman"/>
          <w:color w:val="00000A"/>
          <w:sz w:val="24"/>
          <w:szCs w:val="24"/>
          <w:lang w:val="es-ES_tradnl"/>
        </w:rPr>
        <w:t xml:space="preserve">preguntas. </w:t>
      </w:r>
    </w:p>
    <w:p w14:paraId="2EFB7043" w14:textId="7E30CAA8"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w:t>
      </w:r>
      <w:ins w:id="97" w:author="..." w:date="2016-04-13T11:27:00Z">
        <w:r w:rsidR="004D131D">
          <w:rPr>
            <w:rFonts w:ascii="Times New Roman" w:hAnsi="Times New Roman" w:cs="Times New Roman"/>
            <w:color w:val="00000A"/>
            <w:sz w:val="24"/>
            <w:szCs w:val="24"/>
            <w:lang w:val="es-ES_tradnl"/>
          </w:rPr>
          <w:t>l</w:t>
        </w:r>
      </w:ins>
      <w:del w:id="98" w:author="..." w:date="2016-04-13T11:27:00Z">
        <w:r w:rsidRPr="003E6DED" w:rsidDel="004D131D">
          <w:rPr>
            <w:rFonts w:ascii="Times New Roman" w:hAnsi="Times New Roman" w:cs="Times New Roman"/>
            <w:color w:val="00000A"/>
            <w:sz w:val="24"/>
            <w:szCs w:val="24"/>
            <w:lang w:val="es-ES_tradnl"/>
          </w:rPr>
          <w:delText>un</w:delText>
        </w:r>
      </w:del>
      <w:r w:rsidRPr="003E6DED">
        <w:rPr>
          <w:rFonts w:ascii="Times New Roman" w:hAnsi="Times New Roman" w:cs="Times New Roman"/>
          <w:color w:val="00000A"/>
          <w:sz w:val="24"/>
          <w:szCs w:val="24"/>
          <w:lang w:val="es-ES_tradnl"/>
        </w:rPr>
        <w:t xml:space="preserve">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w:t>
      </w:r>
      <w:del w:id="99" w:author="..." w:date="2016-04-13T11:27:00Z">
        <w:r w:rsidR="007E141E" w:rsidRPr="003E6DED" w:rsidDel="004D131D">
          <w:rPr>
            <w:rFonts w:ascii="Times New Roman" w:hAnsi="Times New Roman" w:cs="Times New Roman"/>
            <w:color w:val="00000A"/>
            <w:sz w:val="24"/>
            <w:szCs w:val="24"/>
            <w:lang w:val="es-ES_tradnl"/>
          </w:rPr>
          <w:delText>n</w:delText>
        </w:r>
      </w:del>
      <w:r w:rsidR="007E141E" w:rsidRPr="003E6DED">
        <w:rPr>
          <w:rFonts w:ascii="Times New Roman" w:hAnsi="Times New Roman" w:cs="Times New Roman"/>
          <w:color w:val="00000A"/>
          <w:sz w:val="24"/>
          <w:szCs w:val="24"/>
          <w:lang w:val="es-ES_tradnl"/>
        </w:rPr>
        <w:t xml:space="preserve"> tenido</w:t>
      </w:r>
      <w:r w:rsidRPr="003E6DED">
        <w:rPr>
          <w:rFonts w:ascii="Times New Roman" w:hAnsi="Times New Roman" w:cs="Times New Roman"/>
          <w:color w:val="00000A"/>
          <w:sz w:val="24"/>
          <w:szCs w:val="24"/>
          <w:lang w:val="es-ES_tradnl"/>
        </w:rPr>
        <w:t xml:space="preserve"> en </w:t>
      </w:r>
      <w:del w:id="100" w:author="..." w:date="2016-04-13T11:28:00Z">
        <w:r w:rsidRPr="003E6DED" w:rsidDel="004D131D">
          <w:rPr>
            <w:rFonts w:ascii="Times New Roman" w:hAnsi="Times New Roman" w:cs="Times New Roman"/>
            <w:color w:val="00000A"/>
            <w:sz w:val="24"/>
            <w:szCs w:val="24"/>
            <w:lang w:val="es-ES_tradnl"/>
          </w:rPr>
          <w:delText xml:space="preserve">el </w:delText>
        </w:r>
      </w:del>
      <w:ins w:id="101" w:author="..." w:date="2016-04-13T11:28:00Z">
        <w:r w:rsidR="004D131D">
          <w:rPr>
            <w:rFonts w:ascii="Times New Roman" w:hAnsi="Times New Roman" w:cs="Times New Roman"/>
            <w:color w:val="00000A"/>
            <w:sz w:val="24"/>
            <w:szCs w:val="24"/>
            <w:lang w:val="es-ES_tradnl"/>
          </w:rPr>
          <w:t>la configuración de los</w:t>
        </w:r>
        <w:r w:rsidR="004D131D" w:rsidRPr="003E6DED">
          <w:rPr>
            <w:rFonts w:ascii="Times New Roman" w:hAnsi="Times New Roman" w:cs="Times New Roman"/>
            <w:color w:val="00000A"/>
            <w:sz w:val="24"/>
            <w:szCs w:val="24"/>
            <w:lang w:val="es-ES_tradnl"/>
          </w:rPr>
          <w:t xml:space="preserve"> </w:t>
        </w:r>
      </w:ins>
      <w:r w:rsidRPr="003E6DED">
        <w:rPr>
          <w:rFonts w:ascii="Times New Roman" w:hAnsi="Times New Roman" w:cs="Times New Roman"/>
          <w:color w:val="00000A"/>
          <w:sz w:val="24"/>
          <w:szCs w:val="24"/>
          <w:lang w:val="es-ES_tradnl"/>
        </w:rPr>
        <w:t>mapa</w:t>
      </w:r>
      <w:ins w:id="102" w:author="..." w:date="2016-04-13T11:28:00Z">
        <w:r w:rsidR="004D131D">
          <w:rPr>
            <w:rFonts w:ascii="Times New Roman" w:hAnsi="Times New Roman" w:cs="Times New Roman"/>
            <w:color w:val="00000A"/>
            <w:sz w:val="24"/>
            <w:szCs w:val="24"/>
            <w:lang w:val="es-ES_tradnl"/>
          </w:rPr>
          <w:t>s</w:t>
        </w:r>
      </w:ins>
      <w:r w:rsidR="007E141E" w:rsidRPr="003E6DED">
        <w:rPr>
          <w:rFonts w:ascii="Times New Roman" w:hAnsi="Times New Roman" w:cs="Times New Roman"/>
          <w:color w:val="00000A"/>
          <w:sz w:val="24"/>
          <w:szCs w:val="24"/>
          <w:lang w:val="es-ES_tradnl"/>
        </w:rPr>
        <w:t xml:space="preserve"> distrital</w:t>
      </w:r>
      <w:ins w:id="103" w:author="..." w:date="2016-04-13T11:28:00Z">
        <w:r w:rsidR="004D131D">
          <w:rPr>
            <w:rFonts w:ascii="Times New Roman" w:hAnsi="Times New Roman" w:cs="Times New Roman"/>
            <w:color w:val="00000A"/>
            <w:sz w:val="24"/>
            <w:szCs w:val="24"/>
            <w:lang w:val="es-ES_tradnl"/>
          </w:rPr>
          <w:t>es</w:t>
        </w:r>
      </w:ins>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Comisiones Locales de Vigilancia y 79 en la Comisión Nacional de Vigilancia del IFE. Las contrapropuestas sirvieron como insumo para conformar un segundo escenario, y los partidos formularon 308 nuevas contrapropuestas, 139 locales y 79 en la nacional. En promedio, los siete </w:t>
      </w:r>
      <w:r w:rsidR="005F56AD" w:rsidRPr="003E6DED">
        <w:rPr>
          <w:rFonts w:ascii="Times New Roman" w:hAnsi="Times New Roman" w:cs="Times New Roman"/>
          <w:color w:val="00000A"/>
          <w:sz w:val="24"/>
          <w:szCs w:val="24"/>
          <w:lang w:val="es-ES_tradnl"/>
        </w:rPr>
        <w:lastRenderedPageBreak/>
        <w:t xml:space="preserve">partidos con representación en el IFE formularon 75 contrapropuestas cada uno (Trelles et al. 2015). </w:t>
      </w:r>
    </w:p>
    <w:p w14:paraId="00BAF1A5" w14:textId="619CBE98"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w:t>
      </w:r>
      <w:ins w:id="104" w:author="..." w:date="2016-04-13T11:30:00Z">
        <w:r w:rsidR="00172DB0">
          <w:rPr>
            <w:rFonts w:ascii="Times New Roman" w:hAnsi="Times New Roman" w:cs="Times New Roman"/>
            <w:color w:val="00000A"/>
            <w:sz w:val="24"/>
            <w:szCs w:val="24"/>
            <w:lang w:val="es-ES_tradnl"/>
          </w:rPr>
          <w:t xml:space="preserve"> (como el código fuente del </w:t>
        </w:r>
      </w:ins>
      <w:ins w:id="105" w:author="..." w:date="2016-04-13T11:31:00Z">
        <w:r w:rsidR="00172DB0">
          <w:rPr>
            <w:rFonts w:ascii="Times New Roman" w:hAnsi="Times New Roman" w:cs="Times New Roman"/>
            <w:i/>
            <w:color w:val="00000A"/>
            <w:sz w:val="24"/>
            <w:szCs w:val="24"/>
            <w:lang w:val="es-ES_tradnl"/>
          </w:rPr>
          <w:t>software</w:t>
        </w:r>
      </w:ins>
      <w:ins w:id="106" w:author="..." w:date="2016-04-13T11:30:00Z">
        <w:r w:rsidR="00172DB0">
          <w:rPr>
            <w:rFonts w:ascii="Times New Roman" w:hAnsi="Times New Roman" w:cs="Times New Roman"/>
            <w:color w:val="00000A"/>
            <w:sz w:val="24"/>
            <w:szCs w:val="24"/>
            <w:lang w:val="es-ES_tradnl"/>
          </w:rPr>
          <w:t>)</w:t>
        </w:r>
      </w:ins>
      <w:r w:rsidRPr="003E6DED">
        <w:rPr>
          <w:rFonts w:ascii="Times New Roman" w:hAnsi="Times New Roman" w:cs="Times New Roman"/>
          <w:color w:val="00000A"/>
          <w:sz w:val="24"/>
          <w:szCs w:val="24"/>
          <w:lang w:val="es-ES_tradnl"/>
        </w:rPr>
        <w:t xml:space="preserve">,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w:t>
      </w:r>
      <w:r w:rsidRPr="003E6DED">
        <w:rPr>
          <w:rFonts w:ascii="Times New Roman" w:eastAsia="Times New Roman" w:hAnsi="Times New Roman" w:cs="Times New Roman"/>
          <w:color w:val="00000A"/>
          <w:sz w:val="24"/>
          <w:szCs w:val="24"/>
          <w:lang w:val="es-ES_tradnl"/>
        </w:rPr>
        <w:lastRenderedPageBreak/>
        <w:t xml:space="preserve">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8"/>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hay muchos aspectos 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9"/>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w:t>
      </w:r>
      <w:r w:rsidR="007201E0" w:rsidRPr="003E6DED">
        <w:rPr>
          <w:rFonts w:ascii="Times New Roman" w:eastAsia="Times New Roman" w:hAnsi="Times New Roman" w:cs="Times New Roman"/>
          <w:color w:val="00000A"/>
          <w:sz w:val="24"/>
          <w:szCs w:val="24"/>
          <w:lang w:val="es-ES_tradnl"/>
        </w:rPr>
        <w:lastRenderedPageBreak/>
        <w:t>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FootnoteReference"/>
          <w:rFonts w:ascii="Times New Roman" w:eastAsia="Times New Roman" w:hAnsi="Times New Roman" w:cs="Times New Roman"/>
          <w:color w:val="00000A"/>
          <w:sz w:val="24"/>
          <w:szCs w:val="24"/>
          <w:lang w:val="es-ES_tradnl"/>
        </w:rPr>
        <w:footnoteReference w:id="20"/>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1"/>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22"/>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3"/>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w:t>
      </w:r>
      <w:r w:rsidRPr="003E6DED">
        <w:rPr>
          <w:rFonts w:ascii="Times New Roman" w:eastAsia="Times New Roman" w:hAnsi="Times New Roman" w:cs="Times New Roman"/>
          <w:color w:val="00000A"/>
          <w:sz w:val="24"/>
          <w:szCs w:val="24"/>
          <w:lang w:val="es-ES_tradnl"/>
        </w:rPr>
        <w:lastRenderedPageBreak/>
        <w:t xml:space="preserve">compartir la información, almacenar las propuestas, y descargar los archivos en formatos de fácil 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109" w:name="h.tyjcwt"/>
      <w:bookmarkEnd w:id="109"/>
      <w:r w:rsidRPr="00076806">
        <w:rPr>
          <w:rFonts w:ascii="Times New Roman" w:hAnsi="Times New Roman" w:cs="Times New Roman"/>
          <w:b/>
          <w:noProof/>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3"/>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B655E7" w:rsidRDefault="00A338CB" w:rsidP="00A338CB">
      <w:pPr>
        <w:widowControl/>
        <w:suppressAutoHyphens w:val="0"/>
        <w:spacing w:line="240" w:lineRule="auto"/>
        <w:jc w:val="left"/>
        <w:rPr>
          <w:rFonts w:ascii="Times" w:hAnsi="Times"/>
          <w:color w:val="auto"/>
          <w:sz w:val="20"/>
          <w:shd w:val="clear" w:color="auto" w:fill="auto"/>
          <w:lang w:val="es-MX"/>
          <w:rPrChange w:id="110" w:author="***" w:date="2016-04-07T17:42:00Z">
            <w:rPr>
              <w:rFonts w:ascii="Times" w:hAnsi="Times"/>
              <w:color w:val="auto"/>
              <w:sz w:val="20"/>
              <w:shd w:val="clear" w:color="auto" w:fill="auto"/>
            </w:rPr>
          </w:rPrChange>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w:t>
      </w:r>
      <w:r w:rsidRPr="003E6DED">
        <w:rPr>
          <w:rFonts w:ascii="Times New Roman" w:hAnsi="Times New Roman" w:cs="Times New Roman"/>
          <w:color w:val="00000A"/>
          <w:sz w:val="24"/>
          <w:szCs w:val="24"/>
          <w:lang w:val="es-ES_tradnl"/>
        </w:rPr>
        <w:lastRenderedPageBreak/>
        <w:t>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r w:rsidRPr="00076806">
        <w:rPr>
          <w:rFonts w:ascii="Times New Roman" w:hAnsi="Times New Roman" w:cs="Times New Roman"/>
          <w:b/>
          <w:noProof/>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4"/>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w:t>
      </w:r>
      <w:r w:rsidRPr="003E6DED">
        <w:rPr>
          <w:rFonts w:ascii="Times New Roman" w:hAnsi="Times New Roman" w:cs="Times New Roman"/>
          <w:color w:val="00000A"/>
          <w:sz w:val="24"/>
          <w:szCs w:val="24"/>
          <w:lang w:val="es-ES_tradnl"/>
        </w:rPr>
        <w:lastRenderedPageBreak/>
        <w:t xml:space="preserve">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w:t>
      </w:r>
      <w:r w:rsidRPr="003E6DED">
        <w:rPr>
          <w:rFonts w:ascii="Times New Roman" w:hAnsi="Times New Roman" w:cs="Times New Roman"/>
          <w:color w:val="00000A"/>
          <w:sz w:val="24"/>
          <w:szCs w:val="24"/>
          <w:lang w:val="es-ES_tradnl"/>
        </w:rPr>
        <w:lastRenderedPageBreak/>
        <w:t xml:space="preserve">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79EA3B3F"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w:t>
      </w:r>
      <w:r w:rsidR="000E1329" w:rsidRPr="003E6DED">
        <w:rPr>
          <w:rFonts w:ascii="Times New Roman" w:eastAsia="Tahoma" w:hAnsi="Times New Roman" w:cs="Times New Roman"/>
          <w:color w:val="auto"/>
          <w:sz w:val="24"/>
          <w:szCs w:val="24"/>
          <w:lang w:val="es-ES_tradnl"/>
        </w:rPr>
        <w:lastRenderedPageBreak/>
        <w:t>altos niveles de politización en el pasado, no se puede afirmar que es un proceso que se caracterice por su transparencia</w:t>
      </w:r>
      <w:ins w:id="111" w:author="..." w:date="2016-04-13T11:44:00Z">
        <w:r w:rsidR="00E87A20">
          <w:rPr>
            <w:rFonts w:ascii="Times New Roman" w:eastAsia="Tahoma" w:hAnsi="Times New Roman" w:cs="Times New Roman"/>
            <w:color w:val="auto"/>
            <w:sz w:val="24"/>
            <w:szCs w:val="24"/>
            <w:lang w:val="es-ES_tradnl"/>
          </w:rPr>
          <w:t>. La</w:t>
        </w:r>
      </w:ins>
      <w:ins w:id="112" w:author="..." w:date="2016-04-13T11:45:00Z">
        <w:r w:rsidR="00E87A20">
          <w:rPr>
            <w:rFonts w:ascii="Times New Roman" w:eastAsia="Tahoma" w:hAnsi="Times New Roman" w:cs="Times New Roman"/>
            <w:color w:val="auto"/>
            <w:sz w:val="24"/>
            <w:szCs w:val="24"/>
            <w:lang w:val="es-ES_tradnl"/>
          </w:rPr>
          <w:t xml:space="preserve"> falta de </w:t>
        </w:r>
      </w:ins>
      <w:ins w:id="113" w:author="..." w:date="2016-04-13T11:46:00Z">
        <w:r w:rsidR="00AB7EAB">
          <w:rPr>
            <w:rFonts w:ascii="Times New Roman" w:eastAsia="Tahoma" w:hAnsi="Times New Roman" w:cs="Times New Roman"/>
            <w:color w:val="auto"/>
            <w:sz w:val="24"/>
            <w:szCs w:val="24"/>
            <w:lang w:val="es-ES_tradnl"/>
          </w:rPr>
          <w:t xml:space="preserve">transparencia genera tensiones </w:t>
        </w:r>
      </w:ins>
      <w:ins w:id="114" w:author="..." w:date="2016-04-13T11:47:00Z">
        <w:r w:rsidR="00AB7EAB">
          <w:rPr>
            <w:rFonts w:ascii="Times New Roman" w:eastAsia="Tahoma" w:hAnsi="Times New Roman" w:cs="Times New Roman"/>
            <w:color w:val="auto"/>
            <w:sz w:val="24"/>
            <w:szCs w:val="24"/>
            <w:lang w:val="es-ES_tradnl"/>
          </w:rPr>
          <w:t>innecesarias</w:t>
        </w:r>
      </w:ins>
      <w:ins w:id="115" w:author="..." w:date="2016-04-13T11:46:00Z">
        <w:r w:rsidR="00AB7EAB">
          <w:rPr>
            <w:rFonts w:ascii="Times New Roman" w:eastAsia="Tahoma" w:hAnsi="Times New Roman" w:cs="Times New Roman"/>
            <w:color w:val="auto"/>
            <w:sz w:val="24"/>
            <w:szCs w:val="24"/>
            <w:lang w:val="es-ES_tradnl"/>
          </w:rPr>
          <w:t xml:space="preserve"> que</w:t>
        </w:r>
      </w:ins>
      <w:ins w:id="116" w:author="..." w:date="2016-04-13T11:47:00Z">
        <w:r w:rsidR="00AB7EAB">
          <w:rPr>
            <w:rFonts w:ascii="Times New Roman" w:eastAsia="Tahoma" w:hAnsi="Times New Roman" w:cs="Times New Roman"/>
            <w:color w:val="auto"/>
            <w:sz w:val="24"/>
            <w:szCs w:val="24"/>
            <w:lang w:val="es-ES_tradnl"/>
          </w:rPr>
          <w:t xml:space="preserve"> pueden evitarse en el corto y largo plazo</w:t>
        </w:r>
      </w:ins>
      <w:del w:id="117" w:author="..." w:date="2016-04-13T11:47:00Z">
        <w:r w:rsidR="000E1329" w:rsidRPr="003E6DED" w:rsidDel="00AB7EAB">
          <w:rPr>
            <w:rFonts w:ascii="Times New Roman" w:eastAsia="Tahoma" w:hAnsi="Times New Roman" w:cs="Times New Roman"/>
            <w:color w:val="auto"/>
            <w:sz w:val="24"/>
            <w:szCs w:val="24"/>
            <w:lang w:val="es-ES_tradnl"/>
          </w:rPr>
          <w:delText xml:space="preserve"> o que esté libre</w:delText>
        </w:r>
        <w:r w:rsidR="00F6039D" w:rsidRPr="003E6DED" w:rsidDel="00AB7EAB">
          <w:rPr>
            <w:rFonts w:ascii="Times New Roman" w:eastAsia="Tahoma" w:hAnsi="Times New Roman" w:cs="Times New Roman"/>
            <w:color w:val="auto"/>
            <w:sz w:val="24"/>
            <w:szCs w:val="24"/>
            <w:lang w:val="es-ES_tradnl"/>
          </w:rPr>
          <w:delText xml:space="preserve"> de tensiones políticas en el mediano</w:delText>
        </w:r>
        <w:r w:rsidR="00B70BB2" w:rsidRPr="003E6DED" w:rsidDel="00AB7EAB">
          <w:rPr>
            <w:rFonts w:ascii="Times New Roman" w:eastAsia="Tahoma" w:hAnsi="Times New Roman" w:cs="Times New Roman"/>
            <w:color w:val="auto"/>
            <w:sz w:val="24"/>
            <w:szCs w:val="24"/>
            <w:lang w:val="es-ES_tradnl"/>
          </w:rPr>
          <w:delText xml:space="preserve"> y largo</w:delText>
        </w:r>
        <w:r w:rsidR="00F6039D" w:rsidRPr="003E6DED" w:rsidDel="00AB7EAB">
          <w:rPr>
            <w:rFonts w:ascii="Times New Roman" w:eastAsia="Tahoma" w:hAnsi="Times New Roman" w:cs="Times New Roman"/>
            <w:color w:val="auto"/>
            <w:sz w:val="24"/>
            <w:szCs w:val="24"/>
            <w:lang w:val="es-ES_tradnl"/>
          </w:rPr>
          <w:delText xml:space="preserve"> plazo</w:delText>
        </w:r>
      </w:del>
      <w:r w:rsidR="00F6039D" w:rsidRPr="003E6DED">
        <w:rPr>
          <w:rFonts w:ascii="Times New Roman" w:eastAsia="Tahoma" w:hAnsi="Times New Roman" w:cs="Times New Roman"/>
          <w:color w:val="auto"/>
          <w:sz w:val="24"/>
          <w:szCs w:val="24"/>
          <w:lang w:val="es-ES_tradnl"/>
        </w:rPr>
        <w:t>.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2A5DEFFB"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w:t>
      </w:r>
      <w:ins w:id="118" w:author="..." w:date="2016-04-13T11:49:00Z">
        <w:r w:rsidR="00AB7EAB">
          <w:rPr>
            <w:rFonts w:ascii="Times New Roman" w:eastAsia="Times New Roman" w:hAnsi="Times New Roman" w:cs="Times New Roman"/>
            <w:color w:val="auto"/>
            <w:sz w:val="24"/>
            <w:lang w:val="es-ES_tradnl"/>
          </w:rPr>
          <w:t xml:space="preserve">un </w:t>
        </w:r>
      </w:ins>
      <w:r w:rsidR="00A86F69" w:rsidRPr="003E6DED">
        <w:rPr>
          <w:rFonts w:ascii="Times New Roman" w:eastAsia="Times New Roman" w:hAnsi="Times New Roman" w:cs="Times New Roman"/>
          <w:color w:val="auto"/>
          <w:sz w:val="24"/>
          <w:lang w:val="es-ES_tradnl"/>
        </w:rPr>
        <w:t>campo</w:t>
      </w:r>
      <w:del w:id="119" w:author="..." w:date="2016-04-13T11:49:00Z">
        <w:r w:rsidR="0078277E" w:rsidRPr="003E6DED" w:rsidDel="00AB7EAB">
          <w:rPr>
            <w:rFonts w:ascii="Times New Roman" w:eastAsia="Times New Roman" w:hAnsi="Times New Roman" w:cs="Times New Roman"/>
            <w:color w:val="auto"/>
            <w:sz w:val="24"/>
            <w:lang w:val="es-ES_tradnl"/>
          </w:rPr>
          <w:delText>s</w:delText>
        </w:r>
      </w:del>
      <w:r w:rsidR="0078277E" w:rsidRPr="003E6DED">
        <w:rPr>
          <w:rFonts w:ascii="Times New Roman" w:eastAsia="Times New Roman" w:hAnsi="Times New Roman" w:cs="Times New Roman"/>
          <w:color w:val="auto"/>
          <w:sz w:val="24"/>
          <w:lang w:val="es-ES_tradnl"/>
        </w:rPr>
        <w:t xml:space="preserve"> fértil</w:t>
      </w:r>
      <w:del w:id="120" w:author="..." w:date="2016-04-13T11:49:00Z">
        <w:r w:rsidR="0078277E" w:rsidRPr="003E6DED" w:rsidDel="00AB7EAB">
          <w:rPr>
            <w:rFonts w:ascii="Times New Roman" w:eastAsia="Times New Roman" w:hAnsi="Times New Roman" w:cs="Times New Roman"/>
            <w:color w:val="auto"/>
            <w:sz w:val="24"/>
            <w:lang w:val="es-ES_tradnl"/>
          </w:rPr>
          <w:delText>es</w:delText>
        </w:r>
      </w:del>
      <w:r w:rsidR="0078277E" w:rsidRPr="003E6DED">
        <w:rPr>
          <w:rFonts w:ascii="Times New Roman" w:eastAsia="Times New Roman" w:hAnsi="Times New Roman" w:cs="Times New Roman"/>
          <w:color w:val="auto"/>
          <w:sz w:val="24"/>
          <w:lang w:val="es-ES_tradnl"/>
        </w:rPr>
        <w:t xml:space="preserve">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w:t>
      </w:r>
      <w:del w:id="121" w:author="..." w:date="2016-04-13T11:51:00Z">
        <w:r w:rsidR="00EC6101" w:rsidRPr="003E6DED" w:rsidDel="00AB7EAB">
          <w:rPr>
            <w:rFonts w:ascii="Times New Roman" w:eastAsia="Times New Roman" w:hAnsi="Times New Roman" w:cs="Times New Roman"/>
            <w:color w:val="auto"/>
            <w:sz w:val="24"/>
            <w:lang w:val="es-ES_tradnl"/>
          </w:rPr>
          <w:delText xml:space="preserve">A su vez, </w:delText>
        </w:r>
        <w:r w:rsidR="008E5D04" w:rsidRPr="003E6DED" w:rsidDel="00AB7EAB">
          <w:rPr>
            <w:rFonts w:ascii="Times New Roman" w:eastAsia="Times New Roman" w:hAnsi="Times New Roman" w:cs="Times New Roman"/>
            <w:color w:val="auto"/>
            <w:sz w:val="24"/>
            <w:lang w:val="es-ES_tradnl"/>
          </w:rPr>
          <w:delText>es fundamental resaltar</w:delText>
        </w:r>
        <w:r w:rsidR="005F56AD" w:rsidRPr="003E6DED" w:rsidDel="00AB7EAB">
          <w:rPr>
            <w:rFonts w:ascii="Times New Roman" w:eastAsia="Times New Roman" w:hAnsi="Times New Roman" w:cs="Times New Roman"/>
            <w:color w:val="auto"/>
            <w:sz w:val="24"/>
            <w:lang w:val="es-ES_tradnl"/>
          </w:rPr>
          <w:delText xml:space="preserve"> la importancia de</w:delText>
        </w:r>
      </w:del>
      <w:ins w:id="122" w:author="..." w:date="2016-04-13T11:51:00Z">
        <w:r w:rsidR="00AB7EAB">
          <w:rPr>
            <w:rFonts w:ascii="Times New Roman" w:eastAsia="Times New Roman" w:hAnsi="Times New Roman" w:cs="Times New Roman"/>
            <w:color w:val="auto"/>
            <w:sz w:val="24"/>
            <w:lang w:val="es-ES_tradnl"/>
          </w:rPr>
          <w:t xml:space="preserve">Este contexto </w:t>
        </w:r>
      </w:ins>
      <w:ins w:id="123" w:author="..." w:date="2016-04-13T11:52:00Z">
        <w:r w:rsidR="00E84CE7">
          <w:rPr>
            <w:rFonts w:ascii="Times New Roman" w:eastAsia="Times New Roman" w:hAnsi="Times New Roman" w:cs="Times New Roman"/>
            <w:color w:val="auto"/>
            <w:sz w:val="24"/>
            <w:lang w:val="es-ES_tradnl"/>
          </w:rPr>
          <w:t xml:space="preserve">es clave y </w:t>
        </w:r>
      </w:ins>
      <w:ins w:id="124" w:author="..." w:date="2016-04-13T11:51:00Z">
        <w:r w:rsidR="00AB7EAB">
          <w:rPr>
            <w:rFonts w:ascii="Times New Roman" w:eastAsia="Times New Roman" w:hAnsi="Times New Roman" w:cs="Times New Roman"/>
            <w:color w:val="auto"/>
            <w:sz w:val="24"/>
            <w:lang w:val="es-ES_tradnl"/>
          </w:rPr>
          <w:t xml:space="preserve">puede ser utilizado </w:t>
        </w:r>
        <w:r w:rsidR="00E84CE7">
          <w:rPr>
            <w:rFonts w:ascii="Times New Roman" w:eastAsia="Times New Roman" w:hAnsi="Times New Roman" w:cs="Times New Roman"/>
            <w:color w:val="auto"/>
            <w:sz w:val="24"/>
            <w:lang w:val="es-ES_tradnl"/>
          </w:rPr>
          <w:t>para</w:t>
        </w:r>
      </w:ins>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w:t>
      </w:r>
      <w:ins w:id="125" w:author="..." w:date="2016-04-13T11:53:00Z">
        <w:r w:rsidR="00E84CE7">
          <w:rPr>
            <w:rFonts w:ascii="Times New Roman" w:eastAsia="Times New Roman" w:hAnsi="Times New Roman" w:cs="Times New Roman"/>
            <w:color w:val="auto"/>
            <w:sz w:val="24"/>
            <w:lang w:val="es-ES_tradnl"/>
          </w:rPr>
          <w:t>ía</w:t>
        </w:r>
      </w:ins>
      <w:del w:id="126" w:author="..." w:date="2016-04-13T11:53:00Z">
        <w:r w:rsidR="00DD7B30" w:rsidRPr="003E6DED" w:rsidDel="00E84CE7">
          <w:rPr>
            <w:rFonts w:ascii="Times New Roman" w:eastAsia="Times New Roman" w:hAnsi="Times New Roman" w:cs="Times New Roman"/>
            <w:color w:val="auto"/>
            <w:sz w:val="24"/>
            <w:lang w:val="es-ES_tradnl"/>
          </w:rPr>
          <w:delText>á</w:delText>
        </w:r>
      </w:del>
      <w:r w:rsidR="00DD7B30" w:rsidRPr="003E6DED">
        <w:rPr>
          <w:rFonts w:ascii="Times New Roman" w:eastAsia="Times New Roman" w:hAnsi="Times New Roman" w:cs="Times New Roman"/>
          <w:color w:val="auto"/>
          <w:sz w:val="24"/>
          <w:lang w:val="es-ES_tradnl"/>
        </w:rPr>
        <w:t xml:space="preserve">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 xml:space="preserve">–hasta </w:t>
      </w:r>
      <w:r w:rsidR="00DD7B30" w:rsidRPr="003E6DED">
        <w:rPr>
          <w:rFonts w:ascii="Times New Roman" w:eastAsia="Times New Roman" w:hAnsi="Times New Roman" w:cs="Times New Roman"/>
          <w:color w:val="auto"/>
          <w:sz w:val="24"/>
          <w:lang w:val="es-ES_tradnl"/>
        </w:rPr>
        <w:lastRenderedPageBreak/>
        <w:t>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310D83E4"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w:t>
      </w:r>
      <w:del w:id="127" w:author="..." w:date="2016-04-13T11:54:00Z">
        <w:r w:rsidRPr="003E6DED" w:rsidDel="00E84CE7">
          <w:rPr>
            <w:rFonts w:ascii="Times New Roman" w:eastAsia="Times New Roman" w:hAnsi="Times New Roman" w:cs="Times New Roman"/>
            <w:color w:val="00000A"/>
            <w:sz w:val="24"/>
            <w:lang w:val="es-ES_tradnl"/>
          </w:rPr>
          <w:delText xml:space="preserve">trascendencia </w:delText>
        </w:r>
      </w:del>
      <w:ins w:id="128" w:author="..." w:date="2016-04-13T11:54:00Z">
        <w:r w:rsidR="00E84CE7">
          <w:rPr>
            <w:rFonts w:ascii="Times New Roman" w:eastAsia="Times New Roman" w:hAnsi="Times New Roman" w:cs="Times New Roman"/>
            <w:color w:val="00000A"/>
            <w:sz w:val="24"/>
            <w:lang w:val="es-ES_tradnl"/>
          </w:rPr>
          <w:t>importancia</w:t>
        </w:r>
        <w:bookmarkStart w:id="129" w:name="_GoBack"/>
        <w:bookmarkEnd w:id="129"/>
        <w:r w:rsidR="00E84CE7" w:rsidRPr="003E6DED">
          <w:rPr>
            <w:rFonts w:ascii="Times New Roman" w:eastAsia="Times New Roman" w:hAnsi="Times New Roman" w:cs="Times New Roman"/>
            <w:color w:val="00000A"/>
            <w:sz w:val="24"/>
            <w:lang w:val="es-ES_tradnl"/>
          </w:rPr>
          <w:t xml:space="preserve"> </w:t>
        </w:r>
      </w:ins>
      <w:r w:rsidRPr="003E6DED">
        <w:rPr>
          <w:rFonts w:ascii="Times New Roman" w:eastAsia="Times New Roman" w:hAnsi="Times New Roman" w:cs="Times New Roman"/>
          <w:color w:val="00000A"/>
          <w:sz w:val="24"/>
          <w:lang w:val="es-ES_tradnl"/>
        </w:rPr>
        <w:t xml:space="preserve">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B655E7" w:rsidRDefault="005F56AD">
      <w:pPr>
        <w:pStyle w:val="Heading1"/>
        <w:pageBreakBefore/>
        <w:rPr>
          <w:rFonts w:ascii="Times New Roman" w:hAnsi="Times New Roman"/>
          <w:b/>
          <w:color w:val="00000A"/>
          <w:rPrChange w:id="130" w:author="***" w:date="2016-04-07T17:42:00Z">
            <w:rPr>
              <w:rFonts w:ascii="Times New Roman" w:hAnsi="Times New Roman"/>
              <w:b/>
              <w:color w:val="00000A"/>
              <w:lang w:val="es-ES_tradnl"/>
            </w:rPr>
          </w:rPrChange>
        </w:rPr>
      </w:pPr>
      <w:proofErr w:type="spellStart"/>
      <w:r w:rsidRPr="00B655E7">
        <w:rPr>
          <w:rFonts w:ascii="Times New Roman" w:hAnsi="Times New Roman"/>
          <w:b/>
          <w:color w:val="00000A"/>
          <w:rPrChange w:id="131" w:author="***" w:date="2016-04-07T17:42:00Z">
            <w:rPr>
              <w:rFonts w:ascii="Times New Roman" w:hAnsi="Times New Roman"/>
              <w:b/>
              <w:color w:val="00000A"/>
              <w:lang w:val="es-ES_tradnl"/>
            </w:rPr>
          </w:rPrChange>
        </w:rPr>
        <w:lastRenderedPageBreak/>
        <w:t>Referencias</w:t>
      </w:r>
      <w:proofErr w:type="spellEnd"/>
    </w:p>
    <w:p w14:paraId="1ADD8668" w14:textId="67DC2965" w:rsidR="00196BB3" w:rsidRPr="00B655E7" w:rsidRDefault="005F56AD">
      <w:pPr>
        <w:pStyle w:val="LO-normal"/>
        <w:spacing w:line="240" w:lineRule="auto"/>
        <w:ind w:left="720" w:hanging="720"/>
        <w:contextualSpacing/>
        <w:rPr>
          <w:rFonts w:ascii="Times New Roman" w:hAnsi="Times New Roman"/>
          <w:color w:val="00000A"/>
          <w:sz w:val="24"/>
          <w:rPrChange w:id="132"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133" w:author="***" w:date="2016-04-07T17:42:00Z">
            <w:rPr>
              <w:rFonts w:ascii="Times New Roman" w:hAnsi="Times New Roman"/>
              <w:color w:val="00000A"/>
              <w:sz w:val="24"/>
              <w:lang w:val="es-ES_tradnl"/>
            </w:rPr>
          </w:rPrChange>
        </w:rPr>
        <w:t>Altman Micah y Michael P. McDonald (2010), “The Promise and Peril</w:t>
      </w:r>
      <w:r w:rsidR="00C7186C" w:rsidRPr="00B655E7">
        <w:rPr>
          <w:rFonts w:ascii="Times New Roman" w:hAnsi="Times New Roman"/>
          <w:color w:val="00000A"/>
          <w:sz w:val="24"/>
          <w:rPrChange w:id="134" w:author="***" w:date="2016-04-07T17:42:00Z">
            <w:rPr>
              <w:rFonts w:ascii="Times New Roman" w:hAnsi="Times New Roman"/>
              <w:color w:val="00000A"/>
              <w:sz w:val="24"/>
              <w:lang w:val="es-ES_tradnl"/>
            </w:rPr>
          </w:rPrChange>
        </w:rPr>
        <w:t>s of Computers in Redistricting</w:t>
      </w:r>
      <w:r w:rsidRPr="00B655E7">
        <w:rPr>
          <w:rFonts w:ascii="Times New Roman" w:hAnsi="Times New Roman"/>
          <w:color w:val="00000A"/>
          <w:sz w:val="24"/>
          <w:rPrChange w:id="135"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13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37"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38" w:author="***" w:date="2016-04-07T17:42:00Z">
            <w:rPr>
              <w:rFonts w:ascii="Times New Roman" w:hAnsi="Times New Roman"/>
              <w:i/>
              <w:color w:val="00000A"/>
              <w:sz w:val="24"/>
              <w:lang w:val="es-ES_tradnl"/>
            </w:rPr>
          </w:rPrChange>
        </w:rPr>
        <w:t>Duke J</w:t>
      </w:r>
      <w:r w:rsidR="00D76D93" w:rsidRPr="00B655E7">
        <w:rPr>
          <w:rFonts w:ascii="Times New Roman" w:hAnsi="Times New Roman"/>
          <w:i/>
          <w:color w:val="00000A"/>
          <w:sz w:val="24"/>
          <w:rPrChange w:id="139" w:author="***" w:date="2016-04-07T17:42:00Z">
            <w:rPr>
              <w:rFonts w:ascii="Times New Roman" w:hAnsi="Times New Roman"/>
              <w:i/>
              <w:color w:val="00000A"/>
              <w:sz w:val="24"/>
              <w:lang w:val="es-ES_tradnl"/>
            </w:rPr>
          </w:rPrChange>
        </w:rPr>
        <w:t>ournal of</w:t>
      </w:r>
      <w:r w:rsidRPr="00B655E7">
        <w:rPr>
          <w:rFonts w:ascii="Times New Roman" w:hAnsi="Times New Roman"/>
          <w:i/>
          <w:color w:val="00000A"/>
          <w:sz w:val="24"/>
          <w:rPrChange w:id="140" w:author="***" w:date="2016-04-07T17:42:00Z">
            <w:rPr>
              <w:rFonts w:ascii="Times New Roman" w:hAnsi="Times New Roman"/>
              <w:i/>
              <w:color w:val="00000A"/>
              <w:sz w:val="24"/>
              <w:lang w:val="es-ES_tradnl"/>
            </w:rPr>
          </w:rPrChange>
        </w:rPr>
        <w:t xml:space="preserve"> Const</w:t>
      </w:r>
      <w:r w:rsidR="00D76D93" w:rsidRPr="00B655E7">
        <w:rPr>
          <w:rFonts w:ascii="Times New Roman" w:hAnsi="Times New Roman"/>
          <w:i/>
          <w:color w:val="00000A"/>
          <w:sz w:val="24"/>
          <w:rPrChange w:id="141" w:author="***" w:date="2016-04-07T17:42:00Z">
            <w:rPr>
              <w:rFonts w:ascii="Times New Roman" w:hAnsi="Times New Roman"/>
              <w:i/>
              <w:color w:val="00000A"/>
              <w:sz w:val="24"/>
              <w:lang w:val="es-ES_tradnl"/>
            </w:rPr>
          </w:rPrChange>
        </w:rPr>
        <w:t>itutional</w:t>
      </w:r>
      <w:r w:rsidRPr="00B655E7">
        <w:rPr>
          <w:rFonts w:ascii="Times New Roman" w:hAnsi="Times New Roman"/>
          <w:i/>
          <w:color w:val="00000A"/>
          <w:sz w:val="24"/>
          <w:rPrChange w:id="142" w:author="***" w:date="2016-04-07T17:42:00Z">
            <w:rPr>
              <w:rFonts w:ascii="Times New Roman" w:hAnsi="Times New Roman"/>
              <w:i/>
              <w:color w:val="00000A"/>
              <w:sz w:val="24"/>
              <w:lang w:val="es-ES_tradnl"/>
            </w:rPr>
          </w:rPrChange>
        </w:rPr>
        <w:t xml:space="preserve"> Law </w:t>
      </w:r>
      <w:r w:rsidR="00D76D93" w:rsidRPr="00B655E7">
        <w:rPr>
          <w:rFonts w:ascii="Times New Roman" w:hAnsi="Times New Roman"/>
          <w:i/>
          <w:color w:val="00000A"/>
          <w:sz w:val="24"/>
          <w:rPrChange w:id="143" w:author="***" w:date="2016-04-07T17:42:00Z">
            <w:rPr>
              <w:rFonts w:ascii="Times New Roman" w:hAnsi="Times New Roman"/>
              <w:i/>
              <w:color w:val="00000A"/>
              <w:sz w:val="24"/>
              <w:lang w:val="es-ES_tradnl"/>
            </w:rPr>
          </w:rPrChange>
        </w:rPr>
        <w:t xml:space="preserve">and </w:t>
      </w:r>
      <w:r w:rsidRPr="00B655E7">
        <w:rPr>
          <w:rFonts w:ascii="Times New Roman" w:hAnsi="Times New Roman"/>
          <w:i/>
          <w:color w:val="00000A"/>
          <w:sz w:val="24"/>
          <w:rPrChange w:id="144" w:author="***" w:date="2016-04-07T17:42:00Z">
            <w:rPr>
              <w:rFonts w:ascii="Times New Roman" w:hAnsi="Times New Roman"/>
              <w:i/>
              <w:color w:val="00000A"/>
              <w:sz w:val="24"/>
              <w:lang w:val="es-ES_tradnl"/>
            </w:rPr>
          </w:rPrChange>
        </w:rPr>
        <w:t>Pub</w:t>
      </w:r>
      <w:r w:rsidR="00D76D93" w:rsidRPr="00B655E7">
        <w:rPr>
          <w:rFonts w:ascii="Times New Roman" w:hAnsi="Times New Roman"/>
          <w:i/>
          <w:color w:val="00000A"/>
          <w:sz w:val="24"/>
          <w:rPrChange w:id="145" w:author="***" w:date="2016-04-07T17:42:00Z">
            <w:rPr>
              <w:rFonts w:ascii="Times New Roman" w:hAnsi="Times New Roman"/>
              <w:i/>
              <w:color w:val="00000A"/>
              <w:sz w:val="24"/>
              <w:lang w:val="es-ES_tradnl"/>
            </w:rPr>
          </w:rPrChange>
        </w:rPr>
        <w:t>lic</w:t>
      </w:r>
      <w:r w:rsidRPr="00B655E7">
        <w:rPr>
          <w:rFonts w:ascii="Times New Roman" w:hAnsi="Times New Roman"/>
          <w:i/>
          <w:color w:val="00000A"/>
          <w:sz w:val="24"/>
          <w:rPrChange w:id="146" w:author="***" w:date="2016-04-07T17:42:00Z">
            <w:rPr>
              <w:rFonts w:ascii="Times New Roman" w:hAnsi="Times New Roman"/>
              <w:i/>
              <w:color w:val="00000A"/>
              <w:sz w:val="24"/>
              <w:lang w:val="es-ES_tradnl"/>
            </w:rPr>
          </w:rPrChange>
        </w:rPr>
        <w:t xml:space="preserve"> Pol</w:t>
      </w:r>
      <w:r w:rsidR="00D76D93" w:rsidRPr="00B655E7">
        <w:rPr>
          <w:rFonts w:ascii="Times New Roman" w:hAnsi="Times New Roman"/>
          <w:i/>
          <w:color w:val="00000A"/>
          <w:sz w:val="24"/>
          <w:rPrChange w:id="147" w:author="***" w:date="2016-04-07T17:42:00Z">
            <w:rPr>
              <w:rFonts w:ascii="Times New Roman" w:hAnsi="Times New Roman"/>
              <w:i/>
              <w:color w:val="00000A"/>
              <w:sz w:val="24"/>
              <w:lang w:val="es-ES_tradnl"/>
            </w:rPr>
          </w:rPrChange>
        </w:rPr>
        <w:t>ic</w:t>
      </w:r>
      <w:r w:rsidRPr="00B655E7">
        <w:rPr>
          <w:rFonts w:ascii="Times New Roman" w:hAnsi="Times New Roman"/>
          <w:i/>
          <w:color w:val="00000A"/>
          <w:sz w:val="24"/>
          <w:rPrChange w:id="148" w:author="***" w:date="2016-04-07T17:42:00Z">
            <w:rPr>
              <w:rFonts w:ascii="Times New Roman" w:hAnsi="Times New Roman"/>
              <w:i/>
              <w:color w:val="00000A"/>
              <w:sz w:val="24"/>
              <w:lang w:val="es-ES_tradnl"/>
            </w:rPr>
          </w:rPrChange>
        </w:rPr>
        <w:t>y</w:t>
      </w:r>
      <w:r w:rsidR="00C7186C" w:rsidRPr="00B655E7">
        <w:rPr>
          <w:rFonts w:ascii="Times New Roman" w:hAnsi="Times New Roman"/>
          <w:color w:val="00000A"/>
          <w:sz w:val="24"/>
          <w:rPrChange w:id="149"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50" w:author="***" w:date="2016-04-07T17:42:00Z">
            <w:rPr>
              <w:rFonts w:ascii="Times New Roman" w:hAnsi="Times New Roman"/>
              <w:color w:val="00000A"/>
              <w:sz w:val="24"/>
              <w:lang w:val="es-ES_tradnl"/>
            </w:rPr>
          </w:rPrChange>
        </w:rPr>
        <w:t xml:space="preserve"> 5:69–159.</w:t>
      </w:r>
      <w:proofErr w:type="gramEnd"/>
      <w:r w:rsidRPr="00B655E7">
        <w:rPr>
          <w:rFonts w:ascii="Times New Roman" w:hAnsi="Times New Roman"/>
          <w:color w:val="00000A"/>
          <w:sz w:val="24"/>
          <w:rPrChange w:id="151"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En: </w:t>
      </w:r>
      <w:hyperlink r:id="rId15">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r w:rsidR="000E5993" w:rsidRPr="00B655E7">
        <w:rPr>
          <w:rFonts w:ascii="Times New Roman" w:hAnsi="Times New Roman"/>
          <w:color w:val="00000A"/>
          <w:sz w:val="24"/>
          <w:rPrChange w:id="152" w:author="***" w:date="2016-04-07T17:42:00Z">
            <w:rPr>
              <w:rFonts w:ascii="Times New Roman" w:hAnsi="Times New Roman"/>
              <w:color w:val="00000A"/>
              <w:sz w:val="24"/>
              <w:lang w:val="es-ES_tradnl"/>
            </w:rPr>
          </w:rPrChange>
        </w:rPr>
        <w:t>[</w:t>
      </w:r>
      <w:proofErr w:type="gramStart"/>
      <w:r w:rsidR="000E5993" w:rsidRPr="00B655E7">
        <w:rPr>
          <w:rFonts w:ascii="Times New Roman" w:hAnsi="Times New Roman"/>
          <w:color w:val="00000A"/>
          <w:sz w:val="24"/>
          <w:rPrChange w:id="153" w:author="***" w:date="2016-04-07T17:42:00Z">
            <w:rPr>
              <w:rFonts w:ascii="Times New Roman" w:hAnsi="Times New Roman"/>
              <w:color w:val="00000A"/>
              <w:sz w:val="24"/>
              <w:lang w:val="es-ES_tradnl"/>
            </w:rPr>
          </w:rPrChange>
        </w:rPr>
        <w:t>10 de</w:t>
      </w:r>
      <w:proofErr w:type="gramEnd"/>
      <w:r w:rsidR="000E5993" w:rsidRPr="00B655E7">
        <w:rPr>
          <w:rFonts w:ascii="Times New Roman" w:hAnsi="Times New Roman"/>
          <w:color w:val="00000A"/>
          <w:sz w:val="24"/>
          <w:rPrChange w:id="154" w:author="***" w:date="2016-04-07T17:42:00Z">
            <w:rPr>
              <w:rFonts w:ascii="Times New Roman" w:hAnsi="Times New Roman"/>
              <w:color w:val="00000A"/>
              <w:sz w:val="24"/>
              <w:lang w:val="es-ES_tradnl"/>
            </w:rPr>
          </w:rPrChange>
        </w:rPr>
        <w:t xml:space="preserve"> </w:t>
      </w:r>
      <w:proofErr w:type="spellStart"/>
      <w:r w:rsidR="000E5993" w:rsidRPr="00B655E7">
        <w:rPr>
          <w:rFonts w:ascii="Times New Roman" w:hAnsi="Times New Roman"/>
          <w:color w:val="00000A"/>
          <w:sz w:val="24"/>
          <w:rPrChange w:id="155" w:author="***" w:date="2016-04-07T17:42:00Z">
            <w:rPr>
              <w:rFonts w:ascii="Times New Roman" w:hAnsi="Times New Roman"/>
              <w:color w:val="00000A"/>
              <w:sz w:val="24"/>
              <w:lang w:val="es-ES_tradnl"/>
            </w:rPr>
          </w:rPrChange>
        </w:rPr>
        <w:t>abril</w:t>
      </w:r>
      <w:proofErr w:type="spellEnd"/>
      <w:r w:rsidR="000E5993" w:rsidRPr="00B655E7">
        <w:rPr>
          <w:rFonts w:ascii="Times New Roman" w:hAnsi="Times New Roman"/>
          <w:color w:val="00000A"/>
          <w:sz w:val="24"/>
          <w:rPrChange w:id="156" w:author="***" w:date="2016-04-07T17:42:00Z">
            <w:rPr>
              <w:rFonts w:ascii="Times New Roman" w:hAnsi="Times New Roman"/>
              <w:color w:val="00000A"/>
              <w:sz w:val="24"/>
              <w:lang w:val="es-ES_tradnl"/>
            </w:rPr>
          </w:rPrChange>
        </w:rPr>
        <w:t xml:space="preserve"> de 2015].</w:t>
      </w:r>
    </w:p>
    <w:p w14:paraId="3F7A05B8" w14:textId="7E4FB1F6" w:rsidR="00196BB3" w:rsidRPr="00B655E7" w:rsidRDefault="00C7186C">
      <w:pPr>
        <w:spacing w:line="240" w:lineRule="auto"/>
        <w:contextualSpacing/>
        <w:rPr>
          <w:rFonts w:ascii="Times New Roman" w:hAnsi="Times New Roman"/>
          <w:color w:val="00000A"/>
          <w:sz w:val="24"/>
          <w:rPrChange w:id="157"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58" w:author="***" w:date="2016-04-07T17:42:00Z">
            <w:rPr>
              <w:rFonts w:ascii="Times New Roman" w:hAnsi="Times New Roman"/>
              <w:color w:val="00000A"/>
              <w:sz w:val="24"/>
              <w:lang w:val="es-ES_tradnl"/>
            </w:rPr>
          </w:rPrChange>
        </w:rPr>
        <w:t>________ (2011),</w:t>
      </w:r>
      <w:r w:rsidR="005F56AD" w:rsidRPr="00B655E7">
        <w:rPr>
          <w:rFonts w:ascii="Times New Roman" w:hAnsi="Times New Roman"/>
          <w:color w:val="00000A"/>
          <w:sz w:val="24"/>
          <w:rPrChange w:id="159" w:author="***" w:date="2016-04-07T17:42:00Z">
            <w:rPr>
              <w:rFonts w:ascii="Times New Roman" w:hAnsi="Times New Roman"/>
              <w:color w:val="00000A"/>
              <w:sz w:val="24"/>
              <w:lang w:val="es-ES_tradnl"/>
            </w:rPr>
          </w:rPrChange>
        </w:rPr>
        <w:t xml:space="preserve"> “Technology for Public</w:t>
      </w:r>
      <w:r w:rsidRPr="00B655E7">
        <w:rPr>
          <w:rFonts w:ascii="Times New Roman" w:hAnsi="Times New Roman"/>
          <w:color w:val="00000A"/>
          <w:sz w:val="24"/>
          <w:rPrChange w:id="160" w:author="***" w:date="2016-04-07T17:42:00Z">
            <w:rPr>
              <w:rFonts w:ascii="Times New Roman" w:hAnsi="Times New Roman"/>
              <w:color w:val="00000A"/>
              <w:sz w:val="24"/>
              <w:lang w:val="es-ES_tradnl"/>
            </w:rPr>
          </w:rPrChange>
        </w:rPr>
        <w:t xml:space="preserve"> Participation in Redistricting</w:t>
      </w:r>
      <w:r w:rsidR="005F56AD" w:rsidRPr="00B655E7">
        <w:rPr>
          <w:rFonts w:ascii="Times New Roman" w:hAnsi="Times New Roman"/>
          <w:color w:val="00000A"/>
          <w:sz w:val="24"/>
          <w:rPrChange w:id="16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62"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63" w:author="***" w:date="2016-04-07T17:42:00Z">
            <w:rPr>
              <w:rFonts w:ascii="Times New Roman" w:hAnsi="Times New Roman"/>
              <w:color w:val="00000A"/>
              <w:sz w:val="24"/>
              <w:lang w:val="es-ES_tradnl"/>
            </w:rPr>
          </w:rPrChange>
        </w:rPr>
        <w:t xml:space="preserve"> In Moncrief, Gary F. </w:t>
      </w:r>
      <w:r w:rsidR="005F56AD" w:rsidRPr="00B655E7">
        <w:rPr>
          <w:rFonts w:ascii="Times New Roman" w:hAnsi="Times New Roman"/>
          <w:i/>
          <w:color w:val="00000A"/>
          <w:sz w:val="24"/>
          <w:rPrChange w:id="164" w:author="***" w:date="2016-04-07T17:42:00Z">
            <w:rPr>
              <w:rFonts w:ascii="Times New Roman" w:hAnsi="Times New Roman"/>
              <w:i/>
              <w:color w:val="00000A"/>
              <w:sz w:val="24"/>
              <w:lang w:val="es-ES_tradnl"/>
            </w:rPr>
          </w:rPrChange>
        </w:rPr>
        <w:t>Reapportionment and Redistricting in the West</w:t>
      </w:r>
      <w:r w:rsidRPr="00B655E7">
        <w:rPr>
          <w:rFonts w:ascii="Times New Roman" w:hAnsi="Times New Roman"/>
          <w:color w:val="00000A"/>
          <w:sz w:val="24"/>
          <w:rPrChange w:id="165"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66" w:author="***" w:date="2016-04-07T17:42:00Z">
            <w:rPr>
              <w:rFonts w:ascii="Times New Roman" w:hAnsi="Times New Roman"/>
              <w:color w:val="00000A"/>
              <w:sz w:val="24"/>
              <w:lang w:val="es-ES_tradnl"/>
            </w:rPr>
          </w:rPrChange>
        </w:rPr>
        <w:t xml:space="preserve"> New York: Lexington Books Press.</w:t>
      </w:r>
    </w:p>
    <w:p w14:paraId="473A37B0" w14:textId="1401F639" w:rsidR="00196BB3" w:rsidRPr="00B655E7" w:rsidRDefault="005F56AD">
      <w:pPr>
        <w:pStyle w:val="LO-normal"/>
        <w:spacing w:line="240" w:lineRule="auto"/>
        <w:ind w:left="720" w:hanging="720"/>
        <w:contextualSpacing/>
        <w:rPr>
          <w:rFonts w:ascii="Times New Roman" w:hAnsi="Times New Roman"/>
          <w:color w:val="00000A"/>
          <w:sz w:val="24"/>
          <w:rPrChange w:id="167"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68" w:author="***" w:date="2016-04-07T17:42:00Z">
            <w:rPr>
              <w:rFonts w:ascii="Times New Roman" w:hAnsi="Times New Roman"/>
              <w:color w:val="00000A"/>
              <w:sz w:val="24"/>
              <w:lang w:val="es-ES_tradnl"/>
            </w:rPr>
          </w:rPrChange>
        </w:rPr>
        <w:t>________ (2012), “Redistricting Principl</w:t>
      </w:r>
      <w:r w:rsidR="00C7186C" w:rsidRPr="00B655E7">
        <w:rPr>
          <w:rFonts w:ascii="Times New Roman" w:hAnsi="Times New Roman"/>
          <w:color w:val="00000A"/>
          <w:sz w:val="24"/>
          <w:rPrChange w:id="169" w:author="***" w:date="2016-04-07T17:42:00Z">
            <w:rPr>
              <w:rFonts w:ascii="Times New Roman" w:hAnsi="Times New Roman"/>
              <w:color w:val="00000A"/>
              <w:sz w:val="24"/>
              <w:lang w:val="es-ES_tradnl"/>
            </w:rPr>
          </w:rPrChange>
        </w:rPr>
        <w:t>es for the Twenty-First Century</w:t>
      </w:r>
      <w:r w:rsidRPr="00B655E7">
        <w:rPr>
          <w:rFonts w:ascii="Times New Roman" w:hAnsi="Times New Roman"/>
          <w:color w:val="00000A"/>
          <w:sz w:val="24"/>
          <w:rPrChange w:id="170" w:author="***" w:date="2016-04-07T17:42:00Z">
            <w:rPr>
              <w:rFonts w:ascii="Times New Roman" w:hAnsi="Times New Roman"/>
              <w:color w:val="00000A"/>
              <w:sz w:val="24"/>
              <w:lang w:val="es-ES_tradnl"/>
            </w:rPr>
          </w:rPrChange>
        </w:rPr>
        <w:t>”</w:t>
      </w:r>
      <w:r w:rsidR="00C7186C" w:rsidRPr="00B655E7">
        <w:rPr>
          <w:rFonts w:ascii="Times New Roman" w:hAnsi="Times New Roman"/>
          <w:color w:val="00000A"/>
          <w:sz w:val="24"/>
          <w:rPrChange w:id="17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172"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173" w:author="***" w:date="2016-04-07T17:42:00Z">
            <w:rPr>
              <w:rFonts w:ascii="Times New Roman" w:hAnsi="Times New Roman"/>
              <w:i/>
              <w:color w:val="00000A"/>
              <w:sz w:val="24"/>
              <w:lang w:val="es-ES_tradnl"/>
            </w:rPr>
          </w:rPrChange>
        </w:rPr>
        <w:t>Case Western Reserve Law Review</w:t>
      </w:r>
      <w:r w:rsidR="00504C4D" w:rsidRPr="00B655E7">
        <w:rPr>
          <w:rFonts w:ascii="Times New Roman" w:hAnsi="Times New Roman"/>
          <w:i/>
          <w:color w:val="00000A"/>
          <w:sz w:val="24"/>
          <w:rPrChange w:id="174" w:author="***" w:date="2016-04-07T17:42:00Z">
            <w:rPr>
              <w:rFonts w:ascii="Times New Roman" w:hAnsi="Times New Roman"/>
              <w:i/>
              <w:color w:val="00000A"/>
              <w:sz w:val="24"/>
              <w:lang w:val="es-ES_tradnl"/>
            </w:rPr>
          </w:rPrChange>
        </w:rPr>
        <w:t>,</w:t>
      </w:r>
      <w:r w:rsidRPr="00B655E7">
        <w:rPr>
          <w:rFonts w:ascii="Times New Roman" w:hAnsi="Times New Roman"/>
          <w:color w:val="00000A"/>
          <w:sz w:val="24"/>
          <w:rPrChange w:id="175" w:author="***" w:date="2016-04-07T17:42:00Z">
            <w:rPr>
              <w:rFonts w:ascii="Times New Roman" w:hAnsi="Times New Roman"/>
              <w:color w:val="00000A"/>
              <w:sz w:val="24"/>
              <w:lang w:val="es-ES_tradnl"/>
            </w:rPr>
          </w:rPrChange>
        </w:rPr>
        <w:t xml:space="preserve"> 62, no. 4: 1179-1204.</w:t>
      </w:r>
    </w:p>
    <w:p w14:paraId="1F773E98" w14:textId="2E3B805A" w:rsidR="00196BB3" w:rsidRPr="00B655E7" w:rsidRDefault="006A731E">
      <w:pPr>
        <w:pStyle w:val="LO-normal"/>
        <w:spacing w:line="240" w:lineRule="auto"/>
        <w:ind w:left="720" w:hanging="720"/>
        <w:contextualSpacing/>
        <w:rPr>
          <w:rFonts w:ascii="Times New Roman" w:hAnsi="Times New Roman"/>
          <w:color w:val="00000A"/>
          <w:sz w:val="24"/>
          <w:rPrChange w:id="176"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177" w:author="***" w:date="2016-04-07T17:42:00Z">
            <w:rPr>
              <w:rFonts w:ascii="Times New Roman" w:hAnsi="Times New Roman"/>
              <w:color w:val="00000A"/>
              <w:sz w:val="24"/>
              <w:lang w:val="es-ES_tradnl"/>
            </w:rPr>
          </w:rPrChange>
        </w:rPr>
        <w:t>________ (2014),</w:t>
      </w:r>
      <w:r w:rsidR="005F56AD" w:rsidRPr="00B655E7">
        <w:rPr>
          <w:rFonts w:ascii="Times New Roman" w:hAnsi="Times New Roman"/>
          <w:color w:val="00000A"/>
          <w:sz w:val="24"/>
          <w:rPrChange w:id="178" w:author="***" w:date="2016-04-07T17:42:00Z">
            <w:rPr>
              <w:rFonts w:ascii="Times New Roman" w:hAnsi="Times New Roman"/>
              <w:color w:val="00000A"/>
              <w:sz w:val="24"/>
              <w:lang w:val="es-ES_tradnl"/>
            </w:rPr>
          </w:rPrChange>
        </w:rPr>
        <w:t> “How Independent Commissions Could Use the Internet and Open Software to Maximize Transparency and Pub</w:t>
      </w:r>
      <w:r w:rsidR="00504C4D" w:rsidRPr="00B655E7">
        <w:rPr>
          <w:rFonts w:ascii="Times New Roman" w:hAnsi="Times New Roman"/>
          <w:color w:val="00000A"/>
          <w:sz w:val="24"/>
          <w:rPrChange w:id="179" w:author="***" w:date="2016-04-07T17:42:00Z">
            <w:rPr>
              <w:rFonts w:ascii="Times New Roman" w:hAnsi="Times New Roman"/>
              <w:color w:val="00000A"/>
              <w:sz w:val="24"/>
              <w:lang w:val="es-ES_tradnl"/>
            </w:rPr>
          </w:rPrChange>
        </w:rPr>
        <w:t>lic Engagement in Redistricting</w:t>
      </w:r>
      <w:r w:rsidR="005F56AD" w:rsidRPr="00B655E7">
        <w:rPr>
          <w:rFonts w:ascii="Times New Roman" w:hAnsi="Times New Roman"/>
          <w:color w:val="00000A"/>
          <w:sz w:val="24"/>
          <w:rPrChange w:id="180" w:author="***" w:date="2016-04-07T17:42:00Z">
            <w:rPr>
              <w:rFonts w:ascii="Times New Roman" w:hAnsi="Times New Roman"/>
              <w:color w:val="00000A"/>
              <w:sz w:val="24"/>
              <w:lang w:val="es-ES_tradnl"/>
            </w:rPr>
          </w:rPrChange>
        </w:rPr>
        <w:t>”</w:t>
      </w:r>
      <w:r w:rsidR="00504C4D" w:rsidRPr="00B655E7">
        <w:rPr>
          <w:rFonts w:ascii="Times New Roman" w:hAnsi="Times New Roman"/>
          <w:color w:val="00000A"/>
          <w:sz w:val="24"/>
          <w:rPrChange w:id="181"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82" w:author="***" w:date="2016-04-07T17:42:00Z">
            <w:rPr>
              <w:rFonts w:ascii="Times New Roman" w:hAnsi="Times New Roman"/>
              <w:color w:val="00000A"/>
              <w:sz w:val="24"/>
              <w:lang w:val="es-ES_tradnl"/>
            </w:rPr>
          </w:rPrChange>
        </w:rPr>
        <w:t xml:space="preserve"> </w:t>
      </w:r>
      <w:r w:rsidR="005F56AD" w:rsidRPr="00B655E7">
        <w:rPr>
          <w:rFonts w:ascii="Times New Roman" w:hAnsi="Times New Roman"/>
          <w:i/>
          <w:color w:val="00000A"/>
          <w:sz w:val="24"/>
          <w:rPrChange w:id="183" w:author="***" w:date="2016-04-07T17:42:00Z">
            <w:rPr>
              <w:rFonts w:ascii="Times New Roman" w:hAnsi="Times New Roman"/>
              <w:i/>
              <w:color w:val="00000A"/>
              <w:sz w:val="24"/>
              <w:lang w:val="es-ES_tradnl"/>
            </w:rPr>
          </w:rPrChange>
        </w:rPr>
        <w:t>Scholars Strategy Network.</w:t>
      </w:r>
      <w:r w:rsidR="005F56AD" w:rsidRPr="00B655E7">
        <w:rPr>
          <w:rFonts w:ascii="Times New Roman" w:hAnsi="Times New Roman"/>
          <w:color w:val="00000A"/>
          <w:sz w:val="24"/>
          <w:rPrChange w:id="184" w:author="***" w:date="2016-04-07T17:42:00Z">
            <w:rPr>
              <w:rFonts w:ascii="Times New Roman" w:hAnsi="Times New Roman"/>
              <w:color w:val="00000A"/>
              <w:sz w:val="24"/>
              <w:lang w:val="es-ES_tradnl"/>
            </w:rPr>
          </w:rPrChange>
        </w:rPr>
        <w:t xml:space="preserve"> En:</w:t>
      </w:r>
    </w:p>
    <w:p w14:paraId="3CA91706" w14:textId="77777777" w:rsidR="00196BB3" w:rsidRPr="00B655E7" w:rsidRDefault="00076806">
      <w:pPr>
        <w:pStyle w:val="LO-normal"/>
        <w:spacing w:line="240" w:lineRule="auto"/>
        <w:ind w:left="720"/>
        <w:contextualSpacing/>
        <w:rPr>
          <w:rFonts w:ascii="Times New Roman" w:hAnsi="Times New Roman"/>
          <w:color w:val="00000A"/>
          <w:sz w:val="24"/>
          <w:rPrChange w:id="185" w:author="***" w:date="2016-04-07T17:42:00Z">
            <w:rPr>
              <w:rFonts w:ascii="Times New Roman" w:hAnsi="Times New Roman"/>
              <w:color w:val="00000A"/>
              <w:sz w:val="24"/>
              <w:lang w:val="es-ES_tradnl"/>
            </w:rPr>
          </w:rPrChange>
        </w:rPr>
      </w:pPr>
      <w:r>
        <w:fldChar w:fldCharType="begin"/>
      </w:r>
      <w:r>
        <w:instrText xml:space="preserve"> HYPERLINK "http://openscholar.mit.edu/sites/default/files/dept/files/ssn_key_findings_altman_and_mcdonald_on_redistricting_reform_at_internet_scale.pdf" \h </w:instrText>
      </w:r>
      <w:r>
        <w:fldChar w:fldCharType="separate"/>
      </w:r>
      <w:proofErr w:type="gramStart"/>
      <w:r w:rsidR="005F56AD" w:rsidRPr="00B655E7">
        <w:rPr>
          <w:rStyle w:val="InternetLink"/>
          <w:rFonts w:ascii="Times New Roman" w:hAnsi="Times New Roman"/>
          <w:color w:val="00000A"/>
          <w:sz w:val="24"/>
          <w:lang w:val="en-US"/>
          <w:rPrChange w:id="186" w:author="***" w:date="2016-04-07T17:42:00Z">
            <w:rPr>
              <w:rStyle w:val="InternetLink"/>
              <w:rFonts w:ascii="Times New Roman" w:hAnsi="Times New Roman"/>
              <w:color w:val="00000A"/>
              <w:sz w:val="24"/>
              <w:lang w:val="es-ES_tradnl"/>
            </w:rPr>
          </w:rPrChange>
        </w:rPr>
        <w:t>ssn</w:t>
      </w:r>
      <w:proofErr w:type="gramEnd"/>
      <w:r w:rsidR="005F56AD" w:rsidRPr="00B655E7">
        <w:rPr>
          <w:rStyle w:val="InternetLink"/>
          <w:rFonts w:ascii="Times New Roman" w:hAnsi="Times New Roman"/>
          <w:color w:val="00000A"/>
          <w:sz w:val="24"/>
          <w:lang w:val="en-US"/>
          <w:rPrChange w:id="187" w:author="***" w:date="2016-04-07T17:42:00Z">
            <w:rPr>
              <w:rStyle w:val="InternetLink"/>
              <w:rFonts w:ascii="Times New Roman" w:hAnsi="Times New Roman"/>
              <w:color w:val="00000A"/>
              <w:sz w:val="24"/>
              <w:lang w:val="es-ES_tradnl"/>
            </w:rPr>
          </w:rPrChange>
        </w:rPr>
        <w:t>_key_findings_altman_and_mcdonald_on_redistricting_reform_at_internet_scale.pdf</w:t>
      </w:r>
      <w:r>
        <w:rPr>
          <w:rStyle w:val="InternetLink"/>
          <w:rFonts w:ascii="Times New Roman" w:hAnsi="Times New Roman"/>
          <w:color w:val="00000A"/>
          <w:sz w:val="24"/>
          <w:lang w:val="en-US"/>
          <w:rPrChange w:id="188"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189" w:author="***" w:date="2016-04-07T17:42:00Z">
            <w:rPr>
              <w:rFonts w:ascii="Times New Roman" w:hAnsi="Times New Roman"/>
              <w:color w:val="00000A"/>
              <w:sz w:val="24"/>
              <w:lang w:val="es-ES_tradnl"/>
            </w:rPr>
          </w:rPrChange>
        </w:rPr>
        <w:t xml:space="preserve"> [10 de </w:t>
      </w:r>
      <w:proofErr w:type="spellStart"/>
      <w:r w:rsidR="005F56AD" w:rsidRPr="00B655E7">
        <w:rPr>
          <w:rFonts w:ascii="Times New Roman" w:hAnsi="Times New Roman"/>
          <w:color w:val="00000A"/>
          <w:sz w:val="24"/>
          <w:rPrChange w:id="190" w:author="***" w:date="2016-04-07T17:42:00Z">
            <w:rPr>
              <w:rFonts w:ascii="Times New Roman" w:hAnsi="Times New Roman"/>
              <w:color w:val="00000A"/>
              <w:sz w:val="24"/>
              <w:lang w:val="es-ES_tradnl"/>
            </w:rPr>
          </w:rPrChange>
        </w:rPr>
        <w:t>marzo</w:t>
      </w:r>
      <w:proofErr w:type="spellEnd"/>
      <w:r w:rsidR="005F56AD" w:rsidRPr="00B655E7">
        <w:rPr>
          <w:rFonts w:ascii="Times New Roman" w:hAnsi="Times New Roman"/>
          <w:color w:val="00000A"/>
          <w:sz w:val="24"/>
          <w:rPrChange w:id="191" w:author="***" w:date="2016-04-07T17:42:00Z">
            <w:rPr>
              <w:rFonts w:ascii="Times New Roman" w:hAnsi="Times New Roman"/>
              <w:color w:val="00000A"/>
              <w:sz w:val="24"/>
              <w:lang w:val="es-ES_tradnl"/>
            </w:rPr>
          </w:rPrChange>
        </w:rPr>
        <w:t xml:space="preserve"> de 2015].</w:t>
      </w:r>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highlight w:val="green"/>
          <w:rPrChange w:id="192" w:author="***" w:date="2016-04-07T17:42:00Z">
            <w:rPr>
              <w:rFonts w:ascii="Times New Roman" w:hAnsi="Times New Roman"/>
              <w:color w:val="00000A"/>
              <w:sz w:val="24"/>
              <w:highlight w:val="green"/>
              <w:lang w:val="es-ES_tradnl"/>
            </w:rPr>
          </w:rPrChange>
        </w:rPr>
        <w:t xml:space="preserve">________ </w:t>
      </w:r>
      <w:r w:rsidR="006A731E" w:rsidRPr="00B655E7">
        <w:rPr>
          <w:rFonts w:ascii="Times New Roman" w:hAnsi="Times New Roman"/>
          <w:color w:val="00000A"/>
          <w:sz w:val="24"/>
          <w:highlight w:val="green"/>
          <w:rPrChange w:id="193" w:author="***" w:date="2016-04-07T17:42:00Z">
            <w:rPr>
              <w:rFonts w:ascii="Times New Roman" w:hAnsi="Times New Roman"/>
              <w:color w:val="00000A"/>
              <w:sz w:val="24"/>
              <w:highlight w:val="green"/>
              <w:lang w:val="es-ES_tradnl"/>
            </w:rPr>
          </w:rPrChange>
        </w:rPr>
        <w:t>(2014</w:t>
      </w:r>
      <w:r w:rsidRPr="00B655E7">
        <w:rPr>
          <w:rFonts w:ascii="Times New Roman" w:hAnsi="Times New Roman"/>
          <w:color w:val="00000A"/>
          <w:sz w:val="24"/>
          <w:highlight w:val="green"/>
          <w:rPrChange w:id="194" w:author="***" w:date="2016-04-07T17:42:00Z">
            <w:rPr>
              <w:rFonts w:ascii="Times New Roman" w:hAnsi="Times New Roman"/>
              <w:color w:val="00000A"/>
              <w:sz w:val="24"/>
              <w:highlight w:val="green"/>
              <w:lang w:val="es-ES_tradnl"/>
            </w:rPr>
          </w:rPrChange>
        </w:rPr>
        <w:t>a</w:t>
      </w:r>
      <w:r w:rsidR="006A731E" w:rsidRPr="00B655E7">
        <w:rPr>
          <w:rFonts w:ascii="Times New Roman" w:hAnsi="Times New Roman"/>
          <w:color w:val="00000A"/>
          <w:sz w:val="24"/>
          <w:rPrChange w:id="195"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196" w:author="***" w:date="2016-04-07T17:42:00Z">
            <w:rPr>
              <w:rFonts w:ascii="Times New Roman" w:hAnsi="Times New Roman"/>
              <w:color w:val="00000A"/>
              <w:sz w:val="24"/>
              <w:lang w:val="es-ES_tradnl"/>
            </w:rPr>
          </w:rPrChange>
        </w:rPr>
        <w:t xml:space="preserve"> “Public Participation GIS: The Case of Redistricting,” Proceedings of the 47th </w:t>
      </w:r>
      <w:r w:rsidR="005F56AD" w:rsidRPr="00B655E7">
        <w:rPr>
          <w:rFonts w:ascii="Times New Roman" w:hAnsi="Times New Roman"/>
          <w:i/>
          <w:color w:val="00000A"/>
          <w:sz w:val="24"/>
          <w:rPrChange w:id="197" w:author="***" w:date="2016-04-07T17:42:00Z">
            <w:rPr>
              <w:rFonts w:ascii="Times New Roman" w:hAnsi="Times New Roman"/>
              <w:i/>
              <w:color w:val="00000A"/>
              <w:sz w:val="24"/>
              <w:lang w:val="es-ES_tradnl"/>
            </w:rPr>
          </w:rPrChange>
        </w:rPr>
        <w:t>Annual Hawaii International Conference on Systems Sciences</w:t>
      </w:r>
      <w:r w:rsidR="005F56AD" w:rsidRPr="00B655E7">
        <w:rPr>
          <w:rFonts w:ascii="Times New Roman" w:hAnsi="Times New Roman"/>
          <w:color w:val="00000A"/>
          <w:sz w:val="24"/>
          <w:rPrChange w:id="198"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 xml:space="preserve">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w:t>
      </w:r>
      <w:r w:rsidR="006A731E" w:rsidRPr="00B655E7">
        <w:rPr>
          <w:rFonts w:ascii="Times New Roman" w:hAnsi="Times New Roman"/>
          <w:color w:val="00000A"/>
          <w:sz w:val="24"/>
          <w:rPrChange w:id="199" w:author="***" w:date="2016-04-07T17:42:00Z">
            <w:rPr>
              <w:rFonts w:ascii="Times New Roman" w:hAnsi="Times New Roman"/>
              <w:color w:val="00000A"/>
              <w:sz w:val="24"/>
              <w:lang w:val="es-ES_tradnl"/>
            </w:rPr>
          </w:rPrChange>
        </w:rPr>
        <w:t>J. Ornstein (2010),</w:t>
      </w:r>
      <w:r w:rsidRPr="00B655E7">
        <w:rPr>
          <w:rFonts w:ascii="Times New Roman" w:hAnsi="Times New Roman"/>
          <w:color w:val="00000A"/>
          <w:sz w:val="24"/>
          <w:rPrChange w:id="200" w:author="***" w:date="2016-04-07T17:42:00Z">
            <w:rPr>
              <w:rFonts w:ascii="Times New Roman" w:hAnsi="Times New Roman"/>
              <w:color w:val="00000A"/>
              <w:sz w:val="24"/>
              <w:lang w:val="es-ES_tradnl"/>
            </w:rPr>
          </w:rPrChange>
        </w:rPr>
        <w:t xml:space="preserve"> “Principles for Transparency and Public</w:t>
      </w:r>
      <w:r w:rsidR="004F4E57" w:rsidRPr="00B655E7">
        <w:rPr>
          <w:rFonts w:ascii="Times New Roman" w:hAnsi="Times New Roman"/>
          <w:color w:val="00000A"/>
          <w:sz w:val="24"/>
          <w:rPrChange w:id="201" w:author="***" w:date="2016-04-07T17:42:00Z">
            <w:rPr>
              <w:rFonts w:ascii="Times New Roman" w:hAnsi="Times New Roman"/>
              <w:color w:val="00000A"/>
              <w:sz w:val="24"/>
              <w:lang w:val="es-ES_tradnl"/>
            </w:rPr>
          </w:rPrChange>
        </w:rPr>
        <w:t xml:space="preserve"> Participation in Redistricting</w:t>
      </w:r>
      <w:r w:rsidRPr="00B655E7">
        <w:rPr>
          <w:rFonts w:ascii="Times New Roman" w:hAnsi="Times New Roman"/>
          <w:color w:val="00000A"/>
          <w:sz w:val="24"/>
          <w:rPrChange w:id="202" w:author="***" w:date="2016-04-07T17:42:00Z">
            <w:rPr>
              <w:rFonts w:ascii="Times New Roman" w:hAnsi="Times New Roman"/>
              <w:color w:val="00000A"/>
              <w:sz w:val="24"/>
              <w:lang w:val="es-ES_tradnl"/>
            </w:rPr>
          </w:rPrChange>
        </w:rPr>
        <w:t>”</w:t>
      </w:r>
      <w:r w:rsidR="004F4E57" w:rsidRPr="00B655E7">
        <w:rPr>
          <w:rFonts w:ascii="Times New Roman" w:hAnsi="Times New Roman"/>
          <w:color w:val="00000A"/>
          <w:sz w:val="24"/>
          <w:rPrChange w:id="203"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04"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05" w:author="***" w:date="2016-04-07T17:42:00Z">
            <w:rPr>
              <w:rFonts w:ascii="Times New Roman" w:hAnsi="Times New Roman"/>
              <w:i/>
              <w:color w:val="00000A"/>
              <w:sz w:val="24"/>
              <w:lang w:val="es-ES_tradnl"/>
            </w:rPr>
          </w:rPrChange>
        </w:rPr>
        <w:t>Brookings Institution</w:t>
      </w:r>
      <w:r w:rsidRPr="00B655E7">
        <w:rPr>
          <w:rFonts w:ascii="Times New Roman" w:hAnsi="Times New Roman"/>
          <w:color w:val="00000A"/>
          <w:sz w:val="24"/>
          <w:rPrChange w:id="206"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207" w:name="bookmark5"/>
      <w:bookmarkStart w:id="208" w:name="bookmark4"/>
      <w:bookmarkStart w:id="209" w:name="bookmark3"/>
      <w:bookmarkStart w:id="210" w:name="bookmark2"/>
      <w:bookmarkStart w:id="211" w:name="bookmark1"/>
      <w:bookmarkStart w:id="212" w:name="bookmark0"/>
      <w:bookmarkStart w:id="213" w:name="bookmark6"/>
      <w:bookmarkStart w:id="214" w:name="bookmark7"/>
      <w:bookmarkStart w:id="215" w:name="bookmark8"/>
      <w:bookmarkStart w:id="216" w:name="bookmark9"/>
      <w:bookmarkStart w:id="217" w:name="bookmark10"/>
      <w:bookmarkStart w:id="218" w:name="bookmark11"/>
      <w:bookmarkStart w:id="219" w:name="bookmark12"/>
      <w:bookmarkStart w:id="220" w:name="bookmark13"/>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B655E7" w:rsidRDefault="005F56AD">
      <w:pPr>
        <w:pStyle w:val="LO-normal"/>
        <w:spacing w:line="240" w:lineRule="auto"/>
        <w:ind w:left="720" w:hanging="720"/>
        <w:contextualSpacing/>
        <w:rPr>
          <w:rFonts w:ascii="Times New Roman" w:hAnsi="Times New Roman"/>
          <w:color w:val="00000A"/>
          <w:sz w:val="24"/>
          <w:rPrChange w:id="221"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22" w:author="***" w:date="2016-04-07T17:42:00Z">
            <w:rPr>
              <w:rFonts w:ascii="Times New Roman" w:hAnsi="Times New Roman"/>
              <w:color w:val="00000A"/>
              <w:sz w:val="24"/>
              <w:lang w:val="es-ES_tradnl"/>
            </w:rPr>
          </w:rPrChange>
        </w:rPr>
        <w:t>Cox, G</w:t>
      </w:r>
      <w:r w:rsidR="004F4E57" w:rsidRPr="00B655E7">
        <w:rPr>
          <w:rFonts w:ascii="Times New Roman" w:hAnsi="Times New Roman"/>
          <w:color w:val="00000A"/>
          <w:sz w:val="24"/>
          <w:rPrChange w:id="223" w:author="***" w:date="2016-04-07T17:42:00Z">
            <w:rPr>
              <w:rFonts w:ascii="Times New Roman" w:hAnsi="Times New Roman"/>
              <w:color w:val="00000A"/>
              <w:sz w:val="24"/>
              <w:lang w:val="es-ES_tradnl"/>
            </w:rPr>
          </w:rPrChange>
        </w:rPr>
        <w:t>ary W. y Jonathan N. Katz,</w:t>
      </w:r>
      <w:r w:rsidR="0077583A" w:rsidRPr="00B655E7">
        <w:rPr>
          <w:rFonts w:ascii="Times New Roman" w:hAnsi="Times New Roman"/>
          <w:color w:val="00000A"/>
          <w:sz w:val="24"/>
          <w:rPrChange w:id="224"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225"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226" w:author="***" w:date="2016-04-07T17:42:00Z">
            <w:rPr>
              <w:rFonts w:ascii="Times New Roman" w:hAnsi="Times New Roman"/>
              <w:color w:val="00000A"/>
              <w:sz w:val="24"/>
              <w:lang w:val="es-ES_tradnl"/>
            </w:rPr>
          </w:rPrChange>
        </w:rPr>
        <w:t>2002</w:t>
      </w:r>
      <w:r w:rsidR="004F4E57" w:rsidRPr="00B655E7">
        <w:rPr>
          <w:rFonts w:ascii="Times New Roman" w:hAnsi="Times New Roman"/>
          <w:color w:val="00000A"/>
          <w:sz w:val="24"/>
          <w:rPrChange w:id="227" w:author="***" w:date="2016-04-07T17:42:00Z">
            <w:rPr>
              <w:rFonts w:ascii="Times New Roman" w:hAnsi="Times New Roman"/>
              <w:color w:val="00000A"/>
              <w:sz w:val="24"/>
              <w:lang w:val="es-ES_tradnl"/>
            </w:rPr>
          </w:rPrChange>
        </w:rPr>
        <w:t>)</w:t>
      </w:r>
      <w:r w:rsidR="0077583A" w:rsidRPr="00B655E7">
        <w:rPr>
          <w:rFonts w:ascii="Times New Roman" w:hAnsi="Times New Roman"/>
          <w:color w:val="00000A"/>
          <w:sz w:val="24"/>
          <w:rPrChange w:id="22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29"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30" w:author="***" w:date="2016-04-07T17:42:00Z">
            <w:rPr>
              <w:rFonts w:ascii="Times New Roman" w:hAnsi="Times New Roman"/>
              <w:i/>
              <w:color w:val="00000A"/>
              <w:sz w:val="24"/>
              <w:lang w:val="es-ES_tradnl"/>
            </w:rPr>
          </w:rPrChange>
        </w:rPr>
        <w:t>Elbridge Gerry's Salamander: The Electoral Consequences of the Reapportionment Revolution</w:t>
      </w:r>
      <w:r w:rsidR="004F4E57" w:rsidRPr="00B655E7">
        <w:rPr>
          <w:rFonts w:ascii="Times New Roman" w:hAnsi="Times New Roman"/>
          <w:color w:val="00000A"/>
          <w:sz w:val="24"/>
          <w:rPrChange w:id="231"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32" w:author="***" w:date="2016-04-07T17:42:00Z">
            <w:rPr>
              <w:rFonts w:ascii="Times New Roman" w:hAnsi="Times New Roman"/>
              <w:color w:val="00000A"/>
              <w:sz w:val="24"/>
              <w:lang w:val="es-ES_tradnl"/>
            </w:rPr>
          </w:rPrChange>
        </w:rPr>
        <w:t xml:space="preserve"> Cambridge University Press. </w:t>
      </w:r>
    </w:p>
    <w:p w14:paraId="145A33EB" w14:textId="4236BABF" w:rsidR="00196BB3" w:rsidRPr="00B655E7" w:rsidRDefault="005F56AD">
      <w:pPr>
        <w:pStyle w:val="LO-normal"/>
        <w:spacing w:line="240" w:lineRule="auto"/>
        <w:ind w:left="720" w:hanging="720"/>
        <w:contextualSpacing/>
        <w:rPr>
          <w:rFonts w:ascii="Times New Roman" w:hAnsi="Times New Roman"/>
          <w:color w:val="00000A"/>
          <w:sz w:val="24"/>
          <w:rPrChange w:id="233"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34" w:author="***" w:date="2016-04-07T17:42:00Z">
            <w:rPr>
              <w:rFonts w:ascii="Times New Roman" w:hAnsi="Times New Roman"/>
              <w:color w:val="00000A"/>
              <w:sz w:val="24"/>
              <w:lang w:val="es-ES_tradnl"/>
            </w:rPr>
          </w:rPrChange>
        </w:rPr>
        <w:t>Dah</w:t>
      </w:r>
      <w:r w:rsidR="0077583A" w:rsidRPr="00B655E7">
        <w:rPr>
          <w:rFonts w:ascii="Times New Roman" w:hAnsi="Times New Roman"/>
          <w:color w:val="00000A"/>
          <w:sz w:val="24"/>
          <w:rPrChange w:id="235" w:author="***" w:date="2016-04-07T17:42:00Z">
            <w:rPr>
              <w:rFonts w:ascii="Times New Roman" w:hAnsi="Times New Roman"/>
              <w:color w:val="00000A"/>
              <w:sz w:val="24"/>
              <w:lang w:val="es-ES_tradnl"/>
            </w:rPr>
          </w:rPrChange>
        </w:rPr>
        <w:t>l, Robert (1972),</w:t>
      </w:r>
      <w:r w:rsidRPr="00B655E7">
        <w:rPr>
          <w:rFonts w:ascii="Times New Roman" w:hAnsi="Times New Roman"/>
          <w:color w:val="00000A"/>
          <w:sz w:val="24"/>
          <w:rPrChange w:id="236"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i/>
          <w:color w:val="00000A"/>
          <w:sz w:val="24"/>
          <w:rPrChange w:id="237" w:author="***" w:date="2016-04-07T17:42:00Z">
            <w:rPr>
              <w:rFonts w:ascii="Times New Roman" w:hAnsi="Times New Roman"/>
              <w:i/>
              <w:color w:val="00000A"/>
              <w:sz w:val="24"/>
              <w:lang w:val="es-ES_tradnl"/>
            </w:rPr>
          </w:rPrChange>
        </w:rPr>
        <w:t>Polyarchy</w:t>
      </w:r>
      <w:proofErr w:type="spellEnd"/>
      <w:r w:rsidR="0077583A" w:rsidRPr="00B655E7">
        <w:rPr>
          <w:rFonts w:ascii="Times New Roman" w:hAnsi="Times New Roman"/>
          <w:color w:val="00000A"/>
          <w:sz w:val="24"/>
          <w:rPrChange w:id="23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39" w:author="***" w:date="2016-04-07T17:42:00Z">
            <w:rPr>
              <w:rFonts w:ascii="Times New Roman" w:hAnsi="Times New Roman"/>
              <w:color w:val="00000A"/>
              <w:sz w:val="24"/>
              <w:lang w:val="es-ES_tradnl"/>
            </w:rPr>
          </w:rPrChange>
        </w:rPr>
        <w:t xml:space="preserve"> New Haven: Yale University Press.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proofErr w:type="spellStart"/>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ch</w:t>
      </w:r>
      <w:proofErr w:type="spellEnd"/>
      <w:r w:rsidR="0077583A">
        <w:rPr>
          <w:rFonts w:ascii="Times New Roman" w:hAnsi="Times New Roman" w:cs="Times New Roman"/>
          <w:color w:val="00000A"/>
          <w:sz w:val="24"/>
          <w:szCs w:val="24"/>
          <w:lang w:val="es-ES_tradnl"/>
        </w:rPr>
        <w:t xml:space="preserve">,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B655E7" w:rsidRDefault="005F56AD">
      <w:pPr>
        <w:pStyle w:val="LO-normal"/>
        <w:spacing w:line="240" w:lineRule="auto"/>
        <w:ind w:left="720" w:hanging="720"/>
        <w:contextualSpacing/>
        <w:rPr>
          <w:rFonts w:ascii="Times New Roman" w:hAnsi="Times New Roman"/>
          <w:color w:val="00000A"/>
          <w:sz w:val="24"/>
          <w:rPrChange w:id="240"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241" w:author="***" w:date="2016-04-07T17:42:00Z">
            <w:rPr>
              <w:rFonts w:ascii="Times New Roman" w:hAnsi="Times New Roman"/>
              <w:color w:val="00000A"/>
              <w:sz w:val="24"/>
              <w:lang w:val="es-ES_tradnl"/>
            </w:rPr>
          </w:rPrChange>
        </w:rPr>
        <w:t xml:space="preserve">Ferreira da </w:t>
      </w:r>
      <w:proofErr w:type="spellStart"/>
      <w:r w:rsidRPr="00B655E7">
        <w:rPr>
          <w:rFonts w:ascii="Times New Roman" w:hAnsi="Times New Roman"/>
          <w:color w:val="00000A"/>
          <w:sz w:val="24"/>
          <w:rPrChange w:id="242" w:author="***" w:date="2016-04-07T17:42:00Z">
            <w:rPr>
              <w:rFonts w:ascii="Times New Roman" w:hAnsi="Times New Roman"/>
              <w:color w:val="00000A"/>
              <w:sz w:val="24"/>
              <w:lang w:val="es-ES_tradnl"/>
            </w:rPr>
          </w:rPrChange>
        </w:rPr>
        <w:t>Cruza</w:t>
      </w:r>
      <w:proofErr w:type="spellEnd"/>
      <w:r w:rsidRPr="00B655E7">
        <w:rPr>
          <w:rFonts w:ascii="Times New Roman" w:hAnsi="Times New Roman"/>
          <w:color w:val="00000A"/>
          <w:sz w:val="24"/>
          <w:rPrChange w:id="243"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244" w:author="***" w:date="2016-04-07T17:42:00Z">
            <w:rPr>
              <w:rFonts w:ascii="Times New Roman" w:hAnsi="Times New Roman"/>
              <w:color w:val="00000A"/>
              <w:sz w:val="24"/>
              <w:lang w:val="es-ES_tradnl"/>
            </w:rPr>
          </w:rPrChange>
        </w:rPr>
        <w:t>Nuno</w:t>
      </w:r>
      <w:proofErr w:type="spellEnd"/>
      <w:r w:rsidRPr="00B655E7">
        <w:rPr>
          <w:rFonts w:ascii="Times New Roman" w:hAnsi="Times New Roman"/>
          <w:color w:val="00000A"/>
          <w:sz w:val="24"/>
          <w:rPrChange w:id="245" w:author="***" w:date="2016-04-07T17:42:00Z">
            <w:rPr>
              <w:rFonts w:ascii="Times New Roman" w:hAnsi="Times New Roman"/>
              <w:color w:val="00000A"/>
              <w:sz w:val="24"/>
              <w:lang w:val="es-ES_tradnl"/>
            </w:rPr>
          </w:rPrChange>
        </w:rPr>
        <w:t xml:space="preserve">, </w:t>
      </w:r>
      <w:proofErr w:type="spellStart"/>
      <w:r w:rsidRPr="00B655E7">
        <w:rPr>
          <w:rFonts w:ascii="Times New Roman" w:hAnsi="Times New Roman"/>
          <w:color w:val="00000A"/>
          <w:sz w:val="24"/>
          <w:rPrChange w:id="246" w:author="***" w:date="2016-04-07T17:42:00Z">
            <w:rPr>
              <w:rFonts w:ascii="Times New Roman" w:hAnsi="Times New Roman"/>
              <w:color w:val="00000A"/>
              <w:sz w:val="24"/>
              <w:lang w:val="es-ES_tradnl"/>
            </w:rPr>
          </w:rPrChange>
        </w:rPr>
        <w:t>António</w:t>
      </w:r>
      <w:proofErr w:type="spellEnd"/>
      <w:r w:rsidRPr="00B655E7">
        <w:rPr>
          <w:rFonts w:ascii="Times New Roman" w:hAnsi="Times New Roman"/>
          <w:color w:val="00000A"/>
          <w:sz w:val="24"/>
          <w:rPrChange w:id="247" w:author="***" w:date="2016-04-07T17:42:00Z">
            <w:rPr>
              <w:rFonts w:ascii="Times New Roman" w:hAnsi="Times New Roman"/>
              <w:color w:val="00000A"/>
              <w:sz w:val="24"/>
              <w:lang w:val="es-ES_tradnl"/>
            </w:rPr>
          </w:rPrChange>
        </w:rPr>
        <w:t xml:space="preserve"> F. Tavares, </w:t>
      </w:r>
      <w:proofErr w:type="spellStart"/>
      <w:r w:rsidRPr="00B655E7">
        <w:rPr>
          <w:rFonts w:ascii="Times New Roman" w:hAnsi="Times New Roman"/>
          <w:color w:val="00000A"/>
          <w:sz w:val="24"/>
          <w:rPrChange w:id="248" w:author="***" w:date="2016-04-07T17:42:00Z">
            <w:rPr>
              <w:rFonts w:ascii="Times New Roman" w:hAnsi="Times New Roman"/>
              <w:color w:val="00000A"/>
              <w:sz w:val="24"/>
              <w:lang w:val="es-ES_tradnl"/>
            </w:rPr>
          </w:rPrChange>
        </w:rPr>
        <w:t>Rui</w:t>
      </w:r>
      <w:proofErr w:type="spellEnd"/>
      <w:r w:rsidRPr="00B655E7">
        <w:rPr>
          <w:rFonts w:ascii="Times New Roman" w:hAnsi="Times New Roman"/>
          <w:color w:val="00000A"/>
          <w:sz w:val="24"/>
          <w:rPrChange w:id="249" w:author="***" w:date="2016-04-07T17:42:00Z">
            <w:rPr>
              <w:rFonts w:ascii="Times New Roman" w:hAnsi="Times New Roman"/>
              <w:color w:val="00000A"/>
              <w:sz w:val="24"/>
              <w:lang w:val="es-ES_tradnl"/>
            </w:rPr>
          </w:rPrChange>
        </w:rPr>
        <w:t xml:space="preserve"> Cunha Marques, Susana Jorge, and </w:t>
      </w:r>
      <w:proofErr w:type="spellStart"/>
      <w:r w:rsidRPr="00B655E7">
        <w:rPr>
          <w:rFonts w:ascii="Times New Roman" w:hAnsi="Times New Roman"/>
          <w:color w:val="00000A"/>
          <w:sz w:val="24"/>
          <w:rPrChange w:id="250" w:author="***" w:date="2016-04-07T17:42:00Z">
            <w:rPr>
              <w:rFonts w:ascii="Times New Roman" w:hAnsi="Times New Roman"/>
              <w:color w:val="00000A"/>
              <w:sz w:val="24"/>
              <w:lang w:val="es-ES_tradnl"/>
            </w:rPr>
          </w:rPrChange>
        </w:rPr>
        <w:t>Luís</w:t>
      </w:r>
      <w:proofErr w:type="spellEnd"/>
      <w:r w:rsidRPr="00B655E7">
        <w:rPr>
          <w:rFonts w:ascii="Times New Roman" w:hAnsi="Times New Roman"/>
          <w:color w:val="00000A"/>
          <w:sz w:val="24"/>
          <w:rPrChange w:id="251" w:author="***" w:date="2016-04-07T17:42:00Z">
            <w:rPr>
              <w:rFonts w:ascii="Times New Roman" w:hAnsi="Times New Roman"/>
              <w:color w:val="00000A"/>
              <w:sz w:val="24"/>
              <w:lang w:val="es-ES_tradnl"/>
            </w:rPr>
          </w:rPrChange>
        </w:rPr>
        <w:t xml:space="preserve"> de Sousa (2015)</w:t>
      </w:r>
      <w:r w:rsidR="0077583A" w:rsidRPr="00B655E7">
        <w:rPr>
          <w:rFonts w:ascii="Times New Roman" w:hAnsi="Times New Roman"/>
          <w:color w:val="00000A"/>
          <w:sz w:val="24"/>
          <w:rPrChange w:id="252"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53" w:author="***" w:date="2016-04-07T17:42:00Z">
            <w:rPr>
              <w:rFonts w:ascii="Times New Roman" w:hAnsi="Times New Roman"/>
              <w:color w:val="00000A"/>
              <w:sz w:val="24"/>
              <w:lang w:val="es-ES_tradnl"/>
            </w:rPr>
          </w:rPrChange>
        </w:rPr>
        <w:t xml:space="preserve"> </w:t>
      </w:r>
      <w:r w:rsidR="004F4E57" w:rsidRPr="00B655E7">
        <w:rPr>
          <w:rFonts w:ascii="Times New Roman" w:hAnsi="Times New Roman"/>
          <w:color w:val="00000A"/>
          <w:sz w:val="24"/>
          <w:rPrChange w:id="254"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55" w:author="***" w:date="2016-04-07T17:42:00Z">
            <w:rPr>
              <w:rFonts w:ascii="Times New Roman" w:hAnsi="Times New Roman"/>
              <w:color w:val="00000A"/>
              <w:sz w:val="24"/>
              <w:lang w:val="es-ES_tradnl"/>
            </w:rPr>
          </w:rPrChange>
        </w:rPr>
        <w:t>Measuring Local Government Transparency</w:t>
      </w:r>
      <w:r w:rsidR="004F4E57" w:rsidRPr="00B655E7">
        <w:rPr>
          <w:rFonts w:ascii="Times New Roman" w:hAnsi="Times New Roman"/>
          <w:color w:val="00000A"/>
          <w:sz w:val="24"/>
          <w:rPrChange w:id="25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257"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258" w:author="***" w:date="2016-04-07T17:42:00Z">
            <w:rPr>
              <w:rFonts w:ascii="Times New Roman" w:hAnsi="Times New Roman"/>
              <w:i/>
              <w:color w:val="00000A"/>
              <w:sz w:val="24"/>
              <w:lang w:val="es-ES_tradnl"/>
            </w:rPr>
          </w:rPrChange>
        </w:rPr>
        <w:t>Public Management Review</w:t>
      </w:r>
      <w:r w:rsidR="007873F8" w:rsidRPr="00B655E7">
        <w:rPr>
          <w:rFonts w:ascii="Times New Roman" w:hAnsi="Times New Roman"/>
          <w:color w:val="00000A"/>
          <w:sz w:val="24"/>
          <w:rPrChange w:id="259" w:author="***" w:date="2016-04-07T17:42:00Z">
            <w:rPr>
              <w:rFonts w:ascii="Times New Roman" w:hAnsi="Times New Roman"/>
              <w:color w:val="00000A"/>
              <w:sz w:val="24"/>
              <w:lang w:val="es-ES_tradnl"/>
            </w:rPr>
          </w:rPrChange>
        </w:rPr>
        <w:t xml:space="preserve">, </w:t>
      </w:r>
      <w:r w:rsidR="000E5993" w:rsidRPr="00B655E7">
        <w:rPr>
          <w:rFonts w:ascii="Times New Roman" w:hAnsi="Times New Roman"/>
          <w:color w:val="00000A"/>
          <w:sz w:val="24"/>
          <w:highlight w:val="green"/>
          <w:rPrChange w:id="260" w:author="***" w:date="2016-04-07T17:42:00Z">
            <w:rPr>
              <w:rFonts w:ascii="Times New Roman" w:hAnsi="Times New Roman"/>
              <w:color w:val="00000A"/>
              <w:sz w:val="24"/>
              <w:highlight w:val="green"/>
              <w:lang w:val="es-ES_tradnl"/>
            </w:rPr>
          </w:rPrChange>
        </w:rPr>
        <w:t>Volume 18, Issue</w:t>
      </w:r>
      <w:r w:rsidR="00910168" w:rsidRPr="00B655E7">
        <w:rPr>
          <w:rFonts w:ascii="Times New Roman" w:hAnsi="Times New Roman"/>
          <w:color w:val="00000A"/>
          <w:sz w:val="24"/>
          <w:rPrChange w:id="261" w:author="***" w:date="2016-04-07T17:42:00Z">
            <w:rPr>
              <w:rFonts w:ascii="Times New Roman" w:hAnsi="Times New Roman"/>
              <w:color w:val="00000A"/>
              <w:sz w:val="24"/>
              <w:lang w:val="es-ES_tradnl"/>
            </w:rPr>
          </w:rPrChange>
        </w:rPr>
        <w:t xml:space="preserve"> 6</w:t>
      </w:r>
      <w:r w:rsidR="000E5993" w:rsidRPr="00B655E7">
        <w:rPr>
          <w:rFonts w:ascii="Times New Roman" w:hAnsi="Times New Roman"/>
          <w:color w:val="00000A"/>
          <w:sz w:val="24"/>
          <w:rPrChange w:id="262" w:author="***" w:date="2016-04-07T17:42:00Z">
            <w:rPr>
              <w:rFonts w:ascii="Times New Roman" w:hAnsi="Times New Roman"/>
              <w:color w:val="00000A"/>
              <w:sz w:val="24"/>
              <w:lang w:val="es-ES_tradnl"/>
            </w:rPr>
          </w:rPrChange>
        </w:rPr>
        <w:t xml:space="preserve">, </w:t>
      </w:r>
      <w:r w:rsidR="007873F8" w:rsidRPr="00B655E7">
        <w:rPr>
          <w:rFonts w:ascii="Times New Roman" w:hAnsi="Times New Roman"/>
          <w:color w:val="00000A"/>
          <w:sz w:val="24"/>
          <w:rPrChange w:id="263" w:author="***" w:date="2016-04-07T17:42:00Z">
            <w:rPr>
              <w:rFonts w:ascii="Times New Roman" w:hAnsi="Times New Roman"/>
              <w:color w:val="00000A"/>
              <w:sz w:val="24"/>
              <w:lang w:val="es-ES_tradnl"/>
            </w:rPr>
          </w:rPrChange>
        </w:rPr>
        <w:t>1-28</w:t>
      </w:r>
      <w:r w:rsidRPr="00B655E7">
        <w:rPr>
          <w:rFonts w:ascii="Times New Roman" w:hAnsi="Times New Roman"/>
          <w:color w:val="00000A"/>
          <w:sz w:val="24"/>
          <w:rPrChange w:id="264" w:author="***" w:date="2016-04-07T17:42:00Z">
            <w:rPr>
              <w:rFonts w:ascii="Times New Roman" w:hAnsi="Times New Roman"/>
              <w:color w:val="00000A"/>
              <w:sz w:val="24"/>
              <w:lang w:val="es-ES_tradnl"/>
            </w:rPr>
          </w:rPrChange>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B655E7" w:rsidRDefault="005F56AD">
      <w:pPr>
        <w:pStyle w:val="LO-normal"/>
        <w:spacing w:line="240" w:lineRule="auto"/>
        <w:ind w:left="720" w:hanging="720"/>
        <w:contextualSpacing/>
        <w:rPr>
          <w:rFonts w:ascii="Times New Roman" w:hAnsi="Times New Roman"/>
          <w:color w:val="00000A"/>
          <w:sz w:val="24"/>
          <w:rPrChange w:id="265"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266" w:author="***" w:date="2016-04-07T17:42:00Z">
            <w:rPr>
              <w:rFonts w:ascii="Times New Roman" w:hAnsi="Times New Roman"/>
              <w:color w:val="00000A"/>
              <w:sz w:val="24"/>
              <w:lang w:val="es-ES_tradnl"/>
            </w:rPr>
          </w:rPrChange>
        </w:rPr>
        <w:t>Grofman</w:t>
      </w:r>
      <w:proofErr w:type="spellEnd"/>
      <w:r w:rsidRPr="00B655E7">
        <w:rPr>
          <w:rFonts w:ascii="Times New Roman" w:hAnsi="Times New Roman"/>
          <w:color w:val="00000A"/>
          <w:sz w:val="24"/>
          <w:rPrChange w:id="267" w:author="***" w:date="2016-04-07T17:42:00Z">
            <w:rPr>
              <w:rFonts w:ascii="Times New Roman" w:hAnsi="Times New Roman"/>
              <w:color w:val="00000A"/>
              <w:sz w:val="24"/>
              <w:lang w:val="es-ES_tradnl"/>
            </w:rPr>
          </w:rPrChange>
        </w:rPr>
        <w:t>,</w:t>
      </w:r>
      <w:r w:rsidRPr="00B655E7">
        <w:rPr>
          <w:rFonts w:ascii="Times New Roman" w:hAnsi="Times New Roman"/>
          <w:color w:val="00000A"/>
          <w:spacing w:val="22"/>
          <w:sz w:val="24"/>
          <w:rPrChange w:id="268" w:author="***" w:date="2016-04-07T17:42:00Z">
            <w:rPr>
              <w:rFonts w:ascii="Times New Roman" w:hAnsi="Times New Roman"/>
              <w:color w:val="00000A"/>
              <w:spacing w:val="22"/>
              <w:sz w:val="24"/>
              <w:lang w:val="es-ES_tradnl"/>
            </w:rPr>
          </w:rPrChange>
        </w:rPr>
        <w:t xml:space="preserve"> </w:t>
      </w:r>
      <w:r w:rsidRPr="00B655E7">
        <w:rPr>
          <w:rFonts w:ascii="Times New Roman" w:hAnsi="Times New Roman"/>
          <w:color w:val="00000A"/>
          <w:sz w:val="24"/>
          <w:rPrChange w:id="269" w:author="***" w:date="2016-04-07T17:42:00Z">
            <w:rPr>
              <w:rFonts w:ascii="Times New Roman" w:hAnsi="Times New Roman"/>
              <w:color w:val="00000A"/>
              <w:sz w:val="24"/>
              <w:lang w:val="es-ES_tradnl"/>
            </w:rPr>
          </w:rPrChange>
        </w:rPr>
        <w:t>Bernard,</w:t>
      </w:r>
      <w:r w:rsidRPr="00B655E7">
        <w:rPr>
          <w:rFonts w:ascii="Times New Roman" w:hAnsi="Times New Roman"/>
          <w:color w:val="00000A"/>
          <w:spacing w:val="23"/>
          <w:sz w:val="24"/>
          <w:rPrChange w:id="270" w:author="***" w:date="2016-04-07T17:42:00Z">
            <w:rPr>
              <w:rFonts w:ascii="Times New Roman" w:hAnsi="Times New Roman"/>
              <w:color w:val="00000A"/>
              <w:spacing w:val="23"/>
              <w:sz w:val="24"/>
              <w:lang w:val="es-ES_tradnl"/>
            </w:rPr>
          </w:rPrChange>
        </w:rPr>
        <w:t xml:space="preserve"> </w:t>
      </w:r>
      <w:r w:rsidRPr="00B655E7">
        <w:rPr>
          <w:rFonts w:ascii="Times New Roman" w:hAnsi="Times New Roman"/>
          <w:color w:val="00000A"/>
          <w:spacing w:val="-12"/>
          <w:sz w:val="24"/>
          <w:rPrChange w:id="271" w:author="***" w:date="2016-04-07T17:42:00Z">
            <w:rPr>
              <w:rFonts w:ascii="Times New Roman" w:hAnsi="Times New Roman"/>
              <w:color w:val="00000A"/>
              <w:spacing w:val="-12"/>
              <w:sz w:val="24"/>
              <w:lang w:val="es-ES_tradnl"/>
            </w:rPr>
          </w:rPrChange>
        </w:rPr>
        <w:t>W.</w:t>
      </w:r>
      <w:r w:rsidRPr="00B655E7">
        <w:rPr>
          <w:rFonts w:ascii="Times New Roman" w:hAnsi="Times New Roman"/>
          <w:color w:val="00000A"/>
          <w:spacing w:val="17"/>
          <w:sz w:val="24"/>
          <w:rPrChange w:id="272"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pacing w:val="-2"/>
          <w:sz w:val="24"/>
          <w:rPrChange w:id="273" w:author="***" w:date="2016-04-07T17:42:00Z">
            <w:rPr>
              <w:rFonts w:ascii="Times New Roman" w:hAnsi="Times New Roman"/>
              <w:color w:val="00000A"/>
              <w:spacing w:val="-2"/>
              <w:sz w:val="24"/>
              <w:lang w:val="es-ES_tradnl"/>
            </w:rPr>
          </w:rPrChange>
        </w:rPr>
        <w:t>Koetzle</w:t>
      </w:r>
      <w:proofErr w:type="spellEnd"/>
      <w:r w:rsidRPr="00B655E7">
        <w:rPr>
          <w:rFonts w:ascii="Times New Roman" w:hAnsi="Times New Roman"/>
          <w:color w:val="00000A"/>
          <w:spacing w:val="17"/>
          <w:sz w:val="24"/>
          <w:rPrChange w:id="274"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75"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7"/>
          <w:sz w:val="24"/>
          <w:rPrChange w:id="276"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0"/>
          <w:sz w:val="24"/>
          <w:rPrChange w:id="277" w:author="***" w:date="2016-04-07T17:42:00Z">
            <w:rPr>
              <w:rFonts w:ascii="Times New Roman" w:hAnsi="Times New Roman"/>
              <w:color w:val="00000A"/>
              <w:spacing w:val="-10"/>
              <w:sz w:val="24"/>
              <w:lang w:val="es-ES_tradnl"/>
            </w:rPr>
          </w:rPrChange>
        </w:rPr>
        <w:t>T.</w:t>
      </w:r>
      <w:r w:rsidRPr="00B655E7">
        <w:rPr>
          <w:rFonts w:ascii="Times New Roman" w:hAnsi="Times New Roman"/>
          <w:color w:val="00000A"/>
          <w:spacing w:val="17"/>
          <w:sz w:val="24"/>
          <w:rPrChange w:id="278" w:author="***" w:date="2016-04-07T17:42:00Z">
            <w:rPr>
              <w:rFonts w:ascii="Times New Roman" w:hAnsi="Times New Roman"/>
              <w:color w:val="00000A"/>
              <w:spacing w:val="17"/>
              <w:sz w:val="24"/>
              <w:lang w:val="es-ES_tradnl"/>
            </w:rPr>
          </w:rPrChange>
        </w:rPr>
        <w:t xml:space="preserve"> </w:t>
      </w:r>
      <w:proofErr w:type="spellStart"/>
      <w:r w:rsidRPr="00B655E7">
        <w:rPr>
          <w:rFonts w:ascii="Times New Roman" w:hAnsi="Times New Roman"/>
          <w:color w:val="00000A"/>
          <w:sz w:val="24"/>
          <w:rPrChange w:id="279" w:author="***" w:date="2016-04-07T17:42:00Z">
            <w:rPr>
              <w:rFonts w:ascii="Times New Roman" w:hAnsi="Times New Roman"/>
              <w:color w:val="00000A"/>
              <w:sz w:val="24"/>
              <w:lang w:val="es-ES_tradnl"/>
            </w:rPr>
          </w:rPrChange>
        </w:rPr>
        <w:t>Brunell</w:t>
      </w:r>
      <w:proofErr w:type="spellEnd"/>
      <w:r w:rsidRPr="00B655E7">
        <w:rPr>
          <w:rFonts w:ascii="Times New Roman" w:hAnsi="Times New Roman"/>
          <w:color w:val="00000A"/>
          <w:spacing w:val="18"/>
          <w:sz w:val="24"/>
          <w:rPrChange w:id="280" w:author="***" w:date="2016-04-07T17:42:00Z">
            <w:rPr>
              <w:rFonts w:ascii="Times New Roman" w:hAnsi="Times New Roman"/>
              <w:color w:val="00000A"/>
              <w:spacing w:val="18"/>
              <w:sz w:val="24"/>
              <w:lang w:val="es-ES_tradnl"/>
            </w:rPr>
          </w:rPrChange>
        </w:rPr>
        <w:t xml:space="preserve"> (</w:t>
      </w:r>
      <w:r w:rsidR="0077583A" w:rsidRPr="00B655E7">
        <w:rPr>
          <w:rFonts w:ascii="Times New Roman" w:hAnsi="Times New Roman"/>
          <w:color w:val="00000A"/>
          <w:sz w:val="24"/>
          <w:rPrChange w:id="281" w:author="***" w:date="2016-04-07T17:42:00Z">
            <w:rPr>
              <w:rFonts w:ascii="Times New Roman" w:hAnsi="Times New Roman"/>
              <w:color w:val="00000A"/>
              <w:sz w:val="24"/>
              <w:lang w:val="es-ES_tradnl"/>
            </w:rPr>
          </w:rPrChange>
        </w:rPr>
        <w:t>1997),</w:t>
      </w:r>
      <w:r w:rsidRPr="00B655E7">
        <w:rPr>
          <w:rFonts w:ascii="Times New Roman" w:hAnsi="Times New Roman"/>
          <w:color w:val="00000A"/>
          <w:sz w:val="24"/>
          <w:rPrChange w:id="282"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pacing w:val="28"/>
          <w:sz w:val="24"/>
          <w:rPrChange w:id="283" w:author="***" w:date="2016-04-07T17:42:00Z">
            <w:rPr>
              <w:rFonts w:ascii="Times New Roman" w:hAnsi="Times New Roman"/>
              <w:color w:val="00000A"/>
              <w:spacing w:val="28"/>
              <w:sz w:val="24"/>
              <w:lang w:val="es-ES_tradnl"/>
            </w:rPr>
          </w:rPrChange>
        </w:rPr>
        <w:t xml:space="preserve"> </w:t>
      </w:r>
      <w:r w:rsidRPr="00B655E7">
        <w:rPr>
          <w:rFonts w:ascii="Times New Roman" w:hAnsi="Times New Roman"/>
          <w:color w:val="00000A"/>
          <w:spacing w:val="-8"/>
          <w:sz w:val="24"/>
          <w:rPrChange w:id="284" w:author="***" w:date="2016-04-07T17:42:00Z">
            <w:rPr>
              <w:rFonts w:ascii="Times New Roman" w:hAnsi="Times New Roman"/>
              <w:color w:val="00000A"/>
              <w:spacing w:val="-8"/>
              <w:sz w:val="24"/>
              <w:lang w:val="es-ES_tradnl"/>
            </w:rPr>
          </w:rPrChange>
        </w:rPr>
        <w:t>“An</w:t>
      </w:r>
      <w:r w:rsidRPr="00B655E7">
        <w:rPr>
          <w:rFonts w:ascii="Times New Roman" w:hAnsi="Times New Roman"/>
          <w:color w:val="00000A"/>
          <w:spacing w:val="17"/>
          <w:sz w:val="24"/>
          <w:rPrChange w:id="285"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286" w:author="***" w:date="2016-04-07T17:42:00Z">
            <w:rPr>
              <w:rFonts w:ascii="Times New Roman" w:hAnsi="Times New Roman"/>
              <w:color w:val="00000A"/>
              <w:spacing w:val="-1"/>
              <w:sz w:val="24"/>
              <w:lang w:val="es-ES_tradnl"/>
            </w:rPr>
          </w:rPrChange>
        </w:rPr>
        <w:t>integrated</w:t>
      </w:r>
      <w:r w:rsidRPr="00B655E7">
        <w:rPr>
          <w:rFonts w:ascii="Times New Roman" w:hAnsi="Times New Roman"/>
          <w:color w:val="00000A"/>
          <w:spacing w:val="17"/>
          <w:sz w:val="24"/>
          <w:rPrChange w:id="287"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pacing w:val="-1"/>
          <w:sz w:val="24"/>
          <w:rPrChange w:id="288" w:author="***" w:date="2016-04-07T17:42:00Z">
            <w:rPr>
              <w:rFonts w:ascii="Times New Roman" w:hAnsi="Times New Roman"/>
              <w:color w:val="00000A"/>
              <w:spacing w:val="-1"/>
              <w:sz w:val="24"/>
              <w:lang w:val="es-ES_tradnl"/>
            </w:rPr>
          </w:rPrChange>
        </w:rPr>
        <w:t>Perspective</w:t>
      </w:r>
      <w:r w:rsidRPr="00B655E7">
        <w:rPr>
          <w:rFonts w:ascii="Times New Roman" w:hAnsi="Times New Roman"/>
          <w:color w:val="00000A"/>
          <w:spacing w:val="17"/>
          <w:sz w:val="24"/>
          <w:rPrChange w:id="289"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90" w:author="***" w:date="2016-04-07T17:42:00Z">
            <w:rPr>
              <w:rFonts w:ascii="Times New Roman" w:hAnsi="Times New Roman"/>
              <w:color w:val="00000A"/>
              <w:sz w:val="24"/>
              <w:lang w:val="es-ES_tradnl"/>
            </w:rPr>
          </w:rPrChange>
        </w:rPr>
        <w:t>on</w:t>
      </w:r>
      <w:r w:rsidRPr="00B655E7">
        <w:rPr>
          <w:rFonts w:ascii="Times New Roman" w:hAnsi="Times New Roman"/>
          <w:color w:val="00000A"/>
          <w:spacing w:val="18"/>
          <w:sz w:val="24"/>
          <w:rPrChange w:id="291" w:author="***" w:date="2016-04-07T17:42:00Z">
            <w:rPr>
              <w:rFonts w:ascii="Times New Roman" w:hAnsi="Times New Roman"/>
              <w:color w:val="00000A"/>
              <w:spacing w:val="18"/>
              <w:sz w:val="24"/>
              <w:lang w:val="es-ES_tradnl"/>
            </w:rPr>
          </w:rPrChange>
        </w:rPr>
        <w:t xml:space="preserve"> </w:t>
      </w:r>
      <w:r w:rsidRPr="00B655E7">
        <w:rPr>
          <w:rFonts w:ascii="Times New Roman" w:hAnsi="Times New Roman"/>
          <w:color w:val="00000A"/>
          <w:sz w:val="24"/>
          <w:rPrChange w:id="292" w:author="***" w:date="2016-04-07T17:42:00Z">
            <w:rPr>
              <w:rFonts w:ascii="Times New Roman" w:hAnsi="Times New Roman"/>
              <w:color w:val="00000A"/>
              <w:sz w:val="24"/>
              <w:lang w:val="es-ES_tradnl"/>
            </w:rPr>
          </w:rPrChange>
        </w:rPr>
        <w:t>the</w:t>
      </w:r>
      <w:r w:rsidRPr="00B655E7">
        <w:rPr>
          <w:rFonts w:ascii="Times New Roman" w:hAnsi="Times New Roman"/>
          <w:color w:val="00000A"/>
          <w:spacing w:val="17"/>
          <w:sz w:val="24"/>
          <w:rPrChange w:id="293" w:author="***" w:date="2016-04-07T17:42:00Z">
            <w:rPr>
              <w:rFonts w:ascii="Times New Roman" w:hAnsi="Times New Roman"/>
              <w:color w:val="00000A"/>
              <w:spacing w:val="17"/>
              <w:sz w:val="24"/>
              <w:lang w:val="es-ES_tradnl"/>
            </w:rPr>
          </w:rPrChange>
        </w:rPr>
        <w:t xml:space="preserve"> </w:t>
      </w:r>
      <w:r w:rsidRPr="00B655E7">
        <w:rPr>
          <w:rFonts w:ascii="Times New Roman" w:hAnsi="Times New Roman"/>
          <w:color w:val="00000A"/>
          <w:sz w:val="24"/>
          <w:rPrChange w:id="294" w:author="***" w:date="2016-04-07T17:42:00Z">
            <w:rPr>
              <w:rFonts w:ascii="Times New Roman" w:hAnsi="Times New Roman"/>
              <w:color w:val="00000A"/>
              <w:sz w:val="24"/>
              <w:lang w:val="es-ES_tradnl"/>
            </w:rPr>
          </w:rPrChange>
        </w:rPr>
        <w:t>three potential sources</w:t>
      </w:r>
      <w:r w:rsidRPr="00B655E7">
        <w:rPr>
          <w:rFonts w:ascii="Times New Roman" w:hAnsi="Times New Roman"/>
          <w:color w:val="00000A"/>
          <w:spacing w:val="1"/>
          <w:sz w:val="24"/>
          <w:rPrChange w:id="295"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96" w:author="***" w:date="2016-04-07T17:42:00Z">
            <w:rPr>
              <w:rFonts w:ascii="Times New Roman" w:hAnsi="Times New Roman"/>
              <w:color w:val="00000A"/>
              <w:sz w:val="24"/>
              <w:lang w:val="es-ES_tradnl"/>
            </w:rPr>
          </w:rPrChange>
        </w:rPr>
        <w:t>of partisan</w:t>
      </w:r>
      <w:r w:rsidRPr="00B655E7">
        <w:rPr>
          <w:rFonts w:ascii="Times New Roman" w:hAnsi="Times New Roman"/>
          <w:color w:val="00000A"/>
          <w:spacing w:val="1"/>
          <w:sz w:val="24"/>
          <w:rPrChange w:id="297"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298" w:author="***" w:date="2016-04-07T17:42:00Z">
            <w:rPr>
              <w:rFonts w:ascii="Times New Roman" w:hAnsi="Times New Roman"/>
              <w:color w:val="00000A"/>
              <w:sz w:val="24"/>
              <w:lang w:val="es-ES_tradnl"/>
            </w:rPr>
          </w:rPrChange>
        </w:rPr>
        <w:t>bias:</w:t>
      </w:r>
      <w:r w:rsidRPr="00B655E7">
        <w:rPr>
          <w:rFonts w:ascii="Times New Roman" w:hAnsi="Times New Roman"/>
          <w:color w:val="00000A"/>
          <w:spacing w:val="20"/>
          <w:sz w:val="24"/>
          <w:rPrChange w:id="299" w:author="***" w:date="2016-04-07T17:42:00Z">
            <w:rPr>
              <w:rFonts w:ascii="Times New Roman" w:hAnsi="Times New Roman"/>
              <w:color w:val="00000A"/>
              <w:spacing w:val="20"/>
              <w:sz w:val="24"/>
              <w:lang w:val="es-ES_tradnl"/>
            </w:rPr>
          </w:rPrChange>
        </w:rPr>
        <w:t xml:space="preserve"> </w:t>
      </w:r>
      <w:r w:rsidRPr="00B655E7">
        <w:rPr>
          <w:rFonts w:ascii="Times New Roman" w:hAnsi="Times New Roman"/>
          <w:color w:val="00000A"/>
          <w:sz w:val="24"/>
          <w:rPrChange w:id="300" w:author="***" w:date="2016-04-07T17:42:00Z">
            <w:rPr>
              <w:rFonts w:ascii="Times New Roman" w:hAnsi="Times New Roman"/>
              <w:color w:val="00000A"/>
              <w:sz w:val="24"/>
              <w:lang w:val="es-ES_tradnl"/>
            </w:rPr>
          </w:rPrChange>
        </w:rPr>
        <w:t>malapportionment,</w:t>
      </w:r>
      <w:r w:rsidRPr="00B655E7">
        <w:rPr>
          <w:rFonts w:ascii="Times New Roman" w:hAnsi="Times New Roman"/>
          <w:color w:val="00000A"/>
          <w:spacing w:val="2"/>
          <w:sz w:val="24"/>
          <w:rPrChange w:id="301"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302" w:author="***" w:date="2016-04-07T17:42:00Z">
            <w:rPr>
              <w:rFonts w:ascii="Times New Roman" w:hAnsi="Times New Roman"/>
              <w:color w:val="00000A"/>
              <w:sz w:val="24"/>
              <w:lang w:val="es-ES_tradnl"/>
            </w:rPr>
          </w:rPrChange>
        </w:rPr>
        <w:t>turnout</w:t>
      </w:r>
      <w:r w:rsidRPr="00B655E7">
        <w:rPr>
          <w:rFonts w:ascii="Times New Roman" w:hAnsi="Times New Roman"/>
          <w:color w:val="00000A"/>
          <w:spacing w:val="1"/>
          <w:sz w:val="24"/>
          <w:rPrChange w:id="303"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pacing w:val="-1"/>
          <w:sz w:val="24"/>
          <w:rPrChange w:id="304" w:author="***" w:date="2016-04-07T17:42:00Z">
            <w:rPr>
              <w:rFonts w:ascii="Times New Roman" w:hAnsi="Times New Roman"/>
              <w:color w:val="00000A"/>
              <w:spacing w:val="-1"/>
              <w:sz w:val="24"/>
              <w:lang w:val="es-ES_tradnl"/>
            </w:rPr>
          </w:rPrChange>
        </w:rPr>
        <w:t>Differences,</w:t>
      </w:r>
      <w:r w:rsidRPr="00B655E7">
        <w:rPr>
          <w:rFonts w:ascii="Times New Roman" w:hAnsi="Times New Roman"/>
          <w:color w:val="00000A"/>
          <w:spacing w:val="2"/>
          <w:sz w:val="24"/>
          <w:rPrChange w:id="305" w:author="***" w:date="2016-04-07T17:42:00Z">
            <w:rPr>
              <w:rFonts w:ascii="Times New Roman" w:hAnsi="Times New Roman"/>
              <w:color w:val="00000A"/>
              <w:spacing w:val="2"/>
              <w:sz w:val="24"/>
              <w:lang w:val="es-ES_tradnl"/>
            </w:rPr>
          </w:rPrChange>
        </w:rPr>
        <w:t xml:space="preserve"> </w:t>
      </w:r>
      <w:r w:rsidRPr="00B655E7">
        <w:rPr>
          <w:rFonts w:ascii="Times New Roman" w:hAnsi="Times New Roman"/>
          <w:color w:val="00000A"/>
          <w:sz w:val="24"/>
          <w:rPrChange w:id="306" w:author="***" w:date="2016-04-07T17:42:00Z">
            <w:rPr>
              <w:rFonts w:ascii="Times New Roman" w:hAnsi="Times New Roman"/>
              <w:color w:val="00000A"/>
              <w:sz w:val="24"/>
              <w:lang w:val="es-ES_tradnl"/>
            </w:rPr>
          </w:rPrChange>
        </w:rPr>
        <w:t>and</w:t>
      </w:r>
      <w:r w:rsidRPr="00B655E7">
        <w:rPr>
          <w:rFonts w:ascii="Times New Roman" w:hAnsi="Times New Roman"/>
          <w:color w:val="00000A"/>
          <w:spacing w:val="1"/>
          <w:sz w:val="24"/>
          <w:rPrChange w:id="307" w:author="***" w:date="2016-04-07T17:42:00Z">
            <w:rPr>
              <w:rFonts w:ascii="Times New Roman" w:hAnsi="Times New Roman"/>
              <w:color w:val="00000A"/>
              <w:spacing w:val="1"/>
              <w:sz w:val="24"/>
              <w:lang w:val="es-ES_tradnl"/>
            </w:rPr>
          </w:rPrChange>
        </w:rPr>
        <w:t xml:space="preserve"> </w:t>
      </w:r>
      <w:r w:rsidRPr="00B655E7">
        <w:rPr>
          <w:rFonts w:ascii="Times New Roman" w:hAnsi="Times New Roman"/>
          <w:color w:val="00000A"/>
          <w:sz w:val="24"/>
          <w:rPrChange w:id="308" w:author="***" w:date="2016-04-07T17:42:00Z">
            <w:rPr>
              <w:rFonts w:ascii="Times New Roman" w:hAnsi="Times New Roman"/>
              <w:color w:val="00000A"/>
              <w:sz w:val="24"/>
              <w:lang w:val="es-ES_tradnl"/>
            </w:rPr>
          </w:rPrChange>
        </w:rPr>
        <w:t>the geographic</w:t>
      </w:r>
      <w:r w:rsidRPr="00B655E7">
        <w:rPr>
          <w:rFonts w:ascii="Times New Roman" w:hAnsi="Times New Roman"/>
          <w:color w:val="00000A"/>
          <w:spacing w:val="-10"/>
          <w:sz w:val="24"/>
          <w:rPrChange w:id="309"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1"/>
          <w:sz w:val="24"/>
          <w:rPrChange w:id="310" w:author="***" w:date="2016-04-07T17:42:00Z">
            <w:rPr>
              <w:rFonts w:ascii="Times New Roman" w:hAnsi="Times New Roman"/>
              <w:color w:val="00000A"/>
              <w:spacing w:val="-1"/>
              <w:sz w:val="24"/>
              <w:lang w:val="es-ES_tradnl"/>
            </w:rPr>
          </w:rPrChange>
        </w:rPr>
        <w:t>distribution</w:t>
      </w:r>
      <w:r w:rsidRPr="00B655E7">
        <w:rPr>
          <w:rFonts w:ascii="Times New Roman" w:hAnsi="Times New Roman"/>
          <w:color w:val="00000A"/>
          <w:spacing w:val="-9"/>
          <w:sz w:val="24"/>
          <w:rPrChange w:id="311"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312" w:author="***" w:date="2016-04-07T17:42:00Z">
            <w:rPr>
              <w:rFonts w:ascii="Times New Roman" w:hAnsi="Times New Roman"/>
              <w:color w:val="00000A"/>
              <w:sz w:val="24"/>
              <w:lang w:val="es-ES_tradnl"/>
            </w:rPr>
          </w:rPrChange>
        </w:rPr>
        <w:t>of</w:t>
      </w:r>
      <w:r w:rsidRPr="00B655E7">
        <w:rPr>
          <w:rFonts w:ascii="Times New Roman" w:hAnsi="Times New Roman"/>
          <w:color w:val="00000A"/>
          <w:spacing w:val="-9"/>
          <w:sz w:val="24"/>
          <w:rPrChange w:id="313"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z w:val="24"/>
          <w:rPrChange w:id="314" w:author="***" w:date="2016-04-07T17:42:00Z">
            <w:rPr>
              <w:rFonts w:ascii="Times New Roman" w:hAnsi="Times New Roman"/>
              <w:color w:val="00000A"/>
              <w:sz w:val="24"/>
              <w:lang w:val="es-ES_tradnl"/>
            </w:rPr>
          </w:rPrChange>
        </w:rPr>
        <w:t>party</w:t>
      </w:r>
      <w:r w:rsidRPr="00B655E7">
        <w:rPr>
          <w:rFonts w:ascii="Times New Roman" w:hAnsi="Times New Roman"/>
          <w:color w:val="00000A"/>
          <w:spacing w:val="-10"/>
          <w:sz w:val="24"/>
          <w:rPrChange w:id="315" w:author="***" w:date="2016-04-07T17:42:00Z">
            <w:rPr>
              <w:rFonts w:ascii="Times New Roman" w:hAnsi="Times New Roman"/>
              <w:color w:val="00000A"/>
              <w:spacing w:val="-10"/>
              <w:sz w:val="24"/>
              <w:lang w:val="es-ES_tradnl"/>
            </w:rPr>
          </w:rPrChange>
        </w:rPr>
        <w:t xml:space="preserve"> </w:t>
      </w:r>
      <w:r w:rsidRPr="00B655E7">
        <w:rPr>
          <w:rFonts w:ascii="Times New Roman" w:hAnsi="Times New Roman"/>
          <w:color w:val="00000A"/>
          <w:spacing w:val="-2"/>
          <w:sz w:val="24"/>
          <w:rPrChange w:id="316" w:author="***" w:date="2016-04-07T17:42:00Z">
            <w:rPr>
              <w:rFonts w:ascii="Times New Roman" w:hAnsi="Times New Roman"/>
              <w:color w:val="00000A"/>
              <w:spacing w:val="-2"/>
              <w:sz w:val="24"/>
              <w:lang w:val="es-ES_tradnl"/>
            </w:rPr>
          </w:rPrChange>
        </w:rPr>
        <w:t>vote</w:t>
      </w:r>
      <w:r w:rsidRPr="00B655E7">
        <w:rPr>
          <w:rFonts w:ascii="Times New Roman" w:hAnsi="Times New Roman"/>
          <w:color w:val="00000A"/>
          <w:spacing w:val="-9"/>
          <w:sz w:val="24"/>
          <w:rPrChange w:id="317" w:author="***" w:date="2016-04-07T17:42:00Z">
            <w:rPr>
              <w:rFonts w:ascii="Times New Roman" w:hAnsi="Times New Roman"/>
              <w:color w:val="00000A"/>
              <w:spacing w:val="-9"/>
              <w:sz w:val="24"/>
              <w:lang w:val="es-ES_tradnl"/>
            </w:rPr>
          </w:rPrChange>
        </w:rPr>
        <w:t xml:space="preserve"> </w:t>
      </w:r>
      <w:r w:rsidRPr="00B655E7">
        <w:rPr>
          <w:rFonts w:ascii="Times New Roman" w:hAnsi="Times New Roman"/>
          <w:color w:val="00000A"/>
          <w:spacing w:val="-3"/>
          <w:sz w:val="24"/>
          <w:rPrChange w:id="318" w:author="***" w:date="2016-04-07T17:42:00Z">
            <w:rPr>
              <w:rFonts w:ascii="Times New Roman" w:hAnsi="Times New Roman"/>
              <w:color w:val="00000A"/>
              <w:spacing w:val="-3"/>
              <w:sz w:val="24"/>
              <w:lang w:val="es-ES_tradnl"/>
            </w:rPr>
          </w:rPrChange>
        </w:rPr>
        <w:t>shares.”</w:t>
      </w:r>
      <w:r w:rsidRPr="00B655E7">
        <w:rPr>
          <w:rFonts w:ascii="Times New Roman" w:hAnsi="Times New Roman"/>
          <w:color w:val="00000A"/>
          <w:spacing w:val="-9"/>
          <w:sz w:val="24"/>
          <w:rPrChange w:id="319" w:author="***" w:date="2016-04-07T17:42:00Z">
            <w:rPr>
              <w:rFonts w:ascii="Times New Roman" w:hAnsi="Times New Roman"/>
              <w:color w:val="00000A"/>
              <w:spacing w:val="-9"/>
              <w:sz w:val="24"/>
              <w:lang w:val="es-ES_tradnl"/>
            </w:rPr>
          </w:rPrChange>
        </w:rPr>
        <w:t xml:space="preserve"> </w:t>
      </w:r>
      <w:r w:rsidRPr="00B655E7">
        <w:rPr>
          <w:rFonts w:ascii="Times New Roman" w:hAnsi="Times New Roman"/>
          <w:i/>
          <w:color w:val="00000A"/>
          <w:spacing w:val="-1"/>
          <w:sz w:val="24"/>
          <w:rPrChange w:id="320" w:author="***" w:date="2016-04-07T17:42:00Z">
            <w:rPr>
              <w:rFonts w:ascii="Times New Roman" w:hAnsi="Times New Roman"/>
              <w:i/>
              <w:color w:val="00000A"/>
              <w:spacing w:val="-1"/>
              <w:sz w:val="24"/>
              <w:lang w:val="es-ES_tradnl"/>
            </w:rPr>
          </w:rPrChange>
        </w:rPr>
        <w:t>Electoral</w:t>
      </w:r>
      <w:r w:rsidRPr="00B655E7">
        <w:rPr>
          <w:rFonts w:ascii="Times New Roman" w:hAnsi="Times New Roman"/>
          <w:i/>
          <w:color w:val="00000A"/>
          <w:spacing w:val="-10"/>
          <w:sz w:val="24"/>
          <w:rPrChange w:id="321" w:author="***" w:date="2016-04-07T17:42:00Z">
            <w:rPr>
              <w:rFonts w:ascii="Times New Roman" w:hAnsi="Times New Roman"/>
              <w:i/>
              <w:color w:val="00000A"/>
              <w:spacing w:val="-10"/>
              <w:sz w:val="24"/>
              <w:lang w:val="es-ES_tradnl"/>
            </w:rPr>
          </w:rPrChange>
        </w:rPr>
        <w:t xml:space="preserve"> </w:t>
      </w:r>
      <w:r w:rsidRPr="00B655E7">
        <w:rPr>
          <w:rFonts w:ascii="Times New Roman" w:hAnsi="Times New Roman"/>
          <w:i/>
          <w:color w:val="00000A"/>
          <w:sz w:val="24"/>
          <w:rPrChange w:id="322" w:author="***" w:date="2016-04-07T17:42:00Z">
            <w:rPr>
              <w:rFonts w:ascii="Times New Roman" w:hAnsi="Times New Roman"/>
              <w:i/>
              <w:color w:val="00000A"/>
              <w:sz w:val="24"/>
              <w:lang w:val="es-ES_tradnl"/>
            </w:rPr>
          </w:rPrChange>
        </w:rPr>
        <w:t>Studies</w:t>
      </w:r>
      <w:r w:rsidRPr="00B655E7">
        <w:rPr>
          <w:rFonts w:ascii="Times New Roman" w:hAnsi="Times New Roman"/>
          <w:i/>
          <w:color w:val="00000A"/>
          <w:spacing w:val="-9"/>
          <w:sz w:val="24"/>
          <w:rPrChange w:id="323" w:author="***" w:date="2016-04-07T17:42:00Z">
            <w:rPr>
              <w:rFonts w:ascii="Times New Roman" w:hAnsi="Times New Roman"/>
              <w:i/>
              <w:color w:val="00000A"/>
              <w:spacing w:val="-9"/>
              <w:sz w:val="24"/>
              <w:lang w:val="es-ES_tradnl"/>
            </w:rPr>
          </w:rPrChange>
        </w:rPr>
        <w:t xml:space="preserve"> </w:t>
      </w:r>
      <w:r w:rsidRPr="00B655E7">
        <w:rPr>
          <w:rFonts w:ascii="Times New Roman" w:hAnsi="Times New Roman"/>
          <w:color w:val="00000A"/>
          <w:sz w:val="24"/>
          <w:rPrChange w:id="324" w:author="***" w:date="2016-04-07T17:42:00Z">
            <w:rPr>
              <w:rFonts w:ascii="Times New Roman" w:hAnsi="Times New Roman"/>
              <w:color w:val="00000A"/>
              <w:sz w:val="24"/>
              <w:lang w:val="es-ES_tradnl"/>
            </w:rPr>
          </w:rPrChange>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325" w:author="***" w:date="2016-04-07T17:42:00Z">
            <w:rPr>
              <w:rFonts w:ascii="Times New Roman" w:hAnsi="Times New Roman"/>
              <w:color w:val="00000A"/>
              <w:sz w:val="24"/>
              <w:lang w:val="es-ES_tradnl"/>
            </w:rPr>
          </w:rPrChange>
        </w:rPr>
        <w:t>Handley, Lisa</w:t>
      </w:r>
      <w:proofErr w:type="gramStart"/>
      <w:r w:rsidRPr="00B655E7">
        <w:rPr>
          <w:rFonts w:ascii="Times New Roman" w:hAnsi="Times New Roman"/>
          <w:color w:val="00000A"/>
          <w:sz w:val="24"/>
          <w:rPrChange w:id="326" w:author="***" w:date="2016-04-07T17:42:00Z">
            <w:rPr>
              <w:rFonts w:ascii="Times New Roman" w:hAnsi="Times New Roman"/>
              <w:color w:val="00000A"/>
              <w:sz w:val="24"/>
              <w:lang w:val="es-ES_tradnl"/>
            </w:rPr>
          </w:rPrChange>
        </w:rPr>
        <w:t>.,</w:t>
      </w:r>
      <w:proofErr w:type="gramEnd"/>
      <w:r w:rsidRPr="00B655E7">
        <w:rPr>
          <w:rFonts w:ascii="Times New Roman" w:hAnsi="Times New Roman"/>
          <w:color w:val="00000A"/>
          <w:sz w:val="24"/>
          <w:rPrChange w:id="327" w:author="***" w:date="2016-04-07T17:42:00Z">
            <w:rPr>
              <w:rFonts w:ascii="Times New Roman" w:hAnsi="Times New Roman"/>
              <w:color w:val="00000A"/>
              <w:sz w:val="24"/>
              <w:lang w:val="es-ES_tradnl"/>
            </w:rPr>
          </w:rPrChange>
        </w:rPr>
        <w:t xml:space="preserve"> &amp; </w:t>
      </w:r>
      <w:proofErr w:type="spellStart"/>
      <w:r w:rsidRPr="00B655E7">
        <w:rPr>
          <w:rFonts w:ascii="Times New Roman" w:hAnsi="Times New Roman"/>
          <w:color w:val="00000A"/>
          <w:sz w:val="24"/>
          <w:rPrChange w:id="328" w:author="***" w:date="2016-04-07T17:42:00Z">
            <w:rPr>
              <w:rFonts w:ascii="Times New Roman" w:hAnsi="Times New Roman"/>
              <w:color w:val="00000A"/>
              <w:sz w:val="24"/>
              <w:lang w:val="es-ES_tradnl"/>
            </w:rPr>
          </w:rPrChange>
        </w:rPr>
        <w:t>G</w:t>
      </w:r>
      <w:r w:rsidR="007873F8" w:rsidRPr="00B655E7">
        <w:rPr>
          <w:rFonts w:ascii="Times New Roman" w:hAnsi="Times New Roman"/>
          <w:color w:val="00000A"/>
          <w:sz w:val="24"/>
          <w:rPrChange w:id="329" w:author="***" w:date="2016-04-07T17:42:00Z">
            <w:rPr>
              <w:rFonts w:ascii="Times New Roman" w:hAnsi="Times New Roman"/>
              <w:color w:val="00000A"/>
              <w:sz w:val="24"/>
              <w:lang w:val="es-ES_tradnl"/>
            </w:rPr>
          </w:rPrChange>
        </w:rPr>
        <w:t>rofman</w:t>
      </w:r>
      <w:proofErr w:type="spellEnd"/>
      <w:r w:rsidR="007873F8" w:rsidRPr="00B655E7">
        <w:rPr>
          <w:rFonts w:ascii="Times New Roman" w:hAnsi="Times New Roman"/>
          <w:color w:val="00000A"/>
          <w:sz w:val="24"/>
          <w:rPrChange w:id="330" w:author="***" w:date="2016-04-07T17:42:00Z">
            <w:rPr>
              <w:rFonts w:ascii="Times New Roman" w:hAnsi="Times New Roman"/>
              <w:color w:val="00000A"/>
              <w:sz w:val="24"/>
              <w:lang w:val="es-ES_tradnl"/>
            </w:rPr>
          </w:rPrChange>
        </w:rPr>
        <w:t>, Bernard Eds.</w:t>
      </w:r>
      <w:r w:rsidR="0077583A" w:rsidRPr="00B655E7">
        <w:rPr>
          <w:rFonts w:ascii="Times New Roman" w:hAnsi="Times New Roman"/>
          <w:color w:val="00000A"/>
          <w:sz w:val="24"/>
          <w:rPrChange w:id="331" w:author="***" w:date="2016-04-07T17:42:00Z">
            <w:rPr>
              <w:rFonts w:ascii="Times New Roman" w:hAnsi="Times New Roman"/>
              <w:color w:val="00000A"/>
              <w:sz w:val="24"/>
              <w:lang w:val="es-ES_tradnl"/>
            </w:rPr>
          </w:rPrChange>
        </w:rPr>
        <w:t xml:space="preserve"> (2008),</w:t>
      </w:r>
      <w:r w:rsidRPr="00B655E7">
        <w:rPr>
          <w:rFonts w:ascii="Times New Roman" w:hAnsi="Times New Roman"/>
          <w:color w:val="00000A"/>
          <w:sz w:val="24"/>
          <w:rPrChange w:id="332" w:author="***" w:date="2016-04-07T17:42:00Z">
            <w:rPr>
              <w:rFonts w:ascii="Times New Roman" w:hAnsi="Times New Roman"/>
              <w:color w:val="00000A"/>
              <w:sz w:val="24"/>
              <w:lang w:val="es-ES_tradnl"/>
            </w:rPr>
          </w:rPrChange>
        </w:rPr>
        <w:t xml:space="preserve"> </w:t>
      </w:r>
      <w:r w:rsidR="007873F8" w:rsidRPr="00B655E7">
        <w:rPr>
          <w:rFonts w:ascii="Times New Roman" w:hAnsi="Times New Roman"/>
          <w:i/>
          <w:color w:val="00000A"/>
          <w:sz w:val="24"/>
          <w:rPrChange w:id="333" w:author="***" w:date="2016-04-07T17:42:00Z">
            <w:rPr>
              <w:rFonts w:ascii="Times New Roman" w:hAnsi="Times New Roman"/>
              <w:i/>
              <w:color w:val="00000A"/>
              <w:sz w:val="24"/>
              <w:lang w:val="es-ES_tradnl"/>
            </w:rPr>
          </w:rPrChange>
        </w:rPr>
        <w:t>Redistricting in Comparative P</w:t>
      </w:r>
      <w:r w:rsidRPr="00B655E7">
        <w:rPr>
          <w:rFonts w:ascii="Times New Roman" w:hAnsi="Times New Roman"/>
          <w:i/>
          <w:color w:val="00000A"/>
          <w:sz w:val="24"/>
          <w:rPrChange w:id="334" w:author="***" w:date="2016-04-07T17:42:00Z">
            <w:rPr>
              <w:rFonts w:ascii="Times New Roman" w:hAnsi="Times New Roman"/>
              <w:i/>
              <w:color w:val="00000A"/>
              <w:sz w:val="24"/>
              <w:lang w:val="es-ES_tradnl"/>
            </w:rPr>
          </w:rPrChange>
        </w:rPr>
        <w:t>erspective</w:t>
      </w:r>
      <w:r w:rsidRPr="00B655E7">
        <w:rPr>
          <w:rFonts w:ascii="Times New Roman" w:hAnsi="Times New Roman"/>
          <w:color w:val="00000A"/>
          <w:sz w:val="24"/>
          <w:rPrChange w:id="335" w:author="***" w:date="2016-04-07T17:42:00Z">
            <w:rPr>
              <w:rFonts w:ascii="Times New Roman" w:hAnsi="Times New Roman"/>
              <w:color w:val="00000A"/>
              <w:sz w:val="24"/>
              <w:lang w:val="es-ES_tradnl"/>
            </w:rPr>
          </w:rPrChange>
        </w:rPr>
        <w:t xml:space="preserve">. </w:t>
      </w:r>
      <w:r w:rsidRPr="003E6DED">
        <w:rPr>
          <w:rFonts w:ascii="Times New Roman" w:eastAsia="Times New Roman" w:hAnsi="Times New Roman" w:cs="Times New Roman"/>
          <w:color w:val="00000A"/>
          <w:sz w:val="24"/>
          <w:szCs w:val="24"/>
          <w:lang w:val="es-ES_tradnl"/>
        </w:rPr>
        <w:t xml:space="preserve">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yperlink"/>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336" w:author="***" w:date="2016-04-07T17:42:00Z">
            <w:rPr>
              <w:rFonts w:ascii="Times New Roman" w:hAnsi="Times New Roman"/>
              <w:color w:val="00000A"/>
              <w:sz w:val="24"/>
              <w:lang w:val="es-ES_tradnl"/>
            </w:rPr>
          </w:rPrChange>
        </w:rPr>
        <w:t>Jackman, Simon</w:t>
      </w:r>
      <w:r w:rsidR="005F56AD" w:rsidRPr="00B655E7">
        <w:rPr>
          <w:rFonts w:ascii="Times New Roman" w:hAnsi="Times New Roman"/>
          <w:color w:val="00000A"/>
          <w:sz w:val="24"/>
          <w:rPrChange w:id="337"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338"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39" w:author="***" w:date="2016-04-07T17:42:00Z">
            <w:rPr>
              <w:rFonts w:ascii="Times New Roman" w:hAnsi="Times New Roman"/>
              <w:color w:val="00000A"/>
              <w:sz w:val="24"/>
              <w:lang w:val="es-ES_tradnl"/>
            </w:rPr>
          </w:rPrChange>
        </w:rPr>
        <w:t>1994</w:t>
      </w:r>
      <w:r w:rsidRPr="00B655E7">
        <w:rPr>
          <w:rFonts w:ascii="Times New Roman" w:hAnsi="Times New Roman"/>
          <w:color w:val="00000A"/>
          <w:sz w:val="24"/>
          <w:rPrChange w:id="340" w:author="***" w:date="2016-04-07T17:42:00Z">
            <w:rPr>
              <w:rFonts w:ascii="Times New Roman" w:hAnsi="Times New Roman"/>
              <w:color w:val="00000A"/>
              <w:sz w:val="24"/>
              <w:lang w:val="es-ES_tradnl"/>
            </w:rPr>
          </w:rPrChange>
        </w:rPr>
        <w:t>)</w:t>
      </w:r>
      <w:r w:rsidR="0003658B" w:rsidRPr="00B655E7">
        <w:rPr>
          <w:rFonts w:ascii="Times New Roman" w:hAnsi="Times New Roman"/>
          <w:color w:val="00000A"/>
          <w:sz w:val="24"/>
          <w:rPrChange w:id="341"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342"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343" w:author="***" w:date="2016-04-07T17:42:00Z">
            <w:rPr>
              <w:rFonts w:ascii="Times New Roman" w:hAnsi="Times New Roman"/>
              <w:color w:val="00000A"/>
              <w:sz w:val="24"/>
              <w:lang w:val="es-ES_tradnl"/>
            </w:rPr>
          </w:rPrChange>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hAnsi="Times New Roman"/>
          <w:color w:val="00000A"/>
          <w:sz w:val="24"/>
          <w:rPrChange w:id="344" w:author="***" w:date="2016-04-07T17:42:00Z">
            <w:rPr>
              <w:rFonts w:ascii="Times New Roman" w:hAnsi="Times New Roman"/>
              <w:color w:val="00000A"/>
              <w:sz w:val="24"/>
              <w:lang w:val="es-ES_tradnl"/>
            </w:rPr>
          </w:rPrChange>
        </w:rPr>
        <w:t>Johnston, Ronald J.</w:t>
      </w:r>
      <w:r w:rsidR="005F56AD" w:rsidRPr="00B655E7">
        <w:rPr>
          <w:rFonts w:ascii="Times New Roman" w:hAnsi="Times New Roman"/>
          <w:color w:val="00000A"/>
          <w:sz w:val="24"/>
          <w:rPrChange w:id="345" w:author="***" w:date="2016-04-07T17:42:00Z">
            <w:rPr>
              <w:rFonts w:ascii="Times New Roman" w:hAnsi="Times New Roman"/>
              <w:color w:val="00000A"/>
              <w:sz w:val="24"/>
              <w:lang w:val="es-ES_tradnl"/>
            </w:rPr>
          </w:rPrChange>
        </w:rPr>
        <w:t xml:space="preserve"> </w:t>
      </w:r>
      <w:r w:rsidRPr="00B655E7">
        <w:rPr>
          <w:rFonts w:ascii="Times New Roman" w:hAnsi="Times New Roman"/>
          <w:color w:val="00000A"/>
          <w:sz w:val="24"/>
          <w:rPrChange w:id="346" w:author="***" w:date="2016-04-07T17:42:00Z">
            <w:rPr>
              <w:rFonts w:ascii="Times New Roman" w:hAnsi="Times New Roman"/>
              <w:color w:val="00000A"/>
              <w:sz w:val="24"/>
              <w:lang w:val="es-ES_tradnl"/>
            </w:rPr>
          </w:rPrChange>
        </w:rPr>
        <w:t>(2002),</w:t>
      </w:r>
      <w:r w:rsidR="005F56AD" w:rsidRPr="00B655E7">
        <w:rPr>
          <w:rFonts w:ascii="Times New Roman" w:hAnsi="Times New Roman"/>
          <w:color w:val="00000A"/>
          <w:sz w:val="24"/>
          <w:rPrChange w:id="347" w:author="***" w:date="2016-04-07T17:42:00Z">
            <w:rPr>
              <w:rFonts w:ascii="Times New Roman" w:hAnsi="Times New Roman"/>
              <w:color w:val="00000A"/>
              <w:sz w:val="24"/>
              <w:lang w:val="es-ES_tradnl"/>
            </w:rPr>
          </w:rPrChange>
        </w:rPr>
        <w:t xml:space="preserve"> </w:t>
      </w:r>
      <w:r w:rsidR="00404E2C" w:rsidRPr="00B655E7">
        <w:rPr>
          <w:rFonts w:ascii="Times New Roman" w:hAnsi="Times New Roman"/>
          <w:color w:val="00000A"/>
          <w:sz w:val="24"/>
          <w:rPrChange w:id="348" w:author="***" w:date="2016-04-07T17:42:00Z">
            <w:rPr>
              <w:rFonts w:ascii="Times New Roman" w:hAnsi="Times New Roman"/>
              <w:color w:val="00000A"/>
              <w:sz w:val="24"/>
              <w:lang w:val="es-ES_tradnl"/>
            </w:rPr>
          </w:rPrChange>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B655E7" w:rsidRDefault="008555F6" w:rsidP="008555F6">
      <w:pPr>
        <w:pStyle w:val="LO-normal"/>
        <w:spacing w:line="240" w:lineRule="auto"/>
        <w:ind w:left="720" w:hanging="720"/>
        <w:contextualSpacing/>
        <w:rPr>
          <w:rFonts w:ascii="Times New Roman" w:hAnsi="Times New Roman"/>
          <w:color w:val="00000A"/>
          <w:sz w:val="24"/>
          <w:rPrChange w:id="349" w:author="***" w:date="2016-04-07T17:42:00Z">
            <w:rPr>
              <w:rFonts w:ascii="Times New Roman" w:hAnsi="Times New Roman"/>
              <w:color w:val="00000A"/>
              <w:sz w:val="24"/>
              <w:lang w:val="es-ES_tradnl"/>
            </w:rPr>
          </w:rPrChange>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B655E7" w:rsidRDefault="005F56AD">
      <w:pPr>
        <w:pStyle w:val="LO-normal"/>
        <w:spacing w:line="240" w:lineRule="auto"/>
        <w:ind w:left="720" w:hanging="720"/>
        <w:contextualSpacing/>
        <w:rPr>
          <w:rFonts w:ascii="Times New Roman" w:hAnsi="Times New Roman"/>
          <w:color w:val="00000A"/>
          <w:sz w:val="24"/>
          <w:rPrChange w:id="350" w:author="***" w:date="2016-04-07T17:42:00Z">
            <w:rPr>
              <w:rFonts w:ascii="Times New Roman" w:hAnsi="Times New Roman"/>
              <w:color w:val="00000A"/>
              <w:sz w:val="24"/>
              <w:lang w:val="es-ES_tradnl"/>
            </w:rPr>
          </w:rPrChange>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xml:space="preserve">. </w:t>
      </w:r>
      <w:r w:rsidR="0003658B" w:rsidRPr="00B655E7">
        <w:rPr>
          <w:rFonts w:ascii="Times New Roman" w:hAnsi="Times New Roman"/>
          <w:color w:val="00000A"/>
          <w:sz w:val="24"/>
          <w:rPrChange w:id="351" w:author="***" w:date="2016-04-07T17:42:00Z">
            <w:rPr>
              <w:rFonts w:ascii="Times New Roman" w:hAnsi="Times New Roman"/>
              <w:color w:val="00000A"/>
              <w:sz w:val="24"/>
              <w:lang w:val="es-ES_tradnl"/>
            </w:rPr>
          </w:rPrChange>
        </w:rPr>
        <w:t>(2008),</w:t>
      </w:r>
      <w:r w:rsidRPr="00B655E7">
        <w:rPr>
          <w:rFonts w:ascii="Times New Roman" w:hAnsi="Times New Roman"/>
          <w:color w:val="00000A"/>
          <w:sz w:val="24"/>
          <w:rPrChange w:id="352" w:author="***" w:date="2016-04-07T17:42:00Z">
            <w:rPr>
              <w:rFonts w:ascii="Times New Roman" w:hAnsi="Times New Roman"/>
              <w:color w:val="00000A"/>
              <w:sz w:val="24"/>
              <w:lang w:val="es-ES_tradnl"/>
            </w:rPr>
          </w:rPrChange>
        </w:rPr>
        <w:t xml:space="preserve"> “From politics to technicalities: Mexican redistri</w:t>
      </w:r>
      <w:r w:rsidR="005574B9" w:rsidRPr="00B655E7">
        <w:rPr>
          <w:rFonts w:ascii="Times New Roman" w:hAnsi="Times New Roman"/>
          <w:color w:val="00000A"/>
          <w:sz w:val="24"/>
          <w:rPrChange w:id="353" w:author="***" w:date="2016-04-07T17:42:00Z">
            <w:rPr>
              <w:rFonts w:ascii="Times New Roman" w:hAnsi="Times New Roman"/>
              <w:color w:val="00000A"/>
              <w:sz w:val="24"/>
              <w:lang w:val="es-ES_tradnl"/>
            </w:rPr>
          </w:rPrChange>
        </w:rPr>
        <w:t>cting in historical perspective</w:t>
      </w:r>
      <w:r w:rsidRPr="00B655E7">
        <w:rPr>
          <w:rFonts w:ascii="Times New Roman" w:hAnsi="Times New Roman"/>
          <w:color w:val="00000A"/>
          <w:sz w:val="24"/>
          <w:rPrChange w:id="354" w:author="***" w:date="2016-04-07T17:42:00Z">
            <w:rPr>
              <w:rFonts w:ascii="Times New Roman" w:hAnsi="Times New Roman"/>
              <w:color w:val="00000A"/>
              <w:sz w:val="24"/>
              <w:lang w:val="es-ES_tradnl"/>
            </w:rPr>
          </w:rPrChange>
        </w:rPr>
        <w:t>”</w:t>
      </w:r>
      <w:r w:rsidR="005574B9" w:rsidRPr="00B655E7">
        <w:rPr>
          <w:rFonts w:ascii="Times New Roman" w:hAnsi="Times New Roman"/>
          <w:color w:val="00000A"/>
          <w:sz w:val="24"/>
          <w:rPrChange w:id="355"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56"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357" w:author="***" w:date="2016-04-07T17:42:00Z">
            <w:rPr>
              <w:rFonts w:ascii="Times New Roman" w:hAnsi="Times New Roman"/>
              <w:color w:val="00000A"/>
              <w:sz w:val="24"/>
              <w:lang w:val="es-ES_tradnl"/>
            </w:rPr>
          </w:rPrChange>
        </w:rPr>
        <w:t>en</w:t>
      </w:r>
      <w:r w:rsidRPr="00B655E7">
        <w:rPr>
          <w:rFonts w:ascii="Times New Roman" w:hAnsi="Times New Roman"/>
          <w:color w:val="00000A"/>
          <w:sz w:val="24"/>
          <w:rPrChange w:id="358"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359" w:author="***" w:date="2016-04-07T17:42:00Z">
            <w:rPr>
              <w:rFonts w:ascii="Times New Roman" w:hAnsi="Times New Roman"/>
              <w:color w:val="00000A"/>
              <w:sz w:val="24"/>
              <w:lang w:val="es-ES_tradnl"/>
            </w:rPr>
          </w:rPrChange>
        </w:rPr>
        <w:t xml:space="preserve">Handley, Lisa and Bernard </w:t>
      </w:r>
      <w:proofErr w:type="spellStart"/>
      <w:r w:rsidR="005574B9" w:rsidRPr="00B655E7">
        <w:rPr>
          <w:rFonts w:ascii="Times New Roman" w:hAnsi="Times New Roman"/>
          <w:color w:val="00000A"/>
          <w:sz w:val="24"/>
          <w:rPrChange w:id="360" w:author="***" w:date="2016-04-07T17:42:00Z">
            <w:rPr>
              <w:rFonts w:ascii="Times New Roman" w:hAnsi="Times New Roman"/>
              <w:color w:val="00000A"/>
              <w:sz w:val="24"/>
              <w:lang w:val="es-ES_tradnl"/>
            </w:rPr>
          </w:rPrChange>
        </w:rPr>
        <w:t>Grofman</w:t>
      </w:r>
      <w:proofErr w:type="spellEnd"/>
      <w:r w:rsidR="005574B9" w:rsidRPr="00B655E7">
        <w:rPr>
          <w:rFonts w:ascii="Times New Roman" w:hAnsi="Times New Roman"/>
          <w:color w:val="00000A"/>
          <w:sz w:val="24"/>
          <w:rPrChange w:id="361" w:author="***" w:date="2016-04-07T17:42:00Z">
            <w:rPr>
              <w:rFonts w:ascii="Times New Roman" w:hAnsi="Times New Roman"/>
              <w:color w:val="00000A"/>
              <w:sz w:val="24"/>
              <w:lang w:val="es-ES_tradnl"/>
            </w:rPr>
          </w:rPrChange>
        </w:rPr>
        <w:t xml:space="preserve"> Eds., </w:t>
      </w:r>
      <w:r w:rsidRPr="00B655E7">
        <w:rPr>
          <w:rFonts w:ascii="Times New Roman" w:hAnsi="Times New Roman"/>
          <w:i/>
          <w:color w:val="00000A"/>
          <w:sz w:val="24"/>
          <w:rPrChange w:id="362" w:author="***" w:date="2016-04-07T17:42:00Z">
            <w:rPr>
              <w:rFonts w:ascii="Times New Roman" w:hAnsi="Times New Roman"/>
              <w:i/>
              <w:color w:val="00000A"/>
              <w:sz w:val="24"/>
              <w:lang w:val="es-ES_tradnl"/>
            </w:rPr>
          </w:rPrChange>
        </w:rPr>
        <w:t>Redistricting in Comparative Perspective</w:t>
      </w:r>
      <w:r w:rsidRPr="00B655E7">
        <w:rPr>
          <w:rFonts w:ascii="Times New Roman" w:hAnsi="Times New Roman"/>
          <w:color w:val="00000A"/>
          <w:sz w:val="24"/>
          <w:rPrChange w:id="363" w:author="***" w:date="2016-04-07T17:42:00Z">
            <w:rPr>
              <w:rFonts w:ascii="Times New Roman" w:hAnsi="Times New Roman"/>
              <w:color w:val="00000A"/>
              <w:sz w:val="24"/>
              <w:lang w:val="es-ES_tradnl"/>
            </w:rPr>
          </w:rPrChange>
        </w:rPr>
        <w:t xml:space="preserve">, Oxford: Oxford University Press. </w:t>
      </w:r>
    </w:p>
    <w:p w14:paraId="1A7F8896" w14:textId="4863906A" w:rsidR="00196BB3" w:rsidRPr="00B655E7" w:rsidRDefault="005F56AD">
      <w:pPr>
        <w:pStyle w:val="LO-normal"/>
        <w:spacing w:line="240" w:lineRule="auto"/>
        <w:ind w:left="720" w:hanging="720"/>
        <w:contextualSpacing/>
        <w:rPr>
          <w:rFonts w:ascii="Times New Roman" w:hAnsi="Times New Roman"/>
          <w:color w:val="00000A"/>
          <w:sz w:val="24"/>
          <w:rPrChange w:id="364"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365" w:author="***" w:date="2016-04-07T17:42:00Z">
            <w:rPr>
              <w:rFonts w:ascii="Times New Roman" w:hAnsi="Times New Roman"/>
              <w:color w:val="00000A"/>
              <w:sz w:val="24"/>
              <w:lang w:val="es-ES_tradnl"/>
            </w:rPr>
          </w:rPrChange>
        </w:rPr>
        <w:t>Magar, Eric, Alejandro Trelles, Micah Altman, y Michael McDonald (2015)</w:t>
      </w:r>
      <w:r w:rsidR="00936233" w:rsidRPr="00B655E7">
        <w:rPr>
          <w:rFonts w:ascii="Times New Roman" w:hAnsi="Times New Roman"/>
          <w:color w:val="00000A"/>
          <w:sz w:val="24"/>
          <w:rPrChange w:id="366"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67" w:author="***" w:date="2016-04-07T17:42:00Z">
            <w:rPr>
              <w:rFonts w:ascii="Times New Roman" w:hAnsi="Times New Roman"/>
              <w:color w:val="00000A"/>
              <w:sz w:val="24"/>
              <w:lang w:val="es-ES_tradnl"/>
            </w:rPr>
          </w:rPrChange>
        </w:rPr>
        <w:t xml:space="preserve"> </w:t>
      </w:r>
      <w:r w:rsidR="005574B9" w:rsidRPr="00B655E7">
        <w:rPr>
          <w:rFonts w:ascii="Times New Roman" w:hAnsi="Times New Roman"/>
          <w:color w:val="00000A"/>
          <w:sz w:val="24"/>
          <w:rPrChange w:id="368"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369" w:author="***" w:date="2016-04-07T17:42:00Z">
            <w:rPr>
              <w:rFonts w:ascii="Times New Roman" w:hAnsi="Times New Roman"/>
              <w:color w:val="00000A"/>
              <w:sz w:val="24"/>
              <w:lang w:val="es-ES_tradnl"/>
            </w:rPr>
          </w:rPrChange>
        </w:rPr>
        <w:t>Measuring malapportionment, gerrymander, and turnout</w:t>
      </w:r>
      <w:r w:rsidR="005574B9" w:rsidRPr="00B655E7">
        <w:rPr>
          <w:rFonts w:ascii="Times New Roman" w:hAnsi="Times New Roman"/>
          <w:color w:val="00000A"/>
          <w:sz w:val="24"/>
          <w:rPrChange w:id="370" w:author="***" w:date="2016-04-07T17:42:00Z">
            <w:rPr>
              <w:rFonts w:ascii="Times New Roman" w:hAnsi="Times New Roman"/>
              <w:color w:val="00000A"/>
              <w:sz w:val="24"/>
              <w:lang w:val="es-ES_tradnl"/>
            </w:rPr>
          </w:rPrChange>
        </w:rPr>
        <w:t xml:space="preserve"> effects in multi-party systems”,</w:t>
      </w:r>
      <w:r w:rsidRPr="00B655E7">
        <w:rPr>
          <w:rFonts w:ascii="Times New Roman" w:hAnsi="Times New Roman"/>
          <w:color w:val="00000A"/>
          <w:sz w:val="24"/>
          <w:rPrChange w:id="371" w:author="***" w:date="2016-04-07T17:42:00Z">
            <w:rPr>
              <w:rFonts w:ascii="Times New Roman" w:hAnsi="Times New Roman"/>
              <w:color w:val="00000A"/>
              <w:sz w:val="24"/>
              <w:lang w:val="es-ES_tradnl"/>
            </w:rPr>
          </w:rPrChange>
        </w:rPr>
        <w:t xml:space="preserve"> Typescript, ITAM.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sidRPr="00B655E7">
        <w:rPr>
          <w:rFonts w:ascii="Times New Roman" w:hAnsi="Times New Roman"/>
          <w:color w:val="00000A"/>
          <w:sz w:val="24"/>
          <w:lang w:val="es-MX"/>
          <w:rPrChange w:id="372" w:author="***" w:date="2016-04-07T17:42:00Z">
            <w:rPr>
              <w:rFonts w:ascii="Times New Roman" w:hAnsi="Times New Roman"/>
              <w:color w:val="00000A"/>
              <w:sz w:val="24"/>
            </w:rPr>
          </w:rPrChange>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673AF2" w:rsidRDefault="00735954" w:rsidP="00735954">
      <w:pPr>
        <w:pStyle w:val="LO-normal"/>
        <w:spacing w:line="240" w:lineRule="auto"/>
        <w:ind w:left="720" w:hanging="720"/>
        <w:contextualSpacing/>
        <w:rPr>
          <w:rFonts w:ascii="Times New Roman" w:hAnsi="Times New Roman"/>
          <w:color w:val="00000A"/>
          <w:sz w:val="24"/>
          <w:rPrChange w:id="373" w:author="***" w:date="2016-04-07T17:42:00Z">
            <w:rPr>
              <w:rFonts w:ascii="Times New Roman" w:hAnsi="Times New Roman"/>
              <w:color w:val="00000A"/>
              <w:sz w:val="24"/>
              <w:lang w:val="es-ES_tradnl"/>
            </w:rPr>
          </w:rPrChange>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sidR="00936233">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Pr="00B655E7" w:rsidRDefault="005F56AD" w:rsidP="00F51AC6">
      <w:pPr>
        <w:pStyle w:val="LO-normal"/>
        <w:spacing w:line="240" w:lineRule="auto"/>
        <w:ind w:left="720" w:hanging="720"/>
        <w:contextualSpacing/>
        <w:rPr>
          <w:rStyle w:val="InternetLink"/>
          <w:rFonts w:ascii="Times New Roman" w:hAnsi="Times New Roman"/>
          <w:color w:val="00000A"/>
          <w:sz w:val="24"/>
          <w:lang w:val="en-US"/>
          <w:rPrChange w:id="374" w:author="***" w:date="2016-04-07T17:42:00Z">
            <w:rPr>
              <w:rStyle w:val="InternetLink"/>
              <w:rFonts w:ascii="Times New Roman" w:hAnsi="Times New Roman"/>
              <w:color w:val="00000A"/>
              <w:sz w:val="24"/>
              <w:lang w:val="es-ES_tradnl"/>
            </w:rPr>
          </w:rPrChange>
        </w:rPr>
      </w:pPr>
      <w:r w:rsidRPr="00B655E7">
        <w:rPr>
          <w:rFonts w:ascii="Times New Roman" w:hAnsi="Times New Roman"/>
          <w:color w:val="00000A"/>
          <w:sz w:val="24"/>
          <w:rPrChange w:id="375" w:author="***" w:date="2016-04-07T17:42:00Z">
            <w:rPr>
              <w:rFonts w:ascii="Times New Roman" w:hAnsi="Times New Roman"/>
              <w:color w:val="00000A"/>
              <w:sz w:val="24"/>
              <w:u w:val="single"/>
              <w:lang w:val="es-ES_tradnl" w:eastAsia="uz-Cyrl-UZ" w:bidi="uz-Cyrl-UZ"/>
            </w:rPr>
          </w:rPrChange>
        </w:rPr>
        <w:t xml:space="preserve">Robinson, David G. and Yu, Harlan and Zeller, William </w:t>
      </w:r>
      <w:r w:rsidR="00936233" w:rsidRPr="00B655E7">
        <w:rPr>
          <w:rFonts w:ascii="Times New Roman" w:hAnsi="Times New Roman"/>
          <w:color w:val="00000A"/>
          <w:sz w:val="24"/>
          <w:rPrChange w:id="376" w:author="***" w:date="2016-04-07T17:42:00Z">
            <w:rPr>
              <w:rFonts w:ascii="Times New Roman" w:hAnsi="Times New Roman"/>
              <w:color w:val="00000A"/>
              <w:sz w:val="24"/>
              <w:lang w:val="es-ES_tradnl"/>
            </w:rPr>
          </w:rPrChange>
        </w:rPr>
        <w:t xml:space="preserve">P. and </w:t>
      </w:r>
      <w:proofErr w:type="spellStart"/>
      <w:r w:rsidR="00936233" w:rsidRPr="00B655E7">
        <w:rPr>
          <w:rFonts w:ascii="Times New Roman" w:hAnsi="Times New Roman"/>
          <w:color w:val="00000A"/>
          <w:sz w:val="24"/>
          <w:rPrChange w:id="377" w:author="***" w:date="2016-04-07T17:42:00Z">
            <w:rPr>
              <w:rFonts w:ascii="Times New Roman" w:hAnsi="Times New Roman"/>
              <w:color w:val="00000A"/>
              <w:sz w:val="24"/>
              <w:lang w:val="es-ES_tradnl"/>
            </w:rPr>
          </w:rPrChange>
        </w:rPr>
        <w:t>Felten</w:t>
      </w:r>
      <w:proofErr w:type="spellEnd"/>
      <w:r w:rsidR="00936233" w:rsidRPr="00B655E7">
        <w:rPr>
          <w:rFonts w:ascii="Times New Roman" w:hAnsi="Times New Roman"/>
          <w:color w:val="00000A"/>
          <w:sz w:val="24"/>
          <w:rPrChange w:id="378" w:author="***" w:date="2016-04-07T17:42:00Z">
            <w:rPr>
              <w:rFonts w:ascii="Times New Roman" w:hAnsi="Times New Roman"/>
              <w:color w:val="00000A"/>
              <w:sz w:val="24"/>
              <w:lang w:val="es-ES_tradnl"/>
            </w:rPr>
          </w:rPrChange>
        </w:rPr>
        <w:t>, Edward W. (2009),</w:t>
      </w:r>
      <w:r w:rsidRPr="00B655E7">
        <w:rPr>
          <w:rFonts w:ascii="Times New Roman" w:hAnsi="Times New Roman"/>
          <w:color w:val="00000A"/>
          <w:sz w:val="24"/>
          <w:rPrChange w:id="379" w:author="***" w:date="2016-04-07T17:42:00Z">
            <w:rPr>
              <w:rFonts w:ascii="Times New Roman" w:hAnsi="Times New Roman"/>
              <w:color w:val="00000A"/>
              <w:sz w:val="24"/>
              <w:lang w:val="es-ES_tradnl"/>
            </w:rPr>
          </w:rPrChange>
        </w:rPr>
        <w:t xml:space="preserve"> “Government Data and the Invisible Hand” Fall 2009. </w:t>
      </w:r>
      <w:r w:rsidRPr="00B655E7">
        <w:rPr>
          <w:rFonts w:ascii="Times New Roman" w:hAnsi="Times New Roman"/>
          <w:i/>
          <w:color w:val="00000A"/>
          <w:sz w:val="24"/>
          <w:rPrChange w:id="380" w:author="***" w:date="2016-04-07T17:42:00Z">
            <w:rPr>
              <w:rFonts w:ascii="Times New Roman" w:hAnsi="Times New Roman"/>
              <w:i/>
              <w:color w:val="00000A"/>
              <w:sz w:val="24"/>
              <w:lang w:val="es-ES_tradnl"/>
            </w:rPr>
          </w:rPrChange>
        </w:rPr>
        <w:t>Yale Journal of Law &amp; Technology</w:t>
      </w:r>
      <w:r w:rsidRPr="00B655E7">
        <w:rPr>
          <w:rFonts w:ascii="Times New Roman" w:hAnsi="Times New Roman"/>
          <w:color w:val="00000A"/>
          <w:sz w:val="24"/>
          <w:rPrChange w:id="381" w:author="***" w:date="2016-04-07T17:42:00Z">
            <w:rPr>
              <w:rFonts w:ascii="Times New Roman" w:hAnsi="Times New Roman"/>
              <w:color w:val="00000A"/>
              <w:sz w:val="24"/>
              <w:lang w:val="es-ES_tradnl"/>
            </w:rPr>
          </w:rPrChange>
        </w:rPr>
        <w:t xml:space="preserve">, Vol. 11, p. 160. En at </w:t>
      </w:r>
      <w:proofErr w:type="spellStart"/>
      <w:r w:rsidRPr="00B655E7">
        <w:rPr>
          <w:rFonts w:ascii="Times New Roman" w:hAnsi="Times New Roman"/>
          <w:color w:val="00000A"/>
          <w:sz w:val="24"/>
          <w:rPrChange w:id="382" w:author="***" w:date="2016-04-07T17:42:00Z">
            <w:rPr>
              <w:rFonts w:ascii="Times New Roman" w:hAnsi="Times New Roman"/>
              <w:color w:val="00000A"/>
              <w:sz w:val="24"/>
              <w:lang w:val="es-ES_tradnl"/>
            </w:rPr>
          </w:rPrChange>
        </w:rPr>
        <w:t>SSRN</w:t>
      </w:r>
      <w:proofErr w:type="gramStart"/>
      <w:r w:rsidRPr="00B655E7">
        <w:rPr>
          <w:rFonts w:ascii="Times New Roman" w:hAnsi="Times New Roman"/>
          <w:color w:val="00000A"/>
          <w:sz w:val="24"/>
          <w:rPrChange w:id="383" w:author="***" w:date="2016-04-07T17:42:00Z">
            <w:rPr>
              <w:rFonts w:ascii="Times New Roman" w:hAnsi="Times New Roman"/>
              <w:color w:val="00000A"/>
              <w:sz w:val="24"/>
              <w:lang w:val="es-ES_tradnl"/>
            </w:rPr>
          </w:rPrChange>
        </w:rPr>
        <w:t>:</w:t>
      </w:r>
      <w:r w:rsidRPr="00B655E7">
        <w:rPr>
          <w:rStyle w:val="InternetLink"/>
          <w:rFonts w:ascii="Times New Roman" w:hAnsi="Times New Roman"/>
          <w:color w:val="00000A"/>
          <w:sz w:val="24"/>
          <w:lang w:val="en-US"/>
          <w:rPrChange w:id="384" w:author="***" w:date="2016-04-07T17:42:00Z">
            <w:rPr>
              <w:rStyle w:val="InternetLink"/>
              <w:rFonts w:ascii="Times New Roman" w:hAnsi="Times New Roman"/>
              <w:color w:val="00000A"/>
              <w:sz w:val="24"/>
              <w:lang w:val="es-ES_tradnl"/>
            </w:rPr>
          </w:rPrChange>
        </w:rPr>
        <w:t>http</w:t>
      </w:r>
      <w:proofErr w:type="spellEnd"/>
      <w:proofErr w:type="gramEnd"/>
      <w:r w:rsidRPr="00B655E7">
        <w:rPr>
          <w:rStyle w:val="InternetLink"/>
          <w:rFonts w:ascii="Times New Roman" w:hAnsi="Times New Roman"/>
          <w:color w:val="00000A"/>
          <w:sz w:val="24"/>
          <w:lang w:val="en-US"/>
          <w:rPrChange w:id="385" w:author="***" w:date="2016-04-07T17:42:00Z">
            <w:rPr>
              <w:rStyle w:val="InternetLink"/>
              <w:rFonts w:ascii="Times New Roman" w:hAnsi="Times New Roman"/>
              <w:color w:val="00000A"/>
              <w:sz w:val="24"/>
              <w:lang w:val="es-ES_tradnl"/>
            </w:rPr>
          </w:rPrChange>
        </w:rPr>
        <w:t>://ssrn.com/abstract=1138083</w:t>
      </w:r>
      <w:r w:rsidR="00910168" w:rsidRPr="00B655E7">
        <w:rPr>
          <w:rStyle w:val="InternetLink"/>
          <w:rFonts w:ascii="Times New Roman" w:hAnsi="Times New Roman"/>
          <w:color w:val="00000A"/>
          <w:sz w:val="24"/>
          <w:lang w:val="en-US"/>
          <w:rPrChange w:id="386" w:author="***" w:date="2016-04-07T17:42:00Z">
            <w:rPr>
              <w:rStyle w:val="InternetLink"/>
              <w:rFonts w:ascii="Times New Roman" w:hAnsi="Times New Roman"/>
              <w:color w:val="00000A"/>
              <w:sz w:val="24"/>
              <w:lang w:val="es-ES_tradnl"/>
            </w:rPr>
          </w:rPrChange>
        </w:rPr>
        <w:t xml:space="preserve">. </w:t>
      </w:r>
      <w:r w:rsidR="00910168" w:rsidRPr="00B655E7">
        <w:rPr>
          <w:rFonts w:ascii="Times New Roman" w:hAnsi="Times New Roman"/>
          <w:color w:val="00000A"/>
          <w:sz w:val="24"/>
          <w:rPrChange w:id="387" w:author="***" w:date="2016-04-07T17:42:00Z">
            <w:rPr>
              <w:rFonts w:ascii="Times New Roman" w:hAnsi="Times New Roman"/>
              <w:color w:val="00000A"/>
              <w:sz w:val="24"/>
              <w:lang w:val="es-ES_tradnl"/>
            </w:rPr>
          </w:rPrChange>
        </w:rPr>
        <w:t>[</w:t>
      </w:r>
      <w:proofErr w:type="gramStart"/>
      <w:r w:rsidR="00910168" w:rsidRPr="00B655E7">
        <w:rPr>
          <w:rFonts w:ascii="Times New Roman" w:hAnsi="Times New Roman"/>
          <w:color w:val="00000A"/>
          <w:sz w:val="24"/>
          <w:highlight w:val="green"/>
          <w:rPrChange w:id="388" w:author="***" w:date="2016-04-07T17:42:00Z">
            <w:rPr>
              <w:rFonts w:ascii="Times New Roman" w:hAnsi="Times New Roman"/>
              <w:color w:val="00000A"/>
              <w:sz w:val="24"/>
              <w:highlight w:val="green"/>
              <w:lang w:val="es-ES_tradnl"/>
            </w:rPr>
          </w:rPrChange>
        </w:rPr>
        <w:t>24 de</w:t>
      </w:r>
      <w:proofErr w:type="gramEnd"/>
      <w:r w:rsidR="00910168" w:rsidRPr="00B655E7">
        <w:rPr>
          <w:rFonts w:ascii="Times New Roman" w:hAnsi="Times New Roman"/>
          <w:color w:val="00000A"/>
          <w:sz w:val="24"/>
          <w:highlight w:val="green"/>
          <w:rPrChange w:id="389" w:author="***" w:date="2016-04-07T17:42:00Z">
            <w:rPr>
              <w:rFonts w:ascii="Times New Roman" w:hAnsi="Times New Roman"/>
              <w:color w:val="00000A"/>
              <w:sz w:val="24"/>
              <w:highlight w:val="green"/>
              <w:lang w:val="es-ES_tradnl"/>
            </w:rPr>
          </w:rPrChange>
        </w:rPr>
        <w:t xml:space="preserve"> </w:t>
      </w:r>
      <w:proofErr w:type="spellStart"/>
      <w:r w:rsidR="00910168" w:rsidRPr="00B655E7">
        <w:rPr>
          <w:rFonts w:ascii="Times New Roman" w:hAnsi="Times New Roman"/>
          <w:color w:val="00000A"/>
          <w:sz w:val="24"/>
          <w:highlight w:val="green"/>
          <w:rPrChange w:id="390" w:author="***" w:date="2016-04-07T17:42:00Z">
            <w:rPr>
              <w:rFonts w:ascii="Times New Roman" w:hAnsi="Times New Roman"/>
              <w:color w:val="00000A"/>
              <w:sz w:val="24"/>
              <w:highlight w:val="green"/>
              <w:lang w:val="es-ES_tradnl"/>
            </w:rPr>
          </w:rPrChange>
        </w:rPr>
        <w:t>marzo</w:t>
      </w:r>
      <w:proofErr w:type="spellEnd"/>
      <w:r w:rsidR="00910168" w:rsidRPr="00B655E7">
        <w:rPr>
          <w:rFonts w:ascii="Times New Roman" w:hAnsi="Times New Roman"/>
          <w:color w:val="00000A"/>
          <w:sz w:val="24"/>
          <w:highlight w:val="green"/>
          <w:rPrChange w:id="391" w:author="***" w:date="2016-04-07T17:42:00Z">
            <w:rPr>
              <w:rFonts w:ascii="Times New Roman" w:hAnsi="Times New Roman"/>
              <w:color w:val="00000A"/>
              <w:sz w:val="24"/>
              <w:highlight w:val="green"/>
              <w:lang w:val="es-ES_tradnl"/>
            </w:rPr>
          </w:rPrChange>
        </w:rPr>
        <w:t xml:space="preserve"> de 2015].</w:t>
      </w:r>
    </w:p>
    <w:p w14:paraId="775A9DD1" w14:textId="4829EB92" w:rsidR="00F51AC6" w:rsidRPr="00B655E7" w:rsidRDefault="00F51AC6" w:rsidP="00F51AC6">
      <w:pPr>
        <w:pStyle w:val="LO-normal"/>
        <w:spacing w:line="240" w:lineRule="auto"/>
        <w:ind w:left="720" w:hanging="720"/>
        <w:contextualSpacing/>
        <w:rPr>
          <w:rFonts w:ascii="Times New Roman" w:hAnsi="Times New Roman"/>
          <w:color w:val="00000A"/>
          <w:sz w:val="24"/>
          <w:u w:val="single"/>
          <w:rPrChange w:id="392" w:author="***" w:date="2016-04-07T17:42:00Z">
            <w:rPr>
              <w:rFonts w:ascii="Times New Roman" w:hAnsi="Times New Roman"/>
              <w:color w:val="00000A"/>
              <w:sz w:val="24"/>
              <w:u w:val="single"/>
              <w:lang w:val="es-ES_tradnl"/>
            </w:rPr>
          </w:rPrChange>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B655E7" w:rsidRDefault="005F56AD">
      <w:pPr>
        <w:pStyle w:val="LO-normal"/>
        <w:spacing w:line="240" w:lineRule="auto"/>
        <w:ind w:left="720" w:hanging="720"/>
        <w:contextualSpacing/>
        <w:rPr>
          <w:rFonts w:ascii="Times New Roman" w:hAnsi="Times New Roman"/>
          <w:color w:val="00000A"/>
          <w:sz w:val="24"/>
          <w:rPrChange w:id="393" w:author="***" w:date="2016-04-07T17:42:00Z">
            <w:rPr>
              <w:rFonts w:ascii="Times New Roman" w:hAnsi="Times New Roman"/>
              <w:color w:val="00000A"/>
              <w:sz w:val="24"/>
              <w:lang w:val="es-ES_tradnl"/>
            </w:rPr>
          </w:rPrChange>
        </w:rPr>
      </w:pPr>
      <w:proofErr w:type="spellStart"/>
      <w:r w:rsidRPr="00B655E7">
        <w:rPr>
          <w:rFonts w:ascii="Times New Roman" w:hAnsi="Times New Roman"/>
          <w:color w:val="00000A"/>
          <w:sz w:val="24"/>
          <w:rPrChange w:id="394" w:author="***" w:date="2016-04-07T17:42:00Z">
            <w:rPr>
              <w:rFonts w:ascii="Times New Roman" w:hAnsi="Times New Roman"/>
              <w:color w:val="00000A"/>
              <w:sz w:val="24"/>
              <w:lang w:val="es-ES_tradnl"/>
            </w:rPr>
          </w:rPrChange>
        </w:rPr>
        <w:t>Rincón-García</w:t>
      </w:r>
      <w:proofErr w:type="spellEnd"/>
      <w:r w:rsidRPr="00B655E7">
        <w:rPr>
          <w:rFonts w:ascii="Times New Roman" w:hAnsi="Times New Roman"/>
          <w:color w:val="00000A"/>
          <w:sz w:val="24"/>
          <w:rPrChange w:id="395" w:author="***" w:date="2016-04-07T17:42:00Z">
            <w:rPr>
              <w:rFonts w:ascii="Times New Roman" w:hAnsi="Times New Roman"/>
              <w:color w:val="00000A"/>
              <w:sz w:val="24"/>
              <w:lang w:val="es-ES_tradnl"/>
            </w:rPr>
          </w:rPrChange>
        </w:rPr>
        <w:t>, E. A., Gutiérrez-Andrade, M. Á., de-los-</w:t>
      </w:r>
      <w:proofErr w:type="spellStart"/>
      <w:r w:rsidRPr="00B655E7">
        <w:rPr>
          <w:rFonts w:ascii="Times New Roman" w:hAnsi="Times New Roman"/>
          <w:color w:val="00000A"/>
          <w:sz w:val="24"/>
          <w:rPrChange w:id="396" w:author="***" w:date="2016-04-07T17:42:00Z">
            <w:rPr>
              <w:rFonts w:ascii="Times New Roman" w:hAnsi="Times New Roman"/>
              <w:color w:val="00000A"/>
              <w:sz w:val="24"/>
              <w:lang w:val="es-ES_tradnl"/>
            </w:rPr>
          </w:rPrChange>
        </w:rPr>
        <w:t>Cobos</w:t>
      </w:r>
      <w:proofErr w:type="spellEnd"/>
      <w:r w:rsidRPr="00B655E7">
        <w:rPr>
          <w:rFonts w:ascii="Times New Roman" w:hAnsi="Times New Roman"/>
          <w:color w:val="00000A"/>
          <w:sz w:val="24"/>
          <w:rPrChange w:id="397" w:author="***" w:date="2016-04-07T17:42:00Z">
            <w:rPr>
              <w:rFonts w:ascii="Times New Roman" w:hAnsi="Times New Roman"/>
              <w:color w:val="00000A"/>
              <w:sz w:val="24"/>
              <w:lang w:val="es-ES_tradnl"/>
            </w:rPr>
          </w:rPrChange>
        </w:rPr>
        <w:t>-Silva, S. G., Lara-Velázquez, P., Mora-Gutiérrez</w:t>
      </w:r>
      <w:r w:rsidR="00936233" w:rsidRPr="00B655E7">
        <w:rPr>
          <w:rFonts w:ascii="Times New Roman" w:hAnsi="Times New Roman"/>
          <w:color w:val="00000A"/>
          <w:sz w:val="24"/>
          <w:rPrChange w:id="398" w:author="***" w:date="2016-04-07T17:42:00Z">
            <w:rPr>
              <w:rFonts w:ascii="Times New Roman" w:hAnsi="Times New Roman"/>
              <w:color w:val="00000A"/>
              <w:sz w:val="24"/>
              <w:lang w:val="es-ES_tradnl"/>
            </w:rPr>
          </w:rPrChange>
        </w:rPr>
        <w:t xml:space="preserve">, R. A., &amp; </w:t>
      </w:r>
      <w:proofErr w:type="spellStart"/>
      <w:r w:rsidR="00936233" w:rsidRPr="00B655E7">
        <w:rPr>
          <w:rFonts w:ascii="Times New Roman" w:hAnsi="Times New Roman"/>
          <w:color w:val="00000A"/>
          <w:sz w:val="24"/>
          <w:rPrChange w:id="399" w:author="***" w:date="2016-04-07T17:42:00Z">
            <w:rPr>
              <w:rFonts w:ascii="Times New Roman" w:hAnsi="Times New Roman"/>
              <w:color w:val="00000A"/>
              <w:sz w:val="24"/>
              <w:lang w:val="es-ES_tradnl"/>
            </w:rPr>
          </w:rPrChange>
        </w:rPr>
        <w:t>Ponsich</w:t>
      </w:r>
      <w:proofErr w:type="spellEnd"/>
      <w:r w:rsidR="00936233" w:rsidRPr="00B655E7">
        <w:rPr>
          <w:rFonts w:ascii="Times New Roman" w:hAnsi="Times New Roman"/>
          <w:color w:val="00000A"/>
          <w:sz w:val="24"/>
          <w:rPrChange w:id="400" w:author="***" w:date="2016-04-07T17:42:00Z">
            <w:rPr>
              <w:rFonts w:ascii="Times New Roman" w:hAnsi="Times New Roman"/>
              <w:color w:val="00000A"/>
              <w:sz w:val="24"/>
              <w:lang w:val="es-ES_tradnl"/>
            </w:rPr>
          </w:rPrChange>
        </w:rPr>
        <w:t>, A (2015),</w:t>
      </w:r>
      <w:r w:rsidRPr="00B655E7">
        <w:rPr>
          <w:rFonts w:ascii="Times New Roman" w:hAnsi="Times New Roman"/>
          <w:color w:val="00000A"/>
          <w:sz w:val="24"/>
          <w:rPrChange w:id="401" w:author="***" w:date="2016-04-07T17:42:00Z">
            <w:rPr>
              <w:rFonts w:ascii="Times New Roman" w:hAnsi="Times New Roman"/>
              <w:color w:val="00000A"/>
              <w:sz w:val="24"/>
              <w:lang w:val="es-ES_tradnl"/>
            </w:rPr>
          </w:rPrChange>
        </w:rPr>
        <w:t xml:space="preserve"> </w:t>
      </w:r>
      <w:r w:rsidR="002B24E2" w:rsidRPr="00B655E7">
        <w:rPr>
          <w:rFonts w:ascii="Times New Roman" w:hAnsi="Times New Roman"/>
          <w:color w:val="00000A"/>
          <w:sz w:val="24"/>
          <w:rPrChange w:id="402" w:author="***" w:date="2016-04-07T17:42:00Z">
            <w:rPr>
              <w:rFonts w:ascii="Times New Roman" w:hAnsi="Times New Roman"/>
              <w:color w:val="00000A"/>
              <w:sz w:val="24"/>
              <w:lang w:val="es-ES_tradnl"/>
            </w:rPr>
          </w:rPrChange>
        </w:rPr>
        <w:t>“</w:t>
      </w:r>
      <w:r w:rsidRPr="00B655E7">
        <w:rPr>
          <w:rFonts w:ascii="Times New Roman" w:hAnsi="Times New Roman"/>
          <w:color w:val="00000A"/>
          <w:sz w:val="24"/>
          <w:rPrChange w:id="403" w:author="***" w:date="2016-04-07T17:42:00Z">
            <w:rPr>
              <w:rFonts w:ascii="Times New Roman" w:hAnsi="Times New Roman"/>
              <w:color w:val="00000A"/>
              <w:sz w:val="24"/>
              <w:lang w:val="es-ES_tradnl"/>
            </w:rPr>
          </w:rPrChange>
        </w:rPr>
        <w:t>ABC, A Viable Algorithm for th</w:t>
      </w:r>
      <w:r w:rsidR="002B24E2" w:rsidRPr="00B655E7">
        <w:rPr>
          <w:rFonts w:ascii="Times New Roman" w:hAnsi="Times New Roman"/>
          <w:color w:val="00000A"/>
          <w:sz w:val="24"/>
          <w:rPrChange w:id="404" w:author="***" w:date="2016-04-07T17:42:00Z">
            <w:rPr>
              <w:rFonts w:ascii="Times New Roman" w:hAnsi="Times New Roman"/>
              <w:color w:val="00000A"/>
              <w:sz w:val="24"/>
              <w:lang w:val="es-ES_tradnl"/>
            </w:rPr>
          </w:rPrChange>
        </w:rPr>
        <w:t>e Political Districting Problem”,</w:t>
      </w:r>
      <w:r w:rsidRPr="00B655E7">
        <w:rPr>
          <w:rFonts w:ascii="Times New Roman" w:hAnsi="Times New Roman"/>
          <w:color w:val="00000A"/>
          <w:sz w:val="24"/>
          <w:rPrChange w:id="405" w:author="***" w:date="2016-04-07T17:42:00Z">
            <w:rPr>
              <w:rFonts w:ascii="Times New Roman" w:hAnsi="Times New Roman"/>
              <w:color w:val="00000A"/>
              <w:sz w:val="24"/>
              <w:lang w:val="es-ES_tradnl"/>
            </w:rPr>
          </w:rPrChange>
        </w:rPr>
        <w:t xml:space="preserve"> In </w:t>
      </w:r>
      <w:r w:rsidRPr="00B655E7">
        <w:rPr>
          <w:rFonts w:ascii="Times New Roman" w:hAnsi="Times New Roman"/>
          <w:i/>
          <w:color w:val="00000A"/>
          <w:sz w:val="24"/>
          <w:rPrChange w:id="406" w:author="***" w:date="2016-04-07T17:42:00Z">
            <w:rPr>
              <w:rFonts w:ascii="Times New Roman" w:hAnsi="Times New Roman"/>
              <w:i/>
              <w:color w:val="00000A"/>
              <w:sz w:val="24"/>
              <w:lang w:val="es-ES_tradnl"/>
            </w:rPr>
          </w:rPrChange>
        </w:rPr>
        <w:t>Scientific Methods for the Treatment of Uncertainty in Social Sciences</w:t>
      </w:r>
      <w:r w:rsidR="006C77FA" w:rsidRPr="00B655E7">
        <w:rPr>
          <w:rFonts w:ascii="Times New Roman" w:hAnsi="Times New Roman"/>
          <w:color w:val="00000A"/>
          <w:sz w:val="24"/>
          <w:rPrChange w:id="407" w:author="***" w:date="2016-04-07T17:42:00Z">
            <w:rPr>
              <w:rFonts w:ascii="Times New Roman" w:hAnsi="Times New Roman"/>
              <w:color w:val="00000A"/>
              <w:sz w:val="24"/>
              <w:lang w:val="es-ES_tradnl"/>
            </w:rPr>
          </w:rPrChange>
        </w:rPr>
        <w:t> (pp. 269-278),</w:t>
      </w:r>
      <w:r w:rsidRPr="00B655E7">
        <w:rPr>
          <w:rFonts w:ascii="Times New Roman" w:hAnsi="Times New Roman"/>
          <w:color w:val="00000A"/>
          <w:sz w:val="24"/>
          <w:rPrChange w:id="408" w:author="***" w:date="2016-04-07T17:42:00Z">
            <w:rPr>
              <w:rFonts w:ascii="Times New Roman" w:hAnsi="Times New Roman"/>
              <w:color w:val="00000A"/>
              <w:sz w:val="24"/>
              <w:lang w:val="es-ES_tradnl"/>
            </w:rPr>
          </w:rPrChange>
        </w:rPr>
        <w:t xml:space="preserve"> Springer International Publishing.</w:t>
      </w:r>
    </w:p>
    <w:p w14:paraId="3221A225" w14:textId="68A336D5" w:rsidR="00196BB3" w:rsidRPr="00B655E7" w:rsidRDefault="005F56AD">
      <w:pPr>
        <w:pStyle w:val="LO-normal"/>
        <w:spacing w:line="240" w:lineRule="auto"/>
        <w:ind w:left="720" w:hanging="720"/>
        <w:contextualSpacing/>
        <w:rPr>
          <w:rFonts w:ascii="Times New Roman" w:hAnsi="Times New Roman"/>
          <w:color w:val="00000A"/>
          <w:sz w:val="24"/>
          <w:rPrChange w:id="409" w:author="***" w:date="2016-04-07T17:42:00Z">
            <w:rPr>
              <w:rFonts w:ascii="Times New Roman" w:hAnsi="Times New Roman"/>
              <w:color w:val="00000A"/>
              <w:sz w:val="24"/>
              <w:lang w:val="es-ES_tradnl"/>
            </w:rPr>
          </w:rPrChange>
        </w:rPr>
      </w:pPr>
      <w:r w:rsidRPr="00B655E7">
        <w:rPr>
          <w:rFonts w:ascii="Times New Roman" w:hAnsi="Times New Roman"/>
          <w:color w:val="00000A"/>
          <w:sz w:val="24"/>
          <w:rPrChange w:id="410" w:author="***" w:date="2016-04-07T17:42:00Z">
            <w:rPr>
              <w:rFonts w:ascii="Times New Roman" w:hAnsi="Times New Roman"/>
              <w:color w:val="00000A"/>
              <w:sz w:val="24"/>
              <w:lang w:val="es-ES_tradnl"/>
            </w:rPr>
          </w:rPrChange>
        </w:rPr>
        <w:t>Shugart, Matthew and Martin P. Wattenb</w:t>
      </w:r>
      <w:r w:rsidR="00936233" w:rsidRPr="00B655E7">
        <w:rPr>
          <w:rFonts w:ascii="Times New Roman" w:hAnsi="Times New Roman"/>
          <w:color w:val="00000A"/>
          <w:sz w:val="24"/>
          <w:rPrChange w:id="411" w:author="***" w:date="2016-04-07T17:42:00Z">
            <w:rPr>
              <w:rFonts w:ascii="Times New Roman" w:hAnsi="Times New Roman"/>
              <w:color w:val="00000A"/>
              <w:sz w:val="24"/>
              <w:lang w:val="es-ES_tradnl"/>
            </w:rPr>
          </w:rPrChange>
        </w:rPr>
        <w:t xml:space="preserve">erg, </w:t>
      </w:r>
      <w:proofErr w:type="spellStart"/>
      <w:r w:rsidR="00936233" w:rsidRPr="00B655E7">
        <w:rPr>
          <w:rFonts w:ascii="Times New Roman" w:hAnsi="Times New Roman"/>
          <w:color w:val="00000A"/>
          <w:sz w:val="24"/>
          <w:rPrChange w:id="412" w:author="***" w:date="2016-04-07T17:42:00Z">
            <w:rPr>
              <w:rFonts w:ascii="Times New Roman" w:hAnsi="Times New Roman"/>
              <w:color w:val="00000A"/>
              <w:sz w:val="24"/>
              <w:lang w:val="es-ES_tradnl"/>
            </w:rPr>
          </w:rPrChange>
        </w:rPr>
        <w:t>eds</w:t>
      </w:r>
      <w:proofErr w:type="spellEnd"/>
      <w:r w:rsidR="00936233" w:rsidRPr="00B655E7">
        <w:rPr>
          <w:rFonts w:ascii="Times New Roman" w:hAnsi="Times New Roman"/>
          <w:color w:val="00000A"/>
          <w:sz w:val="24"/>
          <w:rPrChange w:id="413" w:author="***" w:date="2016-04-07T17:42:00Z">
            <w:rPr>
              <w:rFonts w:ascii="Times New Roman" w:hAnsi="Times New Roman"/>
              <w:color w:val="00000A"/>
              <w:sz w:val="24"/>
              <w:lang w:val="es-ES_tradnl"/>
            </w:rPr>
          </w:rPrChange>
        </w:rPr>
        <w:t xml:space="preserve"> (2001),</w:t>
      </w:r>
      <w:r w:rsidRPr="00B655E7">
        <w:rPr>
          <w:rFonts w:ascii="Times New Roman" w:hAnsi="Times New Roman"/>
          <w:color w:val="00000A"/>
          <w:sz w:val="24"/>
          <w:rPrChange w:id="414" w:author="***" w:date="2016-04-07T17:42:00Z">
            <w:rPr>
              <w:rFonts w:ascii="Times New Roman" w:hAnsi="Times New Roman"/>
              <w:color w:val="00000A"/>
              <w:sz w:val="24"/>
              <w:lang w:val="es-ES_tradnl"/>
            </w:rPr>
          </w:rPrChange>
        </w:rPr>
        <w:t xml:space="preserve"> </w:t>
      </w:r>
      <w:r w:rsidRPr="00B655E7">
        <w:rPr>
          <w:rFonts w:ascii="Times New Roman" w:hAnsi="Times New Roman"/>
          <w:i/>
          <w:color w:val="00000A"/>
          <w:sz w:val="24"/>
          <w:rPrChange w:id="415" w:author="***" w:date="2016-04-07T17:42:00Z">
            <w:rPr>
              <w:rFonts w:ascii="Times New Roman" w:hAnsi="Times New Roman"/>
              <w:i/>
              <w:color w:val="00000A"/>
              <w:sz w:val="24"/>
              <w:lang w:val="es-ES_tradnl"/>
            </w:rPr>
          </w:rPrChange>
        </w:rPr>
        <w:t>Mixed-Member Electoral Systems: The Best of Both Worlds</w:t>
      </w:r>
      <w:proofErr w:type="gramStart"/>
      <w:r w:rsidRPr="00B655E7">
        <w:rPr>
          <w:rFonts w:ascii="Times New Roman" w:hAnsi="Times New Roman"/>
          <w:i/>
          <w:color w:val="00000A"/>
          <w:sz w:val="24"/>
          <w:rPrChange w:id="416" w:author="***" w:date="2016-04-07T17:42:00Z">
            <w:rPr>
              <w:rFonts w:ascii="Times New Roman" w:hAnsi="Times New Roman"/>
              <w:i/>
              <w:color w:val="00000A"/>
              <w:sz w:val="24"/>
              <w:lang w:val="es-ES_tradnl"/>
            </w:rPr>
          </w:rPrChange>
        </w:rPr>
        <w:t>?</w:t>
      </w:r>
      <w:r w:rsidR="002B24E2" w:rsidRPr="00B655E7">
        <w:rPr>
          <w:rFonts w:ascii="Times New Roman" w:hAnsi="Times New Roman"/>
          <w:color w:val="00000A"/>
          <w:sz w:val="24"/>
          <w:rPrChange w:id="417" w:author="***" w:date="2016-04-07T17:42:00Z">
            <w:rPr>
              <w:rFonts w:ascii="Times New Roman" w:hAnsi="Times New Roman"/>
              <w:color w:val="00000A"/>
              <w:sz w:val="24"/>
              <w:lang w:val="es-ES_tradnl"/>
            </w:rPr>
          </w:rPrChange>
        </w:rPr>
        <w:t>,</w:t>
      </w:r>
      <w:proofErr w:type="gramEnd"/>
      <w:r w:rsidR="002B24E2" w:rsidRPr="00B655E7">
        <w:rPr>
          <w:rFonts w:ascii="Times New Roman" w:hAnsi="Times New Roman"/>
          <w:color w:val="00000A"/>
          <w:sz w:val="24"/>
          <w:rPrChange w:id="418" w:author="***" w:date="2016-04-07T17:42:00Z">
            <w:rPr>
              <w:rFonts w:ascii="Times New Roman" w:hAnsi="Times New Roman"/>
              <w:color w:val="00000A"/>
              <w:sz w:val="24"/>
              <w:lang w:val="es-ES_tradnl"/>
            </w:rPr>
          </w:rPrChange>
        </w:rPr>
        <w:t xml:space="preserve"> Oxford: Oxford University Press</w:t>
      </w:r>
      <w:r w:rsidRPr="00B655E7">
        <w:rPr>
          <w:rFonts w:ascii="Times New Roman" w:hAnsi="Times New Roman"/>
          <w:color w:val="00000A"/>
          <w:sz w:val="24"/>
          <w:rPrChange w:id="419" w:author="***" w:date="2016-04-07T17:42:00Z">
            <w:rPr>
              <w:rFonts w:ascii="Times New Roman" w:hAnsi="Times New Roman"/>
              <w:color w:val="00000A"/>
              <w:sz w:val="24"/>
              <w:lang w:val="es-ES_tradnl"/>
            </w:rPr>
          </w:rPrChange>
        </w:rPr>
        <w:t>.</w:t>
      </w:r>
    </w:p>
    <w:p w14:paraId="4F56444D" w14:textId="58B488BB" w:rsidR="00196BB3" w:rsidRPr="00B655E7" w:rsidRDefault="00936233">
      <w:pPr>
        <w:pStyle w:val="LO-normal"/>
        <w:spacing w:line="240" w:lineRule="auto"/>
        <w:ind w:left="720" w:hanging="720"/>
        <w:contextualSpacing/>
        <w:rPr>
          <w:rFonts w:ascii="Times New Roman" w:hAnsi="Times New Roman"/>
          <w:color w:val="00000A"/>
          <w:sz w:val="24"/>
          <w:rPrChange w:id="420" w:author="***" w:date="2016-04-07T17:42:00Z">
            <w:rPr>
              <w:rFonts w:ascii="Times New Roman" w:hAnsi="Times New Roman"/>
              <w:color w:val="00000A"/>
              <w:sz w:val="24"/>
              <w:lang w:val="es-ES_tradnl"/>
            </w:rPr>
          </w:rPrChange>
        </w:rPr>
      </w:pPr>
      <w:proofErr w:type="gramStart"/>
      <w:r w:rsidRPr="00B655E7">
        <w:rPr>
          <w:rFonts w:ascii="Times New Roman" w:hAnsi="Times New Roman"/>
          <w:color w:val="00000A"/>
          <w:sz w:val="24"/>
          <w:rPrChange w:id="421" w:author="***" w:date="2016-04-07T17:42:00Z">
            <w:rPr>
              <w:rFonts w:ascii="Times New Roman" w:hAnsi="Times New Roman"/>
              <w:color w:val="00000A"/>
              <w:sz w:val="24"/>
              <w:lang w:val="es-ES_tradnl"/>
            </w:rPr>
          </w:rPrChange>
        </w:rPr>
        <w:t>Smith, Heidi Jane (2015),</w:t>
      </w:r>
      <w:r w:rsidR="005F56AD" w:rsidRPr="00B655E7">
        <w:rPr>
          <w:rFonts w:ascii="Times New Roman" w:hAnsi="Times New Roman"/>
          <w:color w:val="00000A"/>
          <w:sz w:val="24"/>
          <w:rPrChange w:id="422" w:author="***" w:date="2016-04-07T17:42:00Z">
            <w:rPr>
              <w:rFonts w:ascii="Times New Roman" w:hAnsi="Times New Roman"/>
              <w:color w:val="00000A"/>
              <w:sz w:val="24"/>
              <w:lang w:val="es-ES_tradnl"/>
            </w:rPr>
          </w:rPrChange>
        </w:rPr>
        <w:t xml:space="preserve"> </w:t>
      </w:r>
      <w:r w:rsidR="003F0F6B" w:rsidRPr="00B655E7">
        <w:rPr>
          <w:rFonts w:ascii="Times New Roman" w:hAnsi="Times New Roman"/>
          <w:color w:val="00000A"/>
          <w:sz w:val="24"/>
          <w:rPrChange w:id="423" w:author="***" w:date="2016-04-07T17:42:00Z">
            <w:rPr>
              <w:rFonts w:ascii="Times New Roman" w:hAnsi="Times New Roman"/>
              <w:color w:val="00000A"/>
              <w:sz w:val="24"/>
              <w:lang w:val="es-ES_tradnl"/>
            </w:rPr>
          </w:rPrChange>
        </w:rPr>
        <w:t>“</w:t>
      </w:r>
      <w:r w:rsidR="005F56AD" w:rsidRPr="00B655E7">
        <w:rPr>
          <w:rFonts w:ascii="Times New Roman" w:hAnsi="Times New Roman"/>
          <w:color w:val="00000A"/>
          <w:sz w:val="24"/>
          <w:rPrChange w:id="424" w:author="***" w:date="2016-04-07T17:42:00Z">
            <w:rPr>
              <w:rFonts w:ascii="Times New Roman" w:hAnsi="Times New Roman"/>
              <w:color w:val="00000A"/>
              <w:sz w:val="24"/>
              <w:lang w:val="es-ES_tradnl"/>
            </w:rPr>
          </w:rPrChange>
        </w:rPr>
        <w:t>Accountability as a public</w:t>
      </w:r>
      <w:r w:rsidR="006C77FA" w:rsidRPr="00B655E7">
        <w:rPr>
          <w:rFonts w:ascii="Times New Roman" w:hAnsi="Times New Roman"/>
          <w:color w:val="00000A"/>
          <w:sz w:val="24"/>
          <w:rPrChange w:id="425" w:author="***" w:date="2016-04-07T17:42:00Z">
            <w:rPr>
              <w:rFonts w:ascii="Times New Roman" w:hAnsi="Times New Roman"/>
              <w:color w:val="00000A"/>
              <w:sz w:val="24"/>
              <w:lang w:val="es-ES_tradnl"/>
            </w:rPr>
          </w:rPrChange>
        </w:rPr>
        <w:t xml:space="preserve"> administration process</w:t>
      </w:r>
      <w:r w:rsidR="003F0F6B" w:rsidRPr="00B655E7">
        <w:rPr>
          <w:rFonts w:ascii="Times New Roman" w:hAnsi="Times New Roman"/>
          <w:color w:val="00000A"/>
          <w:sz w:val="24"/>
          <w:rPrChange w:id="426" w:author="***" w:date="2016-04-07T17:42:00Z">
            <w:rPr>
              <w:rFonts w:ascii="Times New Roman" w:hAnsi="Times New Roman"/>
              <w:color w:val="00000A"/>
              <w:sz w:val="24"/>
              <w:lang w:val="es-ES_tradnl"/>
            </w:rPr>
          </w:rPrChange>
        </w:rPr>
        <w:t>”,</w:t>
      </w:r>
      <w:r w:rsidR="006C77FA" w:rsidRPr="00B655E7">
        <w:rPr>
          <w:rFonts w:ascii="Times New Roman" w:hAnsi="Times New Roman"/>
          <w:color w:val="00000A"/>
          <w:sz w:val="24"/>
          <w:rPrChange w:id="427" w:author="***" w:date="2016-04-07T17:42:00Z">
            <w:rPr>
              <w:rFonts w:ascii="Times New Roman" w:hAnsi="Times New Roman"/>
              <w:color w:val="00000A"/>
              <w:sz w:val="24"/>
              <w:lang w:val="es-ES_tradnl"/>
            </w:rPr>
          </w:rPrChange>
        </w:rPr>
        <w:t xml:space="preserve"> ITAM, Working P</w:t>
      </w:r>
      <w:r w:rsidR="005F56AD" w:rsidRPr="00B655E7">
        <w:rPr>
          <w:rFonts w:ascii="Times New Roman" w:hAnsi="Times New Roman"/>
          <w:color w:val="00000A"/>
          <w:sz w:val="24"/>
          <w:rPrChange w:id="428" w:author="***" w:date="2016-04-07T17:42:00Z">
            <w:rPr>
              <w:rFonts w:ascii="Times New Roman" w:hAnsi="Times New Roman"/>
              <w:color w:val="00000A"/>
              <w:sz w:val="24"/>
              <w:lang w:val="es-ES_tradnl"/>
            </w:rPr>
          </w:rPrChange>
        </w:rPr>
        <w:t>aper.</w:t>
      </w:r>
      <w:proofErr w:type="gramEnd"/>
      <w:r w:rsidR="005F56AD" w:rsidRPr="00B655E7">
        <w:rPr>
          <w:rFonts w:ascii="Times New Roman" w:hAnsi="Times New Roman"/>
          <w:color w:val="00000A"/>
          <w:sz w:val="24"/>
          <w:rPrChange w:id="429" w:author="***" w:date="2016-04-07T17:42:00Z">
            <w:rPr>
              <w:rFonts w:ascii="Times New Roman" w:hAnsi="Times New Roman"/>
              <w:color w:val="00000A"/>
              <w:sz w:val="24"/>
              <w:lang w:val="es-ES_tradnl"/>
            </w:rPr>
          </w:rPrChange>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Sonnleitner</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hAnsi="Times New Roman"/>
          <w:color w:val="00000A"/>
          <w:sz w:val="24"/>
          <w:rPrChange w:id="430" w:author="***" w:date="2016-04-07T17:42:00Z">
            <w:rPr>
              <w:rFonts w:ascii="Times New Roman" w:hAnsi="Times New Roman"/>
              <w:color w:val="00000A"/>
              <w:sz w:val="24"/>
              <w:lang w:val="es-ES_tradnl"/>
            </w:rPr>
          </w:rPrChange>
        </w:rPr>
        <w:t>Trelles, Alejandro, Micah Altman, Eric Magar y Michael McD</w:t>
      </w:r>
      <w:r w:rsidR="00936233" w:rsidRPr="00B655E7">
        <w:rPr>
          <w:rFonts w:ascii="Times New Roman" w:hAnsi="Times New Roman"/>
          <w:color w:val="00000A"/>
          <w:sz w:val="24"/>
          <w:rPrChange w:id="431" w:author="***" w:date="2016-04-07T17:42:00Z">
            <w:rPr>
              <w:rFonts w:ascii="Times New Roman" w:hAnsi="Times New Roman"/>
              <w:color w:val="00000A"/>
              <w:sz w:val="24"/>
              <w:lang w:val="es-ES_tradnl"/>
            </w:rPr>
          </w:rPrChange>
        </w:rPr>
        <w:t>onald (2015),</w:t>
      </w:r>
      <w:r w:rsidRPr="00B655E7">
        <w:rPr>
          <w:rFonts w:ascii="Times New Roman" w:hAnsi="Times New Roman"/>
          <w:color w:val="00000A"/>
          <w:sz w:val="24"/>
          <w:rPrChange w:id="432" w:author="***" w:date="2016-04-07T17:42:00Z">
            <w:rPr>
              <w:rFonts w:ascii="Times New Roman" w:hAnsi="Times New Roman"/>
              <w:color w:val="00000A"/>
              <w:sz w:val="24"/>
              <w:lang w:val="es-ES_tradnl"/>
            </w:rPr>
          </w:rPrChange>
        </w:rPr>
        <w:t xml:space="preserve"> “Transparency, Automated Redistricting, and Partisan Strategic Interaction: The Case of Mexico” Paper presented at the Electoral Integrity Workshop,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hAnsi="Times New Roman"/>
          <w:color w:val="00000A"/>
          <w:sz w:val="24"/>
          <w:rPrChange w:id="433" w:author="***" w:date="2016-04-07T17:42:00Z">
            <w:rPr>
              <w:rFonts w:ascii="Times New Roman" w:hAnsi="Times New Roman"/>
              <w:color w:val="00000A"/>
              <w:sz w:val="24"/>
              <w:lang w:val="es-ES_tradnl"/>
            </w:rPr>
          </w:rPrChange>
        </w:rPr>
        <w:t>Wonderlich</w:t>
      </w:r>
      <w:proofErr w:type="spellEnd"/>
      <w:r w:rsidRPr="00B655E7">
        <w:rPr>
          <w:rFonts w:ascii="Times New Roman" w:hAnsi="Times New Roman"/>
          <w:color w:val="00000A"/>
          <w:sz w:val="24"/>
          <w:rPrChange w:id="434" w:author="***" w:date="2016-04-07T17:42:00Z">
            <w:rPr>
              <w:rFonts w:ascii="Times New Roman" w:hAnsi="Times New Roman"/>
              <w:color w:val="00000A"/>
              <w:sz w:val="24"/>
              <w:lang w:val="es-ES_tradnl"/>
            </w:rPr>
          </w:rPrChange>
        </w:rPr>
        <w:t>, John (2010),</w:t>
      </w:r>
      <w:r w:rsidR="005F56AD" w:rsidRPr="00B655E7">
        <w:rPr>
          <w:rFonts w:ascii="Times New Roman" w:hAnsi="Times New Roman"/>
          <w:color w:val="00000A"/>
          <w:sz w:val="24"/>
          <w:rPrChange w:id="435" w:author="***" w:date="2016-04-07T17:42:00Z">
            <w:rPr>
              <w:rFonts w:ascii="Times New Roman" w:hAnsi="Times New Roman"/>
              <w:color w:val="00000A"/>
              <w:sz w:val="24"/>
              <w:lang w:val="es-ES_tradnl"/>
            </w:rPr>
          </w:rPrChange>
        </w:rPr>
        <w:t xml:space="preserve"> </w:t>
      </w:r>
      <w:bookmarkStart w:id="436" w:name="h.1fob9te"/>
      <w:bookmarkEnd w:id="436"/>
      <w:r w:rsidR="005F56AD" w:rsidRPr="00B655E7">
        <w:rPr>
          <w:rFonts w:ascii="Times New Roman" w:hAnsi="Times New Roman"/>
          <w:color w:val="00000A"/>
          <w:sz w:val="24"/>
          <w:rPrChange w:id="437" w:author="***" w:date="2016-04-07T17:42:00Z">
            <w:rPr>
              <w:rFonts w:ascii="Times New Roman" w:hAnsi="Times New Roman"/>
              <w:color w:val="00000A"/>
              <w:sz w:val="24"/>
              <w:lang w:val="es-ES_tradnl"/>
            </w:rPr>
          </w:rPrChange>
        </w:rPr>
        <w:t xml:space="preserve">“Ten Principles For Opening up Government Information”. Washington, DC: Sunlight Foundation. August 11, 2010. En: </w:t>
      </w:r>
      <w:r w:rsidR="00076806">
        <w:fldChar w:fldCharType="begin"/>
      </w:r>
      <w:r w:rsidR="00076806">
        <w:instrText xml:space="preserve"> HYPERLINK "http://sunlightfoundation.com/policy/documents/ten-open-data-principles" \h </w:instrText>
      </w:r>
      <w:r w:rsidR="00076806">
        <w:fldChar w:fldCharType="separate"/>
      </w:r>
      <w:r w:rsidR="005F56AD" w:rsidRPr="00B655E7">
        <w:rPr>
          <w:rStyle w:val="InternetLink"/>
          <w:rFonts w:ascii="Times New Roman" w:hAnsi="Times New Roman"/>
          <w:color w:val="00000A"/>
          <w:sz w:val="24"/>
          <w:lang w:val="en-US"/>
          <w:rPrChange w:id="438" w:author="***" w:date="2016-04-07T17:42:00Z">
            <w:rPr>
              <w:rStyle w:val="InternetLink"/>
              <w:rFonts w:ascii="Times New Roman" w:hAnsi="Times New Roman"/>
              <w:color w:val="00000A"/>
              <w:sz w:val="24"/>
              <w:lang w:val="es-ES_tradnl"/>
            </w:rPr>
          </w:rPrChange>
        </w:rPr>
        <w:t>http://sunlightfoundation.com/policy/documents/ten-open-data-principles</w:t>
      </w:r>
      <w:r w:rsidR="00076806">
        <w:rPr>
          <w:rStyle w:val="InternetLink"/>
          <w:rFonts w:ascii="Times New Roman" w:hAnsi="Times New Roman"/>
          <w:color w:val="00000A"/>
          <w:sz w:val="24"/>
          <w:lang w:val="en-US"/>
          <w:rPrChange w:id="439" w:author="***" w:date="2016-04-07T17:42:00Z">
            <w:rPr>
              <w:rStyle w:val="InternetLink"/>
              <w:rFonts w:ascii="Times New Roman" w:hAnsi="Times New Roman"/>
              <w:color w:val="00000A"/>
              <w:sz w:val="24"/>
              <w:lang w:val="es-ES_tradnl"/>
            </w:rPr>
          </w:rPrChange>
        </w:rPr>
        <w:fldChar w:fldCharType="end"/>
      </w:r>
      <w:r w:rsidR="005F56AD" w:rsidRPr="00B655E7">
        <w:rPr>
          <w:rFonts w:ascii="Times New Roman" w:hAnsi="Times New Roman"/>
          <w:color w:val="00000A"/>
          <w:sz w:val="24"/>
          <w:rPrChange w:id="440" w:author="***" w:date="2016-04-07T17:42:00Z">
            <w:rPr>
              <w:rFonts w:ascii="Times New Roman" w:hAnsi="Times New Roman"/>
              <w:color w:val="00000A"/>
              <w:sz w:val="24"/>
              <w:lang w:val="es-ES_tradnl"/>
            </w:rPr>
          </w:rPrChange>
        </w:rPr>
        <w:t xml:space="preserve">. </w:t>
      </w:r>
      <w:r w:rsidR="005F56AD" w:rsidRPr="003E6DED">
        <w:rPr>
          <w:rFonts w:ascii="Times New Roman" w:eastAsia="Times New Roman" w:hAnsi="Times New Roman" w:cs="Times New Roman"/>
          <w:color w:val="00000A"/>
          <w:sz w:val="24"/>
          <w:szCs w:val="24"/>
          <w:lang w:val="es-ES_tradnl"/>
        </w:rPr>
        <w:t>[18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4"/>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441" w:name="h.3znysh7"/>
      <w:bookmarkEnd w:id="441"/>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Información derivada del proceso de interacción entre partidos políticos y la 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headerReference w:type="default" r:id="rId19"/>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5372E" w14:textId="77777777" w:rsidR="00E84CE7" w:rsidRDefault="00E84CE7">
      <w:pPr>
        <w:spacing w:line="240" w:lineRule="auto"/>
      </w:pPr>
      <w:r>
        <w:separator/>
      </w:r>
    </w:p>
  </w:endnote>
  <w:endnote w:type="continuationSeparator" w:id="0">
    <w:p w14:paraId="3502E9C3" w14:textId="77777777" w:rsidR="00E84CE7" w:rsidRDefault="00E84CE7">
      <w:pPr>
        <w:spacing w:line="240" w:lineRule="auto"/>
      </w:pPr>
      <w:r>
        <w:continuationSeparator/>
      </w:r>
    </w:p>
  </w:endnote>
  <w:endnote w:type="continuationNotice" w:id="1">
    <w:p w14:paraId="6237B1C3" w14:textId="77777777" w:rsidR="00E84CE7" w:rsidRDefault="00E84C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E84CE7" w:rsidRPr="00C251DE" w:rsidRDefault="00E84CE7">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2352F3">
      <w:rPr>
        <w:rFonts w:ascii="Times New Roman" w:hAnsi="Times New Roman" w:cs="Times New Roman"/>
        <w:noProof/>
        <w:sz w:val="20"/>
      </w:rPr>
      <w:t>31</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C3DF5" w14:textId="77777777" w:rsidR="00E84CE7" w:rsidRDefault="00E84CE7">
      <w:r>
        <w:separator/>
      </w:r>
    </w:p>
  </w:footnote>
  <w:footnote w:type="continuationSeparator" w:id="0">
    <w:p w14:paraId="17FECE12" w14:textId="77777777" w:rsidR="00E84CE7" w:rsidRDefault="00E84CE7">
      <w:r>
        <w:continuationSeparator/>
      </w:r>
    </w:p>
  </w:footnote>
  <w:footnote w:type="continuationNotice" w:id="1">
    <w:p w14:paraId="3A088856" w14:textId="77777777" w:rsidR="00E84CE7" w:rsidRDefault="00E84CE7">
      <w:pPr>
        <w:spacing w:line="240" w:lineRule="auto"/>
      </w:pPr>
    </w:p>
  </w:footnote>
  <w:footnote w:id="2">
    <w:p w14:paraId="29EA20AB" w14:textId="13B1F348" w:rsidR="00E84CE7"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w:t>
      </w:r>
      <w:del w:id="0" w:author="***" w:date="2016-04-07T17:42:00Z">
        <w:r w:rsidRPr="0042625A">
          <w:rPr>
            <w:lang w:val="es-ES_tradnl"/>
          </w:rPr>
          <w:delText>Conacyt</w:delText>
        </w:r>
      </w:del>
      <w:ins w:id="1" w:author="***" w:date="2016-04-07T17:42:00Z">
        <w:r>
          <w:rPr>
            <w:lang w:val="es-ES_tradnl"/>
          </w:rPr>
          <w:t>Sistema Nacional de Investigadores</w:t>
        </w:r>
      </w:ins>
      <w:r w:rsidRPr="0042625A">
        <w:rPr>
          <w:lang w:val="es-ES_tradnl"/>
        </w:rPr>
        <w:t xml:space="preserve"> para el desarrollo de este trabajo. Los datos de la nota y un apéndice técnico serán publicados en línea tras la publicación del trabajo.</w:t>
      </w:r>
      <w:ins w:id="2" w:author="***" w:date="2016-04-07T17:42:00Z">
        <w:r>
          <w:rPr>
            <w:lang w:val="es-ES_tradnl"/>
          </w:rPr>
          <w:t xml:space="preserve"> </w:t>
        </w:r>
      </w:ins>
    </w:p>
    <w:p w14:paraId="4734AF48" w14:textId="0AB1146C" w:rsidR="00E84CE7" w:rsidRPr="005956E6" w:rsidRDefault="00E84CE7"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3">
    <w:p w14:paraId="15F40834" w14:textId="77777777" w:rsidR="00E84CE7" w:rsidRPr="0042625A" w:rsidRDefault="00E84CE7"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E84CE7" w:rsidRPr="0042625A" w:rsidRDefault="00E84CE7" w:rsidP="0042625A">
      <w:pPr>
        <w:pStyle w:val="Footnote"/>
        <w:rPr>
          <w:lang w:val="es-ES_tradnl"/>
        </w:rPr>
      </w:pPr>
    </w:p>
    <w:p w14:paraId="5F0184EF" w14:textId="77777777" w:rsidR="00E84CE7" w:rsidRPr="0042625A" w:rsidRDefault="00E84CE7" w:rsidP="0042625A">
      <w:pPr>
        <w:pStyle w:val="Footnote"/>
        <w:rPr>
          <w:lang w:val="es-ES_tradnl"/>
        </w:rPr>
      </w:pPr>
    </w:p>
  </w:footnote>
  <w:footnote w:id="4">
    <w:p w14:paraId="5855AD59"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5">
    <w:p w14:paraId="4998816D" w14:textId="0F51606A" w:rsidR="00E84CE7" w:rsidRPr="001B1680" w:rsidRDefault="00E84CE7">
      <w:pPr>
        <w:pStyle w:val="FootnoteText"/>
        <w:rPr>
          <w:highlight w:val="green"/>
        </w:rPr>
      </w:pPr>
      <w:r w:rsidRPr="001B1680">
        <w:rPr>
          <w:rStyle w:val="FootnoteReference"/>
          <w:highlight w:val="green"/>
        </w:rPr>
        <w:footnoteRef/>
      </w:r>
      <w:r w:rsidRPr="001B1680">
        <w:rPr>
          <w:highlight w:val="green"/>
        </w:rPr>
        <w:t xml:space="preserve"> </w:t>
      </w:r>
      <w:del w:id="22" w:author="***" w:date="2016-04-07T17:42:00Z">
        <w:r w:rsidRPr="001B1680">
          <w:rPr>
            <w:highlight w:val="green"/>
          </w:rPr>
          <w:delText>Después de</w:delText>
        </w:r>
      </w:del>
      <w:ins w:id="23" w:author="***" w:date="2016-04-07T17:42:00Z">
        <w:r w:rsidRPr="001B1680">
          <w:rPr>
            <w:highlight w:val="green"/>
          </w:rPr>
          <w:t>Con</w:t>
        </w:r>
      </w:ins>
      <w:r w:rsidRPr="001B1680">
        <w:rPr>
          <w:highlight w:val="green"/>
        </w:rPr>
        <w:t xml:space="preserve"> la reforma </w:t>
      </w:r>
      <w:del w:id="24" w:author="***" w:date="2016-04-07T17:42:00Z">
        <w:r w:rsidRPr="001B1680">
          <w:rPr>
            <w:highlight w:val="green"/>
          </w:rPr>
          <w:delText xml:space="preserve">electoeal de 2014, el nombre de la autoridad </w:delText>
        </w:r>
      </w:del>
      <w:r w:rsidRPr="001B1680">
        <w:rPr>
          <w:highlight w:val="green"/>
        </w:rPr>
        <w:t xml:space="preserve">electoral </w:t>
      </w:r>
      <w:del w:id="25" w:author="***" w:date="2016-04-07T17:42:00Z">
        <w:r w:rsidRPr="001B1680">
          <w:rPr>
            <w:highlight w:val="green"/>
          </w:rPr>
          <w:delText xml:space="preserve">pasó </w:delText>
        </w:r>
      </w:del>
      <w:r w:rsidRPr="001B1680">
        <w:rPr>
          <w:highlight w:val="green"/>
        </w:rPr>
        <w:t xml:space="preserve">de </w:t>
      </w:r>
      <w:ins w:id="26" w:author="***" w:date="2016-04-07T17:42:00Z">
        <w:r w:rsidRPr="001B1680">
          <w:rPr>
            <w:highlight w:val="green"/>
          </w:rPr>
          <w:t xml:space="preserve">2014, el </w:t>
        </w:r>
      </w:ins>
      <w:r w:rsidRPr="001B1680">
        <w:rPr>
          <w:highlight w:val="green"/>
        </w:rPr>
        <w:t xml:space="preserve">Instituto Federal Electoral (IFE) </w:t>
      </w:r>
      <w:ins w:id="27" w:author="***" w:date="2016-04-07T17:42:00Z">
        <w:r w:rsidRPr="001B1680">
          <w:rPr>
            <w:highlight w:val="green"/>
          </w:rPr>
          <w:t xml:space="preserve">cambió de nombre </w:t>
        </w:r>
      </w:ins>
      <w:r w:rsidRPr="001B1680">
        <w:rPr>
          <w:highlight w:val="green"/>
        </w:rPr>
        <w:t xml:space="preserve">a Instituto Nacional Electoral (INE), </w:t>
      </w:r>
      <w:r w:rsidRPr="00653B10">
        <w:rPr>
          <w:highlight w:val="green"/>
        </w:rPr>
        <w:t xml:space="preserve">reflejando su nueva atribución de </w:t>
      </w:r>
      <w:del w:id="28" w:author="***" w:date="2016-04-07T17:42:00Z">
        <w:r w:rsidRPr="001B1680">
          <w:rPr>
            <w:highlight w:val="green"/>
          </w:rPr>
          <w:delText>adminsitración</w:delText>
        </w:r>
      </w:del>
      <w:ins w:id="29" w:author="***" w:date="2016-04-07T17:42:00Z">
        <w:r w:rsidRPr="001B1680">
          <w:rPr>
            <w:highlight w:val="green"/>
          </w:rPr>
          <w:t>administración</w:t>
        </w:r>
      </w:ins>
      <w:r w:rsidRPr="001B1680">
        <w:rPr>
          <w:highlight w:val="green"/>
        </w:rPr>
        <w:t xml:space="preserve"> electoral </w:t>
      </w:r>
      <w:del w:id="30" w:author="***" w:date="2016-04-07T17:42:00Z">
        <w:r w:rsidRPr="001B1680">
          <w:rPr>
            <w:highlight w:val="green"/>
          </w:rPr>
          <w:delText>a</w:delText>
        </w:r>
      </w:del>
      <w:ins w:id="31" w:author="***" w:date="2016-04-07T17:42:00Z">
        <w:r w:rsidRPr="001B1680">
          <w:rPr>
            <w:highlight w:val="green"/>
          </w:rPr>
          <w:t>no solo en el federal, también en el</w:t>
        </w:r>
      </w:ins>
      <w:r w:rsidRPr="001B1680">
        <w:rPr>
          <w:highlight w:val="green"/>
        </w:rPr>
        <w:t xml:space="preserve"> nivel </w:t>
      </w:r>
      <w:del w:id="32" w:author="***" w:date="2016-04-07T17:42:00Z">
        <w:r w:rsidRPr="001B1680">
          <w:rPr>
            <w:highlight w:val="green"/>
          </w:rPr>
          <w:delText xml:space="preserve">fedearal y </w:delText>
        </w:r>
      </w:del>
      <w:r w:rsidRPr="001B1680">
        <w:rPr>
          <w:highlight w:val="green"/>
        </w:rPr>
        <w:t xml:space="preserve">local. A lo largo del texto utilizamos los términos IFE e INE, así como </w:t>
      </w:r>
      <w:r>
        <w:rPr>
          <w:highlight w:val="green"/>
        </w:rPr>
        <w:t>“</w:t>
      </w:r>
      <w:r w:rsidRPr="001B1680">
        <w:rPr>
          <w:highlight w:val="green"/>
        </w:rPr>
        <w:t>la autoridad electoral</w:t>
      </w:r>
      <w:r>
        <w:rPr>
          <w:highlight w:val="green"/>
        </w:rPr>
        <w:t>”</w:t>
      </w:r>
      <w:r w:rsidRPr="001B1680">
        <w:rPr>
          <w:highlight w:val="green"/>
        </w:rPr>
        <w:t xml:space="preserve"> para</w:t>
      </w:r>
      <w:r w:rsidRPr="00653B10">
        <w:rPr>
          <w:highlight w:val="green"/>
        </w:rPr>
        <w:t xml:space="preserve"> refe</w:t>
      </w:r>
      <w:r w:rsidRPr="001B1680">
        <w:rPr>
          <w:highlight w:val="green"/>
        </w:rPr>
        <w:t xml:space="preserve">rirnos a la institución </w:t>
      </w:r>
      <w:del w:id="33" w:author="***" w:date="2016-04-07T17:42:00Z">
        <w:r w:rsidRPr="001B1680">
          <w:rPr>
            <w:highlight w:val="green"/>
          </w:rPr>
          <w:delText>enecargada</w:delText>
        </w:r>
      </w:del>
      <w:ins w:id="34" w:author="***" w:date="2016-04-07T17:42:00Z">
        <w:r w:rsidRPr="001B1680">
          <w:rPr>
            <w:highlight w:val="green"/>
          </w:rPr>
          <w:t>encargada</w:t>
        </w:r>
      </w:ins>
      <w:r w:rsidRPr="001B1680">
        <w:rPr>
          <w:highlight w:val="green"/>
        </w:rPr>
        <w:t xml:space="preserve"> de la administración electoral y el trazo distrital en el país. </w:t>
      </w:r>
    </w:p>
  </w:footnote>
  <w:footnote w:id="6">
    <w:p w14:paraId="38598CAA" w14:textId="3AA2B851"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7">
    <w:p w14:paraId="5E7621CF" w14:textId="1B7873D9"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w:t>
      </w:r>
      <w:r w:rsidRPr="0042625A">
        <w:rPr>
          <w:lang w:val="es-ES_tradnl"/>
        </w:rPr>
        <w:t xml:space="preserve">Ha brillado por su ausencia la discusión de si la dicotomía indígena-no indígena es condición suficiente, o incluso necesaria, para salvaguardar los intereses de los habitantes originarios en la representación. </w:t>
      </w:r>
      <w:ins w:id="62" w:author="..." w:date="2016-04-13T10:12:00Z">
        <w:r>
          <w:rPr>
            <w:lang w:val="es-ES_tradnl"/>
          </w:rPr>
          <w:t>Lo mismo sucedió en el proceso de redistritación federal de 2013 y en los procesos de redistritación local que se llevaron a cabo en 2015.</w:t>
        </w:r>
      </w:ins>
    </w:p>
  </w:footnote>
  <w:footnote w:id="8">
    <w:p w14:paraId="09ADE0D8" w14:textId="1214DCD6" w:rsidR="00E84CE7" w:rsidRPr="00A14385" w:rsidRDefault="00E84CE7">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9">
    <w:p w14:paraId="01169747" w14:textId="77777777" w:rsidR="00E84CE7" w:rsidRPr="0042625A" w:rsidRDefault="00E84CE7"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E84CE7" w:rsidRPr="0042625A" w:rsidRDefault="00E84CE7" w:rsidP="0042625A">
      <w:pPr>
        <w:pStyle w:val="FootnoteText"/>
        <w:rPr>
          <w:lang w:val="es-ES_tradnl"/>
        </w:rPr>
      </w:pPr>
      <w:r w:rsidRPr="0042625A">
        <w:rPr>
          <w:rStyle w:val="InternetLink"/>
          <w:lang w:val="es-ES_tradnl"/>
        </w:rPr>
        <w:t>http://www.ine.mx/archivos3/portal/historico/contenido/Geografia_Electoral_y_Cartografia/.</w:t>
      </w:r>
    </w:p>
  </w:footnote>
  <w:footnote w:id="10">
    <w:p w14:paraId="74FBEA0C"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14:paraId="7F4EC51E"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14:paraId="58C3BB2A" w14:textId="349C6964" w:rsidR="00E84CE7" w:rsidRPr="0042625A" w:rsidRDefault="00E84CE7" w:rsidP="0042625A">
      <w:pPr>
        <w:pStyle w:val="Footnote"/>
        <w:rPr>
          <w:lang w:val="es-MX"/>
        </w:rPr>
      </w:pPr>
      <w:r w:rsidRPr="0042625A">
        <w:rPr>
          <w:rStyle w:val="FootnoteReference"/>
        </w:rPr>
        <w:footnoteRef/>
      </w:r>
      <w:r w:rsidRPr="00B655E7">
        <w:rPr>
          <w:lang w:val="es-MX"/>
          <w:rPrChange w:id="71" w:author="***" w:date="2016-04-07T17:42:00Z">
            <w:rPr/>
          </w:rPrChange>
        </w:rPr>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E84CE7" w:rsidRPr="0042625A" w:rsidRDefault="00E84CE7" w:rsidP="0042625A">
      <w:pPr>
        <w:pStyle w:val="FootnoteText"/>
        <w:rPr>
          <w:lang w:val="es-ES_tradnl"/>
        </w:rPr>
      </w:pPr>
    </w:p>
  </w:footnote>
  <w:footnote w:id="13">
    <w:p w14:paraId="0BED0C5C" w14:textId="5CAAC5F1"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4">
    <w:p w14:paraId="786952C8" w14:textId="3C79978D" w:rsidR="00E84CE7" w:rsidRPr="0042625A" w:rsidRDefault="00E84CE7"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5">
    <w:p w14:paraId="1FFFCDA9" w14:textId="088FA725"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14:paraId="0B369147" w14:textId="77777777" w:rsidR="00E84CE7" w:rsidRPr="0042625A" w:rsidRDefault="00E84CE7"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7">
    <w:p w14:paraId="67997B25" w14:textId="15226B70"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w:t>
      </w:r>
      <w:del w:id="81" w:author="..." w:date="2016-04-13T11:14:00Z">
        <w:r w:rsidRPr="0042625A" w:rsidDel="00105846">
          <w:rPr>
            <w:lang w:val="es-ES_tradnl"/>
          </w:rPr>
          <w:delText xml:space="preserve">componentes </w:delText>
        </w:r>
      </w:del>
      <w:ins w:id="82" w:author="..." w:date="2016-04-13T11:14:00Z">
        <w:r>
          <w:rPr>
            <w:lang w:val="es-ES_tradnl"/>
          </w:rPr>
          <w:t>criterios</w:t>
        </w:r>
        <w:r w:rsidRPr="0042625A">
          <w:rPr>
            <w:lang w:val="es-ES_tradnl"/>
          </w:rPr>
          <w:t xml:space="preserve"> </w:t>
        </w:r>
      </w:ins>
      <w:r w:rsidRPr="0042625A">
        <w:rPr>
          <w:lang w:val="es-ES_tradnl"/>
        </w:rPr>
        <w:t xml:space="preserve">ponderados de la siguiente manera (peso relativo entre paréntesis): equilibro poblacional (.4), compacidad geométrica (.3), integridad municipal (.2), y tiempos de traslado (.1). En 2013 la autoridad electoral decidió utilizar el mismo método de optimización con y los mismos cuatro </w:t>
      </w:r>
      <w:del w:id="83" w:author="..." w:date="2016-04-13T11:14:00Z">
        <w:r w:rsidRPr="0042625A" w:rsidDel="00105846">
          <w:rPr>
            <w:lang w:val="es-ES_tradnl"/>
          </w:rPr>
          <w:delText>componentes</w:delText>
        </w:r>
      </w:del>
      <w:ins w:id="84" w:author="..." w:date="2016-04-13T11:14:00Z">
        <w:r>
          <w:rPr>
            <w:lang w:val="es-ES_tradnl"/>
          </w:rPr>
          <w:t>criterios</w:t>
        </w:r>
      </w:ins>
      <w:r w:rsidRPr="0042625A">
        <w:rPr>
          <w:lang w:val="es-ES_tradnl"/>
        </w:rPr>
        <w:t xml:space="preserve">, pero modificó la ponderación –o jerarquía– de los </w:t>
      </w:r>
      <w:del w:id="85" w:author="..." w:date="2016-04-13T11:14:00Z">
        <w:r w:rsidRPr="0042625A" w:rsidDel="00105846">
          <w:rPr>
            <w:lang w:val="es-ES_tradnl"/>
          </w:rPr>
          <w:delText>componentes</w:delText>
        </w:r>
      </w:del>
      <w:ins w:id="86" w:author="..." w:date="2016-04-13T11:14:00Z">
        <w:r>
          <w:rPr>
            <w:lang w:val="es-ES_tradnl"/>
          </w:rPr>
          <w:t>criterios</w:t>
        </w:r>
      </w:ins>
      <w:r w:rsidRPr="0042625A">
        <w:rPr>
          <w:lang w:val="es-ES_tradnl"/>
        </w:rPr>
        <w:t xml:space="preserve">: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w:t>
      </w:r>
      <w:del w:id="87" w:author="..." w:date="2016-04-13T11:14:00Z">
        <w:r w:rsidRPr="0042625A" w:rsidDel="00105846">
          <w:rPr>
            <w:lang w:val="es-ES_tradnl"/>
          </w:rPr>
          <w:delText>componentes</w:delText>
        </w:r>
      </w:del>
      <w:ins w:id="88" w:author="..." w:date="2016-04-13T11:14:00Z">
        <w:r>
          <w:rPr>
            <w:lang w:val="es-ES_tradnl"/>
          </w:rPr>
          <w:t>criterios</w:t>
        </w:r>
      </w:ins>
      <w:r w:rsidRPr="0042625A">
        <w:rPr>
          <w:lang w:val="es-ES_tradnl"/>
        </w:rPr>
        <w:t xml:space="preserve">.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14:paraId="44EE1BA6" w14:textId="4C72A5A5" w:rsidR="00E84CE7" w:rsidRPr="0042625A" w:rsidRDefault="00E84CE7"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E84CE7" w:rsidRPr="0042625A" w:rsidRDefault="00E84CE7" w:rsidP="0042625A">
      <w:pPr>
        <w:pStyle w:val="Footnote"/>
        <w:rPr>
          <w:lang w:val="es-ES_tradnl"/>
        </w:rPr>
      </w:pPr>
    </w:p>
  </w:footnote>
  <w:footnote w:id="19">
    <w:p w14:paraId="03A00657" w14:textId="4FE254A0" w:rsidR="00E84CE7" w:rsidRPr="0042625A" w:rsidRDefault="00E84CE7" w:rsidP="0042625A">
      <w:pPr>
        <w:pStyle w:val="FootnoteText"/>
        <w:rPr>
          <w:lang w:val="es-ES_tradnl"/>
        </w:rPr>
      </w:pPr>
      <w:r w:rsidRPr="003333EE">
        <w:rPr>
          <w:rStyle w:val="FootnoteReference"/>
          <w:highlight w:val="green"/>
        </w:rPr>
        <w:footnoteRef/>
      </w:r>
      <w:r w:rsidRPr="003333EE">
        <w:rPr>
          <w:highlight w:val="green"/>
        </w:rPr>
        <w:t xml:space="preserve"> </w:t>
      </w:r>
      <w:r w:rsidRPr="003333EE">
        <w:rPr>
          <w:highlight w:val="green"/>
        </w:rPr>
        <w:tab/>
        <w:t xml:space="preserve">Desde el 2005, se </w:t>
      </w:r>
      <w:r w:rsidRPr="003333EE">
        <w:rPr>
          <w:rFonts w:eastAsia="Times New Roman"/>
          <w:highlight w:val="green"/>
        </w:rPr>
        <w:t xml:space="preserve">construyen distritos </w:t>
      </w:r>
      <w:r>
        <w:rPr>
          <w:rFonts w:eastAsia="Times New Roman"/>
          <w:highlight w:val="green"/>
        </w:rPr>
        <w:t xml:space="preserve">minoritarios </w:t>
      </w:r>
      <w:r w:rsidRPr="003333EE">
        <w:rPr>
          <w:rFonts w:eastAsia="Times New Roman"/>
          <w:highlight w:val="green"/>
        </w:rPr>
        <w:t xml:space="preserve">a nivel federal que cuentan con un porcentaje  mínimo de población indígena (usualmente el 40 por ciento). </w:t>
      </w:r>
    </w:p>
  </w:footnote>
  <w:footnote w:id="20">
    <w:p w14:paraId="1AAF1249" w14:textId="653267E3" w:rsidR="00E84CE7" w:rsidRPr="0091037A" w:rsidRDefault="00E84CE7">
      <w:pPr>
        <w:pStyle w:val="FootnoteText"/>
        <w:rPr>
          <w:lang w:val="es-ES_tradnl"/>
        </w:rPr>
      </w:pPr>
      <w:r>
        <w:rPr>
          <w:rStyle w:val="FootnoteReferenc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1">
    <w:p w14:paraId="767B29AD" w14:textId="7AE5329D"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2">
    <w:p w14:paraId="413D5967" w14:textId="478670B7" w:rsidR="00E84CE7" w:rsidRPr="0042625A" w:rsidRDefault="00E84CE7"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B655E7">
        <w:rPr>
          <w:sz w:val="20"/>
          <w:lang w:val="es-MX"/>
          <w:rPrChange w:id="107" w:author="***" w:date="2016-04-07T17:42:00Z">
            <w:rPr>
              <w:sz w:val="20"/>
            </w:rPr>
          </w:rPrChange>
        </w:rPr>
        <w:t xml:space="preserve"> </w:t>
      </w:r>
      <w:r w:rsidRPr="00B655E7">
        <w:rPr>
          <w:sz w:val="20"/>
          <w:lang w:val="es-MX"/>
          <w:rPrChange w:id="108" w:author="***" w:date="2016-04-07T17:42:00Z">
            <w:rPr>
              <w:sz w:val="20"/>
            </w:rPr>
          </w:rPrChange>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3">
    <w:p w14:paraId="6DFABB1F" w14:textId="77777777" w:rsidR="00E84CE7" w:rsidRPr="0042625A" w:rsidRDefault="00E84CE7"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4">
    <w:p w14:paraId="05625F7D" w14:textId="77777777" w:rsidR="00E84CE7" w:rsidRPr="0042625A" w:rsidRDefault="00E84CE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5053E" w14:textId="77777777" w:rsidR="00E84CE7" w:rsidRDefault="00E84C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5DC1"/>
    <w:rsid w:val="0003658B"/>
    <w:rsid w:val="00051D01"/>
    <w:rsid w:val="00067A8E"/>
    <w:rsid w:val="000703D9"/>
    <w:rsid w:val="00076806"/>
    <w:rsid w:val="00077C5E"/>
    <w:rsid w:val="00082907"/>
    <w:rsid w:val="00087A7B"/>
    <w:rsid w:val="000A61D4"/>
    <w:rsid w:val="000B0631"/>
    <w:rsid w:val="000C03F8"/>
    <w:rsid w:val="000C1EFE"/>
    <w:rsid w:val="000D397F"/>
    <w:rsid w:val="000E1329"/>
    <w:rsid w:val="000E5993"/>
    <w:rsid w:val="000E7233"/>
    <w:rsid w:val="000F2C09"/>
    <w:rsid w:val="000F7459"/>
    <w:rsid w:val="00105846"/>
    <w:rsid w:val="00115449"/>
    <w:rsid w:val="00125BAC"/>
    <w:rsid w:val="00127196"/>
    <w:rsid w:val="001322FD"/>
    <w:rsid w:val="001714ED"/>
    <w:rsid w:val="00172DB0"/>
    <w:rsid w:val="00176506"/>
    <w:rsid w:val="00196BB3"/>
    <w:rsid w:val="001A0936"/>
    <w:rsid w:val="001A6A9E"/>
    <w:rsid w:val="001B1680"/>
    <w:rsid w:val="001B4C18"/>
    <w:rsid w:val="001C360B"/>
    <w:rsid w:val="001D0725"/>
    <w:rsid w:val="001E3DBD"/>
    <w:rsid w:val="001E4445"/>
    <w:rsid w:val="0020072E"/>
    <w:rsid w:val="00202435"/>
    <w:rsid w:val="00205376"/>
    <w:rsid w:val="002073FF"/>
    <w:rsid w:val="00215CC6"/>
    <w:rsid w:val="00233735"/>
    <w:rsid w:val="002352F3"/>
    <w:rsid w:val="002364CB"/>
    <w:rsid w:val="002540F0"/>
    <w:rsid w:val="0026373E"/>
    <w:rsid w:val="00291FD0"/>
    <w:rsid w:val="002A4C9E"/>
    <w:rsid w:val="002A5130"/>
    <w:rsid w:val="002A6E69"/>
    <w:rsid w:val="002B24E2"/>
    <w:rsid w:val="002D652F"/>
    <w:rsid w:val="002D6B55"/>
    <w:rsid w:val="002E04BD"/>
    <w:rsid w:val="00304A5A"/>
    <w:rsid w:val="003111F0"/>
    <w:rsid w:val="0032341A"/>
    <w:rsid w:val="003333EE"/>
    <w:rsid w:val="003362D2"/>
    <w:rsid w:val="00354C38"/>
    <w:rsid w:val="00364926"/>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84C"/>
    <w:rsid w:val="00437D34"/>
    <w:rsid w:val="004433F5"/>
    <w:rsid w:val="0049191C"/>
    <w:rsid w:val="004945B0"/>
    <w:rsid w:val="00496B8F"/>
    <w:rsid w:val="004A01CA"/>
    <w:rsid w:val="004A6FC0"/>
    <w:rsid w:val="004D131D"/>
    <w:rsid w:val="004E6B0E"/>
    <w:rsid w:val="004F4E57"/>
    <w:rsid w:val="00504AB5"/>
    <w:rsid w:val="00504C4D"/>
    <w:rsid w:val="00515061"/>
    <w:rsid w:val="005552B6"/>
    <w:rsid w:val="00557223"/>
    <w:rsid w:val="005574B9"/>
    <w:rsid w:val="00563F84"/>
    <w:rsid w:val="005736D6"/>
    <w:rsid w:val="00575E9A"/>
    <w:rsid w:val="00584EDA"/>
    <w:rsid w:val="005956E6"/>
    <w:rsid w:val="005A07AD"/>
    <w:rsid w:val="005A6AF1"/>
    <w:rsid w:val="005B4D86"/>
    <w:rsid w:val="005C7E98"/>
    <w:rsid w:val="005D3A64"/>
    <w:rsid w:val="005F56AD"/>
    <w:rsid w:val="005F6804"/>
    <w:rsid w:val="0060122B"/>
    <w:rsid w:val="006061F9"/>
    <w:rsid w:val="006063C2"/>
    <w:rsid w:val="0061124E"/>
    <w:rsid w:val="006272DA"/>
    <w:rsid w:val="00640A1C"/>
    <w:rsid w:val="006466C4"/>
    <w:rsid w:val="00653B10"/>
    <w:rsid w:val="00663CF8"/>
    <w:rsid w:val="00673AF2"/>
    <w:rsid w:val="00677B38"/>
    <w:rsid w:val="00682DB6"/>
    <w:rsid w:val="00684E14"/>
    <w:rsid w:val="00685E3A"/>
    <w:rsid w:val="006949C5"/>
    <w:rsid w:val="00697973"/>
    <w:rsid w:val="006A536B"/>
    <w:rsid w:val="006A5592"/>
    <w:rsid w:val="006A731E"/>
    <w:rsid w:val="006C51C9"/>
    <w:rsid w:val="006C77FA"/>
    <w:rsid w:val="006D2AF0"/>
    <w:rsid w:val="006E64C2"/>
    <w:rsid w:val="006F086D"/>
    <w:rsid w:val="006F41AA"/>
    <w:rsid w:val="006F4518"/>
    <w:rsid w:val="0070633C"/>
    <w:rsid w:val="007102D9"/>
    <w:rsid w:val="007139F4"/>
    <w:rsid w:val="007201E0"/>
    <w:rsid w:val="00735954"/>
    <w:rsid w:val="00744D8C"/>
    <w:rsid w:val="00745C06"/>
    <w:rsid w:val="007511D4"/>
    <w:rsid w:val="007527FA"/>
    <w:rsid w:val="0075742B"/>
    <w:rsid w:val="00764792"/>
    <w:rsid w:val="00767DF9"/>
    <w:rsid w:val="00772E8F"/>
    <w:rsid w:val="007750DC"/>
    <w:rsid w:val="0077583A"/>
    <w:rsid w:val="0078134E"/>
    <w:rsid w:val="0078277E"/>
    <w:rsid w:val="007868D7"/>
    <w:rsid w:val="007873F8"/>
    <w:rsid w:val="007A3A18"/>
    <w:rsid w:val="007A4B4E"/>
    <w:rsid w:val="007B600A"/>
    <w:rsid w:val="007E141E"/>
    <w:rsid w:val="007E3917"/>
    <w:rsid w:val="007F04F2"/>
    <w:rsid w:val="00803BFA"/>
    <w:rsid w:val="008069E1"/>
    <w:rsid w:val="008332E5"/>
    <w:rsid w:val="00846F38"/>
    <w:rsid w:val="008476F2"/>
    <w:rsid w:val="00851C5B"/>
    <w:rsid w:val="00852942"/>
    <w:rsid w:val="008555F6"/>
    <w:rsid w:val="00862712"/>
    <w:rsid w:val="00863FC9"/>
    <w:rsid w:val="00873A9F"/>
    <w:rsid w:val="00880463"/>
    <w:rsid w:val="00882CEC"/>
    <w:rsid w:val="00887192"/>
    <w:rsid w:val="008A24F3"/>
    <w:rsid w:val="008B35FB"/>
    <w:rsid w:val="008B3DAD"/>
    <w:rsid w:val="008C0931"/>
    <w:rsid w:val="008D541A"/>
    <w:rsid w:val="008D5657"/>
    <w:rsid w:val="008E0FBC"/>
    <w:rsid w:val="008E5D04"/>
    <w:rsid w:val="008F15BB"/>
    <w:rsid w:val="008F69A2"/>
    <w:rsid w:val="00910168"/>
    <w:rsid w:val="0091037A"/>
    <w:rsid w:val="0091501B"/>
    <w:rsid w:val="009334A7"/>
    <w:rsid w:val="00936233"/>
    <w:rsid w:val="00944337"/>
    <w:rsid w:val="009541C0"/>
    <w:rsid w:val="0095789D"/>
    <w:rsid w:val="009723B0"/>
    <w:rsid w:val="009773B7"/>
    <w:rsid w:val="00982774"/>
    <w:rsid w:val="00986644"/>
    <w:rsid w:val="00991A67"/>
    <w:rsid w:val="009D1246"/>
    <w:rsid w:val="009E72CE"/>
    <w:rsid w:val="009F291F"/>
    <w:rsid w:val="00A0210C"/>
    <w:rsid w:val="00A14385"/>
    <w:rsid w:val="00A21558"/>
    <w:rsid w:val="00A249DB"/>
    <w:rsid w:val="00A338CB"/>
    <w:rsid w:val="00A34BD4"/>
    <w:rsid w:val="00A35D9A"/>
    <w:rsid w:val="00A416E9"/>
    <w:rsid w:val="00A43895"/>
    <w:rsid w:val="00A86F69"/>
    <w:rsid w:val="00A86FFE"/>
    <w:rsid w:val="00AA4629"/>
    <w:rsid w:val="00AB27DB"/>
    <w:rsid w:val="00AB5C6E"/>
    <w:rsid w:val="00AB7EAB"/>
    <w:rsid w:val="00AD4B99"/>
    <w:rsid w:val="00AF6EAD"/>
    <w:rsid w:val="00B00014"/>
    <w:rsid w:val="00B2136E"/>
    <w:rsid w:val="00B27847"/>
    <w:rsid w:val="00B6335F"/>
    <w:rsid w:val="00B64551"/>
    <w:rsid w:val="00B655E7"/>
    <w:rsid w:val="00B6615B"/>
    <w:rsid w:val="00B70BB2"/>
    <w:rsid w:val="00B83289"/>
    <w:rsid w:val="00B87941"/>
    <w:rsid w:val="00BA01A0"/>
    <w:rsid w:val="00BC6DB6"/>
    <w:rsid w:val="00BD3B7C"/>
    <w:rsid w:val="00BD7DD0"/>
    <w:rsid w:val="00BE2091"/>
    <w:rsid w:val="00C1477D"/>
    <w:rsid w:val="00C251DE"/>
    <w:rsid w:val="00C275AE"/>
    <w:rsid w:val="00C3074E"/>
    <w:rsid w:val="00C31F31"/>
    <w:rsid w:val="00C55D1C"/>
    <w:rsid w:val="00C57FCB"/>
    <w:rsid w:val="00C62943"/>
    <w:rsid w:val="00C64240"/>
    <w:rsid w:val="00C6462F"/>
    <w:rsid w:val="00C7186C"/>
    <w:rsid w:val="00C73D9D"/>
    <w:rsid w:val="00C8019B"/>
    <w:rsid w:val="00C82378"/>
    <w:rsid w:val="00C864CB"/>
    <w:rsid w:val="00C901E0"/>
    <w:rsid w:val="00C917CE"/>
    <w:rsid w:val="00CA28BF"/>
    <w:rsid w:val="00CA2C77"/>
    <w:rsid w:val="00CA4F0F"/>
    <w:rsid w:val="00CB264E"/>
    <w:rsid w:val="00CB36F3"/>
    <w:rsid w:val="00CC122E"/>
    <w:rsid w:val="00CD738C"/>
    <w:rsid w:val="00D253B4"/>
    <w:rsid w:val="00D40584"/>
    <w:rsid w:val="00D41E65"/>
    <w:rsid w:val="00D57D16"/>
    <w:rsid w:val="00D63736"/>
    <w:rsid w:val="00D709CD"/>
    <w:rsid w:val="00D76D93"/>
    <w:rsid w:val="00D877A9"/>
    <w:rsid w:val="00D91AB6"/>
    <w:rsid w:val="00D935EE"/>
    <w:rsid w:val="00DA33A9"/>
    <w:rsid w:val="00DA566B"/>
    <w:rsid w:val="00DB1660"/>
    <w:rsid w:val="00DD7B30"/>
    <w:rsid w:val="00DE33F4"/>
    <w:rsid w:val="00E01B03"/>
    <w:rsid w:val="00E04B37"/>
    <w:rsid w:val="00E1202E"/>
    <w:rsid w:val="00E12E8F"/>
    <w:rsid w:val="00E738CE"/>
    <w:rsid w:val="00E76169"/>
    <w:rsid w:val="00E84CE7"/>
    <w:rsid w:val="00E85BE6"/>
    <w:rsid w:val="00E87A20"/>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9460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 w:type="character" w:styleId="Hyperlink">
    <w:name w:val="Hyperlink"/>
    <w:basedOn w:val="DefaultParagraphFont"/>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informatics.mit.edu/publications/promise-and-perils-computers-redistricting"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15BA9-BE61-2A4A-9880-0AE9BBE79089}">
  <ds:schemaRefs>
    <ds:schemaRef ds:uri="http://schemas.openxmlformats.org/officeDocument/2006/bibliography"/>
  </ds:schemaRefs>
</ds:datastoreItem>
</file>

<file path=customXml/itemProps2.xml><?xml version="1.0" encoding="utf-8"?>
<ds:datastoreItem xmlns:ds="http://schemas.openxmlformats.org/officeDocument/2006/customXml" ds:itemID="{F7815905-F300-604F-ABEB-4E87E550D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9614</Words>
  <Characters>54802</Characters>
  <Application>Microsoft Macintosh Word</Application>
  <DocSecurity>0</DocSecurity>
  <Lines>456</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MAGAR MEURS</dc:creator>
  <cp:lastModifiedBy>...</cp:lastModifiedBy>
  <cp:revision>2</cp:revision>
  <cp:lastPrinted>2015-10-22T20:51:00Z</cp:lastPrinted>
  <dcterms:created xsi:type="dcterms:W3CDTF">2016-04-13T16:59:00Z</dcterms:created>
  <dcterms:modified xsi:type="dcterms:W3CDTF">2016-04-13T16:59:00Z</dcterms:modified>
  <dc:language>en-US</dc:language>
</cp:coreProperties>
</file>