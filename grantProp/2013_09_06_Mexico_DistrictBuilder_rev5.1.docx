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header1.xml.rels" ContentType="application/vnd.openxmlformats-package.relationships+xml"/>
  <Override PartName="/word/_rels/document.xml.rels" ContentType="application/vnd.openxmlformats-package.relationships+xml"/>
  <Override PartName="/word/media/image39.jpeg" ContentType="image/jpeg"/>
  <Override PartName="/word/media/image34.wmf" ContentType="image/x-wmf"/>
  <Override PartName="/word/media/image32.png" ContentType="image/png"/>
  <Override PartName="/word/media/image36.png" ContentType="image/png"/>
  <Override PartName="/word/media/image29.png" ContentType="image/png"/>
  <Override PartName="/word/media/image40.jpeg" ContentType="image/jpeg"/>
  <Override PartName="/word/media/image33.jpeg" ContentType="image/jpeg"/>
  <Override PartName="/word/media/image31.png" ContentType="image/png"/>
  <Override PartName="/word/media/image42.png" ContentType="image/png"/>
  <Override PartName="/word/media/image35.png" ContentType="image/png"/>
  <Override PartName="/word/media/image37.jpeg" ContentType="image/jpeg"/>
  <Override PartName="/word/media/image30.png" ContentType="image/png"/>
  <Override PartName="/word/media/image41.png" ContentType="image/png"/>
  <Override PartName="/word/media/image38.png" ContentType="image/png"/>
  <Override PartName="/word/comments.xml" ContentType="application/vnd.openxmlformats-officedocument.wordprocessingml.comments+xml"/>
  <Override PartName="/word/header1.xml" ContentType="application/vnd.openxmlformats-officedocument.wordprocessingml.header+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body><w:p><w:pPr><w:pStyle w:val="style0"/></w:pPr><w:r><w:rPr><w:sz w:val="36"/><w:szCs w:val="36"/></w:rPr></w:r></w:p><w:p><w:pPr><w:pStyle w:val="style0"/></w:pPr><w:r><w:rPr><w:b/><w:color w:val="808080"/><w:sz w:val="40"/><w:szCs w:val="40"/></w:rPr><w:t>Mexico Instituto Federal Electoral</w:t></w:r></w:p><w:p><w:pPr><w:pStyle w:val="style0"/></w:pPr><w:r><w:rPr><w:sz w:val="40"/><w:szCs w:val="40"/></w:rPr><w:t xml:space="preserve">DistrictBuilder Implementation and Hosting </w:t></w:r><w:ins w:author="Eric Magar" w:date="2013-09-12T16:16:00Z" w:id="0"><w:r><w:rPr><w:sz w:val="40"/><w:szCs w:val="40"/></w:rPr><w:commentReference w:id="0"/></w:r></w:ins></w:p><w:p><w:pPr><w:pStyle w:val="style0"/></w:pPr><w:r><w:rPr></w:rPr><w:drawing><wp:anchor allowOverlap="1" behindDoc="1" distB="0" distL="0" distR="0" distT="0" layoutInCell="1" locked="0" relativeHeight="0" simplePos="0"><wp:simplePos x="0" y="0"/><wp:positionH relativeFrom="character"><wp:posOffset>-334645</wp:posOffset></wp:positionH><wp:positionV relativeFrom="line"><wp:posOffset>165735</wp:posOffset></wp:positionV><wp:extent cx="2369185" cy="801370"/><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2"/><a:srcRect/><a:stretch><a:fillRect/></a:stretch></pic:blipFill><pic:spPr bwMode="auto"><a:xfrm><a:off x="0" y="0"/><a:ext cx="2369185" cy="801370"/></a:xfrm><a:prstGeom prst="rect"><a:avLst/></a:prstGeom><a:noFill/><a:ln w="9525"><a:noFill/><a:miter lim="800000"/><a:headEnd/><a:tailEnd/></a:ln></pic:spPr></pic:pic></a:graphicData></a:graphic></wp:anchor></w:drawing></w:r></w:p><w:p><w:pPr><w:pStyle w:val="style0"/></w:pPr><w:r><w:rPr></w:rPr></w:r></w:p><w:p><w:pPr><w:pStyle w:val="style0"/></w:pPr><w:r><w:rPr></w:rPr></w:r></w:p><w:p><w:pPr><w:pStyle w:val="style0"/></w:pPr><w:r><w:rPr></w:rPr></w:r></w:p><w:p><w:pPr><w:pStyle w:val="style0"/><w:jc w:val="both"/></w:pPr><w:r><w:rPr><w:b/></w:rPr><w:drawing><wp:anchor allowOverlap="1" behindDoc="1" distB="0" distL="0" distR="0" distT="0" layoutInCell="1" locked="0" relativeHeight="0" simplePos="0"><wp:simplePos x="0" y="0"/><wp:positionH relativeFrom="character"><wp:posOffset>-220980</wp:posOffset></wp:positionH><wp:positionV relativeFrom="line"><wp:posOffset>151130</wp:posOffset></wp:positionV><wp:extent cx="3183255" cy="2820670"/><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3"/><a:srcRect/><a:stretch><a:fillRect/></a:stretch></pic:blipFill><pic:spPr bwMode="auto"><a:xfrm><a:off x="0" y="0"/><a:ext cx="3183255" cy="2820670"/></a:xfrm><a:prstGeom prst="rect"><a:avLst/></a:prstGeom><a:noFill/><a:ln w="9525"><a:noFill/><a:miter lim="800000"/><a:headEnd/><a:tailEnd/></a:ln></pic:spPr></pic:pic></a:graphicData></a:graphic></wp:anchor></w:drawing></w:r></w:p><w:p><w:pPr><w:pStyle w:val="style0"/><w:jc w:val="both"/></w:pPr><w:r><w:rPr><w:b/></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r></w:p><w:p><w:pPr><w:pStyle w:val="style0"/><w:jc w:val="both"/></w:pPr><w:r><w:rPr><w:b/><w:bCs/><w:sz w:val="24"/></w:rPr><w:t>Presented by:</w:t></w:r></w:p><w:p><w:pPr><w:pStyle w:val="style0"/><w:jc w:val="both"/></w:pPr><w:r><w:rPr><w:b/><w:bCs/><w:sz w:val="24"/></w:rPr><w:drawing><wp:anchor allowOverlap="1" behindDoc="0" distB="0" distL="0" distR="0" distT="0" layoutInCell="1" locked="0" relativeHeight="0" simplePos="0"><wp:simplePos x="0" y="0"/><wp:positionH relativeFrom="character"><wp:posOffset>0</wp:posOffset></wp:positionH><wp:positionV relativeFrom="line"><wp:posOffset>74295</wp:posOffset></wp:positionV><wp:extent cx="1488440" cy="372110"/><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4"/><a:srcRect/><a:stretch><a:fillRect/></a:stretch></pic:blipFill><pic:spPr bwMode="auto"><a:xfrm><a:off x="0" y="0"/><a:ext cx="1488440" cy="372110"/></a:xfrm><a:prstGeom prst="rect"><a:avLst/></a:prstGeom><a:noFill/><a:ln w="9525"><a:noFill/><a:miter lim="800000"/><a:headEnd/><a:tailEnd/></a:ln></pic:spPr></pic:pic></a:graphicData></a:graphic></wp:anchor></w:drawing></w:r></w:p><w:p><w:pPr><w:pStyle w:val="style0"/><w:jc w:val="both"/></w:pPr><w:r><w:rPr><w:szCs w:val="20"/></w:rPr></w:r></w:p><w:p><w:pPr><w:pStyle w:val="style0"/><w:jc w:val="both"/></w:pPr><w:r><w:rPr><w:b/><w:szCs w:val="20"/></w:rPr></w:r></w:p><w:p><w:pPr><w:pStyle w:val="style0"/><w:jc w:val="both"/></w:pPr><w:r><w:rPr><w:b/><w:szCs w:val="20"/></w:rPr><w:t>Address:</w:t></w:r><w:r><w:rPr><w:szCs w:val="20"/></w:rPr><w:t xml:space="preserve"> </w:t><w:tab/><w:t>340 N 12</w:t></w:r><w:r><w:rPr><w:szCs w:val="20"/><w:vertAlign w:val="superscript"/></w:rPr><w:t>th</w:t></w:r><w:r><w:rPr><w:szCs w:val="20"/></w:rPr><w:t xml:space="preserve"> St, Suite 402</w:t></w:r></w:p><w:p><w:pPr><w:pStyle w:val="style0"/><w:ind w:firstLine="720" w:left="720" w:right="0"/></w:pPr><w:r><w:rPr><w:szCs w:val="20"/></w:rPr><w:t>Philadelphia, PA 19107</w:t></w:r></w:p><w:p><w:pPr><w:pStyle w:val="style0"/><w:ind w:firstLine="720" w:left="720" w:right="0"/></w:pPr><w:hyperlink r:id="rId5"><w:r><w:rPr><w:rStyle w:val="style16"/><w:szCs w:val="20"/></w:rPr><w:t>http://www.azavea.com</w:t></w:r></w:hyperlink></w:p><w:p><w:pPr><w:pStyle w:val="style0"/><w:ind w:firstLine="720" w:left="720" w:right="0"/><w:jc w:val="center"/></w:pPr><w:r><w:rPr><w:szCs w:val="20"/></w:rPr></w:r></w:p><w:p><w:pPr><w:pStyle w:val="style0"/></w:pPr><w:r><w:rPr><w:b/><w:szCs w:val="20"/></w:rPr><w:t>Telephone:</w:t></w:r><w:r><w:rPr><w:szCs w:val="20"/></w:rPr><w:tab/><w:t>(215) 925-2600 x7503</w:t></w:r></w:p><w:p><w:pPr><w:pStyle w:val="style0"/></w:pPr><w:r><w:rPr><w:b/><w:szCs w:val="20"/></w:rPr><w:t>Fax:</w:t></w:r><w:r><w:rPr><w:szCs w:val="20"/></w:rPr><w:t xml:space="preserve"> </w:t><w:tab/><w:tab/><w:t>(215) 925-2663</w:t></w:r></w:p><w:p><w:pPr><w:pStyle w:val="style0"/><w:spacing w:line="100" w:lineRule="atLeast"/></w:pPr><w:bookmarkStart w:id="0" w:name="_Toc263095687"/><w:bookmarkStart w:id="1" w:name="_Toc366709348"/><w:bookmarkStart w:id="2" w:name="_Toc263095687"/><w:bookmarkStart w:id="3" w:name="_Toc366709348"/><w:r><w:rPr><w:b/><w:szCs w:val="20"/></w:rPr></w:r></w:p><w:p><w:pPr><w:pStyle w:val="style0"/><w:pageBreakBefore/></w:pPr><w:r><w:rPr><w:b/><w:sz w:val="36"/><w:szCs w:val="36"/></w:rPr><w:t>Table of Contents</w:t></w:r></w:p><w:p><w:pPr><w:pStyle w:val="style0"/></w:pPr><w:r><w:rPr></w:rPr></w:r></w:p><w:p><w:pPr><w:sectPr><w:headerReference r:id="rId6" w:type="default"/><w:footerReference r:id="rId7" w:type="default"/><w:type w:val="nextPage"/><w:pgSz w:h="15840" w:w="12240"/><w:pgMar w:bottom="1440" w:footer="720" w:gutter="0" w:header="720" w:left="1440" w:right="1440" w:top="1440"/><w:pgNumType w:fmt="decimal"/><w:formProt w:val="false"/><w:titlePg/><w:textDirection w:val="lrTb"/><w:docGrid w:charSpace="4096" w:linePitch="360" w:type="default"/></w:sectPr></w:pPr></w:p><w:p><w:pPr><w:pStyle w:val="style39"/><w:tabs><w:tab w:leader="dot" w:pos="9560" w:val="right"/></w:tabs></w:pPr><w:r><w:fldChar w:fldCharType="begin"></w:fldChar></w:r><w:r><w:instrText> TOC </w:instrText></w:r><w:r><w:fldChar w:fldCharType="separate"/></w:r><w:hyperlink w:anchor="__RefHeading__1267_1691799817"><w:r><w:rPr><w:rStyle w:val="style27"/></w:rPr><w:t xml:space="preserve">Why DistrictBuilder? </w:t><w:tab/><w:t>4</w:t></w:r></w:hyperlink></w:p><w:p><w:pPr><w:pStyle w:val="style35"/><w:tabs><w:tab w:leader="dot" w:pos="9360" w:val="right"/></w:tabs></w:pPr><w:hyperlink w:anchor="__RefHeading__1269_1691799817"><w:r><w:rPr><w:rStyle w:val="style27"/></w:rPr><w:t>Scope of Work</w:t><w:tab/><w:t>5</w:t></w:r></w:hyperlink></w:p><w:p><w:pPr><w:pStyle w:val="style39"/><w:tabs><w:tab w:leader="dot" w:pos="9560" w:val="right"/></w:tabs></w:pPr><w:hyperlink w:anchor="__RefHeading__1271_1691799817"><w:r><w:rPr><w:rStyle w:val="style27"/></w:rPr><w:t>Task 1: Data Review and Preparation</w:t><w:tab/><w:t>5</w:t></w:r></w:hyperlink></w:p><w:p><w:pPr><w:pStyle w:val="style39"/><w:tabs><w:tab w:leader="dot" w:pos="9560" w:val="right"/></w:tabs></w:pPr><w:hyperlink w:anchor="__RefHeading__1273_1691799817"><w:r><w:rPr><w:rStyle w:val="style27"/></w:rPr><w:t>Task 2: Configuration and Installation</w:t><w:tab/><w:t>5</w:t></w:r></w:hyperlink></w:p><w:p><w:pPr><w:pStyle w:val="style39"/><w:tabs><w:tab w:leader="dot" w:pos="9560" w:val="right"/></w:tabs></w:pPr><w:hyperlink w:anchor="__RefHeading__1275_1691799817"><w:r><w:rPr><w:rStyle w:val="style27"/></w:rPr><w:t>Task 3: Application Support and Updates</w:t><w:tab/><w:t>6</w:t></w:r></w:hyperlink></w:p><w:p><w:pPr><w:pStyle w:val="style39"/><w:tabs><w:tab w:leader="dot" w:pos="9560" w:val="right"/></w:tabs></w:pPr><w:hyperlink w:anchor="__RefHeading__1277_1691799817"><w:r><w:rPr><w:rStyle w:val="style27"/></w:rPr><w:t xml:space="preserve">Task 4: Training Webinar </w:t><w:tab/><w:t>7</w:t></w:r></w:hyperlink></w:p><w:p><w:pPr><w:pStyle w:val="style39"/><w:tabs><w:tab w:leader="dot" w:pos="9560" w:val="right"/></w:tabs></w:pPr><w:hyperlink w:anchor="__RefHeading__1279_1691799817"><w:r><w:rPr><w:rStyle w:val="style27"/></w:rPr><w:t xml:space="preserve">Hosting </w:t><w:tab/><w:t>7</w:t></w:r></w:hyperlink></w:p><w:p><w:pPr><w:pStyle w:val="style39"/><w:tabs><w:tab w:leader="dot" w:pos="9560" w:val="right"/></w:tabs></w:pPr><w:hyperlink w:anchor="__RefHeading__1281_1691799817"><w:r><w:rPr><w:rStyle w:val="style27"/></w:rPr><w:t>Assumptions</w:t><w:tab/><w:t>7</w:t></w:r></w:hyperlink></w:p><w:p><w:pPr><w:pStyle w:val="style35"/><w:tabs><w:tab w:leader="dot" w:pos="9360" w:val="right"/></w:tabs></w:pPr><w:hyperlink w:anchor="__RefHeading__1283_1691799817"><w:r><w:rPr><w:rStyle w:val="style27"/></w:rPr><w:t>Staff Plan</w:t><w:tab/><w:t>9</w:t></w:r></w:hyperlink></w:p><w:p><w:pPr><w:pStyle w:val="style35"/><w:tabs><w:tab w:leader="dot" w:pos="9360" w:val="right"/></w:tabs></w:pPr><w:hyperlink w:anchor="__RefHeading__1285_1691799817"><w:r><w:rPr><w:rStyle w:val="style27"/></w:rPr><w:t>Schedule</w:t><w:tab/><w:t>9</w:t></w:r></w:hyperlink></w:p><w:p><w:pPr><w:pStyle w:val="style39"/><w:tabs><w:tab w:leader="dot" w:pos="9560" w:val="right"/></w:tabs></w:pPr><w:hyperlink w:anchor="__RefHeading__1287_1691799817"><w:r><w:rPr><w:rStyle w:val="style27"/></w:rPr><w:t>Date Available for Use</w:t><w:tab/><w:t>9</w:t></w:r></w:hyperlink></w:p><w:p><w:pPr><w:pStyle w:val="style39"/><w:tabs><w:tab w:leader="dot" w:pos="9560" w:val="right"/></w:tabs></w:pPr><w:hyperlink w:anchor="__RefHeading__1289_1691799817"><w:r><w:rPr><w:rStyle w:val="style27"/></w:rPr><w:t>Term</w:t><w:tab/><w:t>9</w:t></w:r></w:hyperlink></w:p><w:p><w:pPr><w:pStyle w:val="style35"/><w:tabs><w:tab w:leader="dot" w:pos="9360" w:val="right"/></w:tabs></w:pPr><w:hyperlink w:anchor="__RefHeading__1291_1691799817"><w:r><w:rPr><w:rStyle w:val="style27"/></w:rPr><w:t>Support</w:t><w:tab/><w:t>11</w:t></w:r></w:hyperlink></w:p><w:p><w:pPr><w:pStyle w:val="style35"/><w:tabs><w:tab w:leader="dot" w:pos="9360" w:val="right"/></w:tabs></w:pPr><w:hyperlink w:anchor="__RefHeading__1293_1691799817"><w:r><w:rPr><w:rStyle w:val="style27"/></w:rPr><w:t>Budget</w:t><w:tab/><w:t>12</w:t></w:r></w:hyperlink></w:p><w:p><w:pPr><w:pStyle w:val="style35"/><w:tabs><w:tab w:leader="dot" w:pos="9360" w:val="right"/></w:tabs></w:pPr><w:hyperlink w:anchor="__RefHeading__1295_1691799817"><w:r><w:rPr><w:rStyle w:val="style27"/></w:rPr><w:t>Milestones</w:t><w:tab/><w:t>14</w:t></w:r></w:hyperlink></w:p><w:p><w:pPr><w:pStyle w:val="style35"/><w:tabs><w:tab w:leader="dot" w:pos="9360" w:val="right"/></w:tabs></w:pPr><w:hyperlink w:anchor="__RefHeading__1297_1691799817"><w:r><w:rPr><w:rStyle w:val="style27"/></w:rPr><w:t>About Azavea</w:t><w:tab/><w:t>16</w:t></w:r><w:r><w:fldChar w:fldCharType="end"/></w:r></w:hyperlink></w:p><w:p><w:pPr><w:sectPr><w:type w:val="continuous"/><w:pgSz w:h="15840" w:w="12240"/><w:pgMar w:bottom="1440" w:footer="720" w:gutter="0" w:header="720" w:left="1440" w:right="1440" w:top="1440"/><w:formProt/><w:textDirection w:val="lrTb"/><w:docGrid w:charSpace="4096" w:linePitch="360" w:type="default"/></w:sectPr></w:pPr></w:p><w:p><w:pPr><w:pStyle w:val="style1"/><w:pageBreakBefore/></w:pPr></w:hyperlink><w:hyperlink w:anchor="_Toc366709348"><w:bookmarkStart w:id="4" w:name="_Toc263095687"/><w:bookmarkStart w:id="5" w:name="_Toc366709348"/><w:bookmarkStart w:id="6" w:name="Bookmark"/><w:bookmarkStart w:id="7" w:name="_Toc266366916"/><w:bookmarkEnd w:id="7"/><w:bookmarkEnd w:id="4"/><w:bookmarkEnd w:id="5"/><w:bookmarkEnd w:id="6"/><w:r><w:rPr><w:rFonts w:cs=""/><w:vanish/><w:szCs w:val="22"/><w:lang w:eastAsia="ja-JP"/></w:rPr><w:t>Executive Summary</w:t></w:r></w:p><w:p><w:pPr><w:pStyle w:val="style0"/><w:tabs><w:tab w:leader="none" w:pos="4320" w:val="left"/><w:tab w:leader="none" w:pos="7200" w:val="left"/></w:tabs></w:pPr><w:del w:author="Eric Magar" w:date="2013-09-12T16:12:00Z" w:id="1"><w:r><w:rPr></w:rPr><w:delText xml:space="preserve">The </w:delText></w:r></w:del><w:r><w:rPr></w:rPr><w:t>Mexico</w:t></w:r><w:ins w:author="Eric Magar" w:date="2013-09-12T16:12:00Z" w:id="2"><w:r><w:rPr></w:rPr><w:t>&apos;s</w:t></w:r></w:ins><w:r><w:rPr></w:rPr><w:t xml:space="preserve"> Ins</w:t></w:r><w:ins w:author="Eric Magar" w:date="2013-09-12T16:12:00Z" w:id="3"><w:r><w:rPr></w:rPr><w:t>t</w:t></w:r></w:ins><w:r><w:rPr></w:rPr><w:t>ituto Federal Electoral (IFE) has made the request for a scope and pricing proposal from Azavea for a web-based, public-facing implementation of the DistrictBuilder redistricting software for the purpose of public engagement around redistricting for either national level or state level use.  The objective of the implementation is to provide expanded access to proposed legislative district boundaries in order to promote transparency, citizen engagement and open access to government data.</w:t></w:r></w:p><w:p><w:pPr><w:pStyle w:val="style0"/><w:tabs><w:tab w:leader="none" w:pos="4320" w:val="left"/><w:tab w:leader="none" w:pos="7200" w:val="left"/></w:tabs></w:pPr><w:r><w:rPr></w:rPr></w:r></w:p><w:p><w:pPr><w:pStyle w:val="style0"/><w:tabs><w:tab w:leader="none" w:pos="4320" w:val="left"/><w:tab w:leader="none" w:pos="7200" w:val="left"/></w:tabs></w:pPr><w:r><w:rPr></w:rPr><w:t>This document outlines a scope of work and budget estimate for deployment of a public implementation of the application on Amazon Web Services.  The work would be overseen by an academic team at Instituto Tecnológico Autónomo de México (ITAM).</w:t></w:r></w:p><w:p><w:pPr><w:pStyle w:val="style0"/><w:tabs><w:tab w:leader="none" w:pos="4320" w:val="left"/><w:tab w:leader="none" w:pos="7200" w:val="left"/></w:tabs></w:pPr><w:r><w:rPr></w:rPr></w:r></w:p><w:p><w:pPr><w:pStyle w:val="style2"/><w:numPr><w:ilvl w:val="1"/><w:numId w:val="1"/></w:numPr></w:pPr><w:bookmarkStart w:id="8" w:name="__RefHeading__1267_1691799817"/><w:bookmarkStart w:id="9" w:name="_Toc366709349"/><w:bookmarkEnd w:id="8"/><w:r><w:rPr></w:rPr><w:t>Why DistrictBuilder?</w:t></w:r><w:bookmarkEnd w:id="9"/><w:r><w:rPr></w:rPr><w:t xml:space="preserve"> </w:t></w:r></w:p><w:p><w:pPr><w:pStyle w:val="style0"/><w:tabs><w:tab w:leader="none" w:pos="4320" w:val="left"/><w:tab w:leader="none" w:pos="7200" w:val="left"/></w:tabs></w:pPr><w:r><w:rPr><w:szCs w:val="22"/></w:rPr><w:t xml:space="preserve">DistrictBuilder is an </w:t></w:r><w:r><w:rPr><w:b/><w:szCs w:val="22"/></w:rPr><w:t>open source web-based redistricting software application</w:t></w:r><w:r><w:rPr><w:szCs w:val="22"/></w:rPr><w:t xml:space="preserve"> developed in collaboration with the Public Mapping Project with funding from the Alfred P. Sloan Foundation, the Joyce Foundation and the Christopher Newport University Education Foundation.  The software is an open source solution designed to be deployed at low cost and adapted to the legal context of a particular jurisdiction.  The software incorporates several key features:</w:t><w:drawing><wp:anchor allowOverlap="1" behindDoc="1" distB="0" distL="0" distR="0" distT="0" layoutInCell="1" locked="0" relativeHeight="0" simplePos="0"><wp:simplePos x="0" y="0"/><wp:positionH relativeFrom="character"><wp:posOffset>3411220</wp:posOffset></wp:positionH><wp:positionV relativeFrom="line"><wp:posOffset>9525</wp:posOffset></wp:positionV><wp:extent cx="2990215" cy="219138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8"/><a:srcRect/><a:stretch><a:fillRect/></a:stretch></pic:blipFill><pic:spPr bwMode="auto"><a:xfrm><a:off x="0" y="0"/><a:ext cx="2990215" cy="2191385"/></a:xfrm><a:prstGeom prst="rect"><a:avLst/></a:prstGeom><a:noFill/><a:ln w="9525"><a:noFill/><a:miter lim="800000"/><a:headEnd/><a:tailEnd/></a:ln></pic:spPr></pic:pic></a:graphicData></a:graphic></wp:anchor></w:drawing></w:r></w:p><w:p><w:pPr><w:pStyle w:val="style0"/><w:tabs><w:tab w:leader="none" w:pos="4320" w:val="left"/><w:tab w:leader="none" w:pos="7200" w:val="left"/></w:tabs></w:pPr><w:r><w:rPr><w:szCs w:val="22"/></w:rPr></w:r></w:p><w:p><w:pPr><w:pStyle w:val="style0"/><w:numPr><w:ilvl w:val="0"/><w:numId w:val="5"/></w:numPr><w:tabs><w:tab w:leader="none" w:pos="4320" w:val="left"/><w:tab w:leader="none" w:pos="7200" w:val="left"/></w:tabs></w:pPr><w:r><w:rPr><w:b/><w:szCs w:val="22"/></w:rPr><w:t>Can support up to 1000’s of user accounts</w:t></w:r><w:r><w:rPr><w:szCs w:val="22"/></w:rPr><w:t xml:space="preserve"> with users able to register, create plans, save plans between sessions and share final plans with the public.</w:t></w:r></w:p><w:p><w:pPr><w:pStyle w:val="style0"/><w:numPr><w:ilvl w:val="0"/><w:numId w:val="5"/></w:numPr><w:tabs><w:tab w:leader="none" w:pos="4320" w:val="left"/><w:tab w:leader="none" w:pos="7200" w:val="left"/></w:tabs></w:pPr><w:r><w:rPr><w:b/><w:szCs w:val="22"/></w:rPr><w:t>Simple, easy-to-use design aimed at a general pu</w:t></w:r><w:r><w:rPr><w:szCs w:val="22"/></w:rPr><w:t>blic user audience with no redistricting or mapping experience.</w:t></w:r></w:p><w:p><w:pPr><w:pStyle w:val="style0"/><w:numPr><w:ilvl w:val="0"/><w:numId w:val="5"/></w:numPr><w:tabs><w:tab w:leader="none" w:pos="4320" w:val="left"/><w:tab w:leader="none" w:pos="7200" w:val="left"/></w:tabs></w:pPr><w:r><w:rPr><w:b/><w:szCs w:val="22"/></w:rPr><w:t>Real-time calculation</w:t></w:r><w:r><w:rPr><w:szCs w:val="22"/></w:rPr><w:t xml:space="preserve"> of demographics, compactness and contiguity for each district</w:t></w:r></w:p><w:p><w:pPr><w:pStyle w:val="style0"/><w:numPr><w:ilvl w:val="0"/><w:numId w:val="5"/></w:numPr><w:tabs><w:tab w:leader="none" w:pos="4320" w:val="left"/><w:tab w:leader="none" w:pos="7200" w:val="left"/></w:tabs></w:pPr><w:r><w:rPr><w:b/><w:szCs w:val="22"/></w:rPr><w:t>Support for demographic data</w:t></w:r><w:r><w:rPr><w:szCs w:val="22"/></w:rPr><w:t xml:space="preserve"> and election results </w:t></w:r></w:p><w:p><w:pPr><w:pStyle w:val="style0"/><w:numPr><w:ilvl w:val="0"/><w:numId w:val="5"/></w:numPr><w:tabs><w:tab w:leader="none" w:pos="4320" w:val="left"/><w:tab w:leader="none" w:pos="7200" w:val="left"/></w:tabs></w:pPr><w:r><w:rPr><w:b/><w:szCs w:val="22"/></w:rPr><w:t>Open, transparent software</w:t></w:r><w:r><w:rPr><w:szCs w:val="22"/></w:rPr><w:t xml:space="preserve"> solution</w:t></w:r></w:p><w:p><w:pPr><w:pStyle w:val="style0"/><w:numPr><w:ilvl w:val="0"/><w:numId w:val="5"/></w:numPr><w:tabs><w:tab w:leader="none" w:pos="4320" w:val="left"/><w:tab w:leader="none" w:pos="7200" w:val="left"/></w:tabs></w:pPr><w:r><w:rPr><w:szCs w:val="22"/></w:rPr><w:t xml:space="preserve">Open source code, so </w:t></w:r><w:r><w:rPr><w:b/><w:szCs w:val="22"/></w:rPr><w:t>no license fee</w:t></w:r><w:r><w:rPr><w:szCs w:val="22"/></w:rPr><w:t xml:space="preserve"> for ongoing use</w:t></w:r></w:p><w:p><w:pPr><w:pStyle w:val="style0"/><w:tabs><w:tab w:leader="none" w:pos="4320" w:val="left"/><w:tab w:leader="none" w:pos="7200" w:val="left"/></w:tabs></w:pPr><w:r><w:rPr><w:szCs w:val="22"/></w:rPr></w:r></w:p><w:p><w:pPr><w:pStyle w:val="style0"/><w:spacing w:line="100" w:lineRule="atLeast"/></w:pPr><w:r><w:rPr><w:rFonts w:cs="Arial"/><w:b/><w:bCs/><w:color w:val="990000"/><w:sz w:val="44"/><w:szCs w:val="32"/></w:rPr></w:r></w:p><w:p><w:pPr><w:pStyle w:val="style1"/><w:pageBreakBefore/></w:pPr><w:bookmarkStart w:id="10" w:name="__RefHeading__1269_1691799817"/><w:bookmarkStart w:id="11" w:name="_Toc366709350"/><w:bookmarkEnd w:id="10"/><w:bookmarkEnd w:id="11"/><w:r><w:rPr></w:rPr><w:t>Scope of Work</w:t></w:r></w:p><w:p><w:pPr><w:pStyle w:val="style0"/></w:pPr><w:bookmarkStart w:id="12" w:name="_Toc366709356"/><w:bookmarkEnd w:id="12"/><w:r><w:rPr></w:rPr><w:t>The scope of work and budget outlines the following deployment scenario:</w:t></w:r></w:p><w:p><w:pPr><w:pStyle w:val="style48"/><w:numPr><w:ilvl w:val="0"/><w:numId w:val="6"/></w:numPr></w:pPr><w:r><w:rPr></w:rPr><w:t>32 states hosted on Amazon Web Services (AWS)</w:t></w:r></w:p><w:p><w:pPr><w:pStyle w:val="style48"/><w:numPr><w:ilvl w:val="0"/><w:numId w:val="6"/></w:numPr></w:pPr><w:r><w:rPr></w:rPr><w:t>1 regionalized instance of DistrictBuilder</w:t></w:r></w:p><w:p><w:pPr><w:pStyle w:val="style0"/></w:pPr><w:r><w:rPr></w:rPr></w:r></w:p><w:p><w:pPr><w:pStyle w:val="style2"/><w:numPr><w:ilvl w:val="1"/><w:numId w:val="3"/></w:numPr><w:suppressAutoHyphens w:val="true"/><w:overflowPunct w:val="true"/></w:pPr><w:bookmarkStart w:id="13" w:name="__RefHeading__1271_1691799817"/><w:bookmarkStart w:id="14" w:name="_Toc288913872"/><w:bookmarkEnd w:id="13"/><w:bookmarkEnd w:id="14"/><w:r><w:rPr></w:rPr><w:t>Task 1: Data Review and Preparation</w:t></w:r></w:p><w:p><w:pPr><w:pStyle w:val="style0"/></w:pPr><w:r><w:rPr></w:rPr><w:t>IFE will prepare the necessary demographic data for the implementations.  Azavea staff will use data prepared by IFE to load the data into the DistrictBuilder software.  The following data sets will be provided by IFE and loaded by Azavea:</w:t></w:r></w:p><w:p><w:pPr><w:pStyle w:val="style0"/></w:pPr><w:r><w:rPr></w:rPr></w:r></w:p><w:p><w:pPr><w:pStyle w:val="style0"/><w:numPr><w:ilvl w:val="0"/><w:numId w:val="7"/></w:numPr></w:pPr><w:ins w:author="Eric Magar" w:date="2013-09-12T16:13:00Z" w:id="4"><w:r><w:rPr></w:rPr><w:t>Electoral section boundary data</w:t></w:r></w:ins><w:ins w:author="Eric Magar" w:date="2013-09-12T16:13:00Z" w:id="5"><w:r><w:rPr></w:rPr><w:commentReference w:id="1"/></w:r></w:ins></w:p><w:p><w:pPr><w:pStyle w:val="style0"/><w:numPr><w:ilvl w:val="0"/><w:numId w:val="7"/></w:numPr></w:pPr><w:r><w:rPr></w:rPr><w:t>Municipal boundary data</w:t></w:r></w:p><w:p><w:pPr><w:pStyle w:val="style0"/><w:numPr><w:ilvl w:val="0"/><w:numId w:val="7"/></w:numPr></w:pPr><w:del w:author="Eric Magar" w:date="2013-09-12T16:13:00Z" w:id="6"><w:bookmarkStart w:id="15" w:name="__DdeLink__1299_1691799817"/><w:bookmarkEnd w:id="15"/><w:r><w:rPr></w:rPr><w:delText>Section boundary data</w:delText></w:r></w:del></w:p><w:p><w:pPr><w:pStyle w:val="style0"/><w:numPr><w:ilvl w:val="0"/><w:numId w:val="7"/></w:numPr></w:pPr><w:r><w:rPr></w:rPr><w:t>State boundary data</w:t></w:r></w:p><w:p><w:pPr><w:pStyle w:val="style0"/><w:numPr><w:ilvl w:val="0"/><w:numId w:val="7"/></w:numPr></w:pPr><w:r><w:rPr></w:rPr><w:t>Indigenous areas (assumed that this is for context and not a scoring criteria)</w:t></w:r></w:p><w:p><w:pPr><w:pStyle w:val="style0"/><w:numPr><w:ilvl w:val="0"/><w:numId w:val="7"/></w:numPr></w:pPr><w:r><w:rPr></w:rPr><w:t>Population data</w:t></w:r></w:p><w:p><w:pPr><w:pStyle w:val="style0"/><w:numPr><w:ilvl w:val="0"/><w:numId w:val="7"/></w:numPr></w:pPr><w:del w:author="Eric Magar" w:date="2013-09-12T16:14:00Z" w:id="7"><w:r><w:rPr></w:rPr><w:delText>S</w:delText></w:r></w:del><w:ins w:author="Eric Magar" w:date="2013-09-12T16:14:00Z" w:id="8"><w:r><w:rPr></w:rPr><w:t>Electoral s</w:t></w:r></w:ins><w:r><w:rPr></w:rPr><w:t xml:space="preserve">ection </w:t></w:r><w:del w:author="Eric Magar" w:date="2013-09-12T16:14:00Z" w:id="9"><w:r><w:rPr></w:rPr><w:delText xml:space="preserve">boundary data </w:delText></w:r></w:del><w:r><w:rPr></w:rPr><w:t xml:space="preserve">travel distance </w:t></w:r><w:ins w:author="Eric Magar" w:date="2013-09-12T16:14:00Z" w:id="10"><w:r><w:rPr></w:rPr><w:t xml:space="preserve">data </w:t></w:r></w:ins><w:r><w:rPr></w:rPr><w:t>matrix</w:t></w:r></w:p><w:p><w:pPr><w:pStyle w:val="style0"/></w:pPr><w:r><w:rPr></w:rPr></w:r></w:p><w:p><w:pPr><w:pStyle w:val="style0"/></w:pPr><w:r><w:rPr></w:rPr><w:t xml:space="preserve">In order for DistrictBuilder to perform queries and calculations using the polygon boundaries, the data must have boundaries that all match up.  When we implemented the prototype in November 2012, we found that the polygons had spaces between them as well as overlaps and we needed to do a fair amount of additional work to make them work. </w:t></w:r></w:p><w:p><w:pPr><w:pStyle w:val="style0"/></w:pPr><w:r><w:rPr></w:rPr></w:r></w:p><w:p><w:pPr><w:pStyle w:val="style0"/></w:pPr><w:r><w:rPr></w:rPr><w:t>Our assumption in this budget is that the data will line up correctly and that the task will be limited to review and basic preparation of the data sets. Cleaning the datasets would require data analyst effort, and is included in this proposal as an optional task.</w:t></w:r></w:p><w:p><w:pPr><w:pStyle w:val="style0"/></w:pPr><w:r><w:rPr></w:rPr></w:r></w:p><w:p><w:pPr><w:pStyle w:val="style2"/><w:numPr><w:ilvl w:val="1"/><w:numId w:val="3"/></w:numPr><w:suppressAutoHyphens w:val="true"/><w:overflowPunct w:val="true"/></w:pPr><w:bookmarkStart w:id="16" w:name="__RefHeading__1273_1691799817"/><w:bookmarkStart w:id="17" w:name="_Toc366709352"/><w:bookmarkEnd w:id="16"/><w:bookmarkEnd w:id="17"/><w:r><w:rPr></w:rPr><w:t>Task 2: Configuration and Installation</w:t></w:r></w:p><w:p><w:pPr><w:pStyle w:val="style0"/></w:pPr><w:r><w:rPr><w:szCs w:val="22"/></w:rPr><w:t>Azavea will configure and install the application on at least two servers, including the following tasks:</w:t></w:r></w:p><w:p><w:pPr><w:pStyle w:val="style0"/><w:numPr><w:ilvl w:val="0"/><w:numId w:val="4"/></w:numPr><w:suppressAutoHyphens w:val="true"/><w:overflowPunct w:val="true"/></w:pPr><w:r><w:rPr><w:szCs w:val="22"/></w:rPr><w:t>Develop a simple web application “skin” and labeling based on the client’s website design and implement home page text generated by client.  This includes the addition of a logo, basic color palette changes and home page text changes</w:t></w:r></w:p><w:p><w:pPr><w:pStyle w:val="style0"/><w:numPr><w:ilvl w:val="0"/><w:numId w:val="4"/></w:numPr><w:suppressAutoHyphens w:val="true"/><w:overflowPunct w:val="true"/></w:pPr><w:r><w:rPr><w:szCs w:val="22"/></w:rPr><w:t>Provision a minimum of three AWS servers, configured to scale to additional servers during times of increased load</w:t></w:r></w:p><w:p><w:pPr><w:pStyle w:val="style0"/><w:numPr><w:ilvl w:val="1"/><w:numId w:val="4"/></w:numPr><w:suppressAutoHyphens w:val="true"/><w:overflowPunct w:val="true"/></w:pPr><w:r><w:rPr><w:szCs w:val="22"/></w:rPr><w:t xml:space="preserve">A national-scale implementation requires a large database server (possibly multiple servers) to support concurrent multiple users. Configuring a scalable system will necessitate extra time spent testing, with potential code changes if supporting multiple database servers is the preferred option. </w:t></w:r></w:p><w:p><w:pPr><w:pStyle w:val="style0"/><w:numPr><w:ilvl w:val="0"/><w:numId w:val="4"/></w:numPr><w:suppressAutoHyphens w:val="true"/><w:overflowPunct w:val="true"/></w:pPr><w:r><w:rPr><w:szCs w:val="22"/></w:rPr><w:t>Load Mexico population and boundary data prepared in Task 1</w:t></w:r></w:p><w:p><w:pPr><w:pStyle w:val="style0"/><w:numPr><w:ilvl w:val="0"/><w:numId w:val="4"/></w:numPr><w:suppressAutoHyphens w:val="true"/><w:overflowPunct w:val="true"/></w:pPr><w:r><w:rPr><w:szCs w:val="22"/></w:rPr><w:t>Generate Styled Layer Descriptor (SLD) files for each demographic type to be used in a choropleth, for each of the 32 states</w:t></w:r></w:p><w:p><w:pPr><w:pStyle w:val="style0"/><w:numPr><w:ilvl w:val="1"/><w:numId w:val="4"/></w:numPr><w:suppressAutoHyphens w:val="true"/><w:overflowPunct w:val="true"/></w:pPr><w:r><w:rPr><w:szCs w:val="22"/></w:rPr><w:t>This task will involve modifying an automation script to write choropleth breaks, colors, and labels to the SLD files</w:t></w:r></w:p><w:p><w:pPr><w:pStyle w:val="style0"/><w:numPr><w:ilvl w:val="0"/><w:numId w:val="4"/></w:numPr><w:suppressAutoHyphens w:val="true"/><w:overflowPunct w:val="true"/></w:pPr><w:r><w:rPr><w:szCs w:val="22"/></w:rPr><w:t>Install GeoServer, PostgreSQL, Python, Django, Redis and other necessary components</w:t></w:r></w:p><w:p><w:pPr><w:pStyle w:val="style0"/><w:numPr><w:ilvl w:val="0"/><w:numId w:val="4"/></w:numPr><w:suppressAutoHyphens w:val="true"/><w:overflowPunct w:val="true"/></w:pPr><w:r><w:rPr><w:szCs w:val="22"/></w:rPr><w:t>Install the DistrictBuilder application</w:t></w:r></w:p><w:p><w:pPr><w:pStyle w:val="style0"/><w:numPr><w:ilvl w:val="0"/><w:numId w:val="4"/></w:numPr><w:suppressAutoHyphens w:val="true"/><w:overflowPunct w:val="true"/></w:pPr><w:r><w:rPr></w:rPr><w:t>Configure the software to meet federal requirements and legal redistricting criteria set forth by IFE, including:</w:t></w:r></w:p><w:p><w:pPr><w:pStyle w:val="style0"/><w:numPr><w:ilvl w:val="1"/><w:numId w:val="4"/></w:numPr></w:pPr><w:r><w:rPr></w:rPr><w:t>Base maps</w:t></w:r></w:p><w:p><w:pPr><w:pStyle w:val="style0"/><w:numPr><w:ilvl w:val="1"/><w:numId w:val="4"/></w:numPr></w:pPr><w:r><w:rPr></w:rPr><w:t>Template maps for each state</w:t></w:r></w:p><w:p><w:pPr><w:pStyle w:val="style0"/><w:numPr><w:ilvl w:val="1"/><w:numId w:val="4"/></w:numPr></w:pPr><w:r><w:rPr></w:rPr><w:t>Optional reference layers (indigenous areas)</w:t></w:r></w:p><w:p><w:pPr><w:pStyle w:val="style0"/><w:numPr><w:ilvl w:val="1"/><w:numId w:val="4"/></w:numPr></w:pPr><w:r><w:rPr></w:rPr><w:t>Scoring parameters</w:t></w:r></w:p><w:p><w:pPr><w:pStyle w:val="style0"/><w:numPr><w:ilvl w:val="1"/><w:numId w:val="4"/></w:numPr></w:pPr><w:r><w:rPr></w:rPr><w:t>Reporting options</w:t></w:r></w:p><w:p><w:pPr><w:pStyle w:val="style0"/><w:numPr><w:ilvl w:val="0"/><w:numId w:val="4"/></w:numPr><w:suppressAutoHyphens w:val="true"/><w:overflowPunct w:val="true"/></w:pPr><w:r><w:rPr><w:szCs w:val="22"/></w:rPr><w:t>Enable the application to be configured to not allow editing when it is initially launched, and then enable editing to be re-enabled at a later date</w:t></w:r></w:p><w:p><w:pPr><w:pStyle w:val="style0"/><w:numPr><w:ilvl w:val="0"/><w:numId w:val="4"/></w:numPr><w:suppressAutoHyphens w:val="true"/><w:overflowPunct w:val="true"/></w:pPr><w:r><w:rPr><w:szCs w:val="22"/></w:rPr><w:t>Database Backup – Azavea will establish a daily backup of the DistrictBuilder database.  The resulting backup file will removed to a separate location from the application servers in order to support a recovery scenario.  This will be scheduled to run late at night in order to minimize any downtime for end users.</w:t></w:r></w:p><w:p><w:pPr><w:pStyle w:val="style0"/><w:suppressAutoHyphens w:val="true"/><w:overflowPunct w:val="true"/></w:pPr><w:r><w:rPr><w:szCs w:val="22"/></w:rPr></w:r></w:p><w:p><w:pPr><w:pStyle w:val="style2"/><w:numPr><w:ilvl w:val="1"/><w:numId w:val="3"/></w:numPr><w:suppressAutoHyphens w:val="true"/><w:overflowPunct w:val="true"/></w:pPr><w:bookmarkStart w:id="18" w:name="__RefHeading__1275_1691799817"/><w:bookmarkStart w:id="19" w:name="_Toc366709353"/><w:bookmarkEnd w:id="18"/><w:bookmarkEnd w:id="19"/><w:r><w:rPr></w:rPr><w:t>Task 3: Application Support and Updates</w:t></w:r></w:p><w:p><w:pPr><w:pStyle w:val="style0"/></w:pPr><w:r><w:rPr><w:szCs w:val="22"/></w:rPr><w:t>Azavea will continue to support the application for six or twelve months following deployment with the following activities.  This support does not include end user support.</w:t></w:r></w:p><w:p><w:pPr><w:pStyle w:val="style0"/><w:numPr><w:ilvl w:val="0"/><w:numId w:val="4"/></w:numPr><w:suppressAutoHyphens w:val="true"/><w:overflowPunct w:val="true"/></w:pPr><w:r><w:rPr><w:szCs w:val="22"/></w:rPr><w:t>Install bug fixes as necessary to support critical problems that prevent usage by end users of the software (see Support section for more detail)</w:t></w:r></w:p><w:p><w:pPr><w:pStyle w:val="style0"/><w:numPr><w:ilvl w:val="0"/><w:numId w:val="4"/></w:numPr><w:suppressAutoHyphens w:val="true"/><w:overflowPunct w:val="true"/></w:pPr><w:r><w:rPr><w:szCs w:val="22"/></w:rPr><w:t>Fixes and updates will be performed in a manner that will preserve the data in the database</w:t></w:r></w:p><w:p><w:pPr><w:pStyle w:val="style0"/><w:numPr><w:ilvl w:val="0"/><w:numId w:val="4"/></w:numPr><w:suppressAutoHyphens w:val="true"/><w:overflowPunct w:val="true"/></w:pPr><w:r><w:rPr><w:szCs w:val="22"/></w:rPr><w:t>This application support task does not include installation of new versions of the software</w:t></w:r></w:p><w:p><w:pPr><w:pStyle w:val="style0"/><w:numPr><w:ilvl w:val="0"/><w:numId w:val="4"/></w:numPr><w:suppressAutoHyphens w:val="true"/><w:overflowPunct w:val="true"/></w:pPr><w:r><w:rPr><w:szCs w:val="22"/></w:rPr><w:t>Assumes six or twelve months of support and up to 8 hours of software engineering or project management support per month.</w:t></w:r></w:p><w:p><w:pPr><w:pStyle w:val="style0"/></w:pPr><w:r><w:rPr></w:rPr></w:r></w:p><w:p><w:pPr><w:pStyle w:val="style2"/><w:numPr><w:ilvl w:val="1"/><w:numId w:val="1"/></w:numPr></w:pPr><w:bookmarkStart w:id="20" w:name="__RefHeading__1277_1691799817"/><w:bookmarkStart w:id="21" w:name="_Toc366709354"/><w:bookmarkEnd w:id="20"/><w:r><w:rPr></w:rPr><w:t>Task 4: Training Webinar</w:t></w:r><w:bookmarkEnd w:id="21"/><w:r><w:rPr></w:rPr><w:t xml:space="preserve"> </w:t></w:r></w:p><w:p><w:pPr><w:pStyle w:val="style0"/></w:pPr><w:r><w:rPr></w:rPr><w:t xml:space="preserve">Azavea will provide an English language training webinar of approximately 1-2 hours on how to use DistrictBuilder.  The webinar will be able to support up to 100 people.  Azavea will provide the webinar at a mutually agreed time and will provide the GoToWebinar facility at its own expense. </w:t></w:r></w:p><w:p><w:pPr><w:pStyle w:val="style0"/></w:pPr><w:r><w:rPr></w:rPr></w:r></w:p><w:p><w:pPr><w:pStyle w:val="style2"/><w:numPr><w:ilvl w:val="1"/><w:numId w:val="3"/></w:numPr><w:suppressAutoHyphens w:val="true"/><w:overflowPunct w:val="true"/></w:pPr><w:bookmarkStart w:id="22" w:name="__RefHeading__1279_1691799817"/><w:bookmarkStart w:id="23" w:name="_Toc366709355"/><w:bookmarkEnd w:id="22"/><w:r><w:rPr></w:rPr><w:t>Hosting</w:t></w:r><w:bookmarkEnd w:id="23"/><w:r><w:rPr></w:rPr><w:t xml:space="preserve"> </w:t></w:r></w:p><w:p><w:pPr><w:pStyle w:val="style0"/></w:pPr><w:r><w:rPr><w:szCs w:val="22"/></w:rPr><w:t>In order to ensure the maximum possible up-time of the application Azavea will utilize AWS hosting services.  The application will be hosted on a minimum of three servers.  The servers will be organized into separate functional units, include a mapping server, a high speed in-memory data server, and an application and reporting server in order to maximize the scalability of the system.</w:t></w:r></w:p><w:p><w:pPr><w:pStyle w:val="style0"/></w:pPr><w:r><w:rPr><w:szCs w:val="22"/></w:rPr></w:r></w:p><w:p><w:pPr><w:pStyle w:val="style0"/></w:pPr><w:r><w:rPr><w:szCs w:val="22"/></w:rPr><w:t>The hosting infrastructure is expected to include:</w:t></w:r></w:p><w:p><w:pPr><w:pStyle w:val="style0"/><w:numPr><w:ilvl w:val="0"/><w:numId w:val="4"/></w:numPr><w:suppressAutoHyphens w:val="true"/><w:overflowPunct w:val="true"/></w:pPr><w:r><w:rPr><w:szCs w:val="22"/></w:rPr><w:t>Electrical power</w:t></w:r></w:p><w:p><w:pPr><w:pStyle w:val="style0"/><w:numPr><w:ilvl w:val="0"/><w:numId w:val="4"/></w:numPr><w:suppressAutoHyphens w:val="true"/><w:overflowPunct w:val="true"/></w:pPr><w:r><w:rPr><w:szCs w:val="22"/></w:rPr><w:t>Network bandwidth</w:t></w:r></w:p><w:p><w:pPr><w:pStyle w:val="style0"/><w:numPr><w:ilvl w:val="0"/><w:numId w:val="4"/></w:numPr><w:suppressAutoHyphens w:val="true"/><w:overflowPunct w:val="true"/></w:pPr><w:r><w:rPr><w:szCs w:val="22"/></w:rPr><w:t>Disk storage</w:t></w:r></w:p><w:p><w:pPr><w:pStyle w:val="style0"/><w:numPr><w:ilvl w:val="0"/><w:numId w:val="4"/></w:numPr><w:suppressAutoHyphens w:val="true"/><w:overflowPunct w:val="true"/></w:pPr><w:r><w:rPr><w:szCs w:val="22"/></w:rPr><w:t>At least two virtual servers</w:t></w:r></w:p><w:p><w:pPr><w:pStyle w:val="style0"/><w:numPr><w:ilvl w:val="0"/><w:numId w:val="4"/></w:numPr><w:suppressAutoHyphens w:val="true"/><w:overflowPunct w:val="true"/></w:pPr><w:r><w:rPr><w:szCs w:val="22"/></w:rPr><w:t>Pingdom or similar service to monitor the application</w:t></w:r></w:p><w:p><w:pPr><w:pStyle w:val="style0"/><w:suppressAutoHyphens w:val="true"/><w:overflowPunct w:val="true"/></w:pPr><w:r><w:rPr><w:szCs w:val="22"/></w:rPr></w:r></w:p><w:p><w:pPr><w:pStyle w:val="style0"/><w:suppressAutoHyphens w:val="true"/><w:overflowPunct w:val="true"/></w:pPr><w:r><w:rPr><w:szCs w:val="22"/></w:rPr></w:r></w:p><w:p><w:pPr><w:pStyle w:val="style2"/><w:numPr><w:ilvl w:val="1"/><w:numId w:val="1"/></w:numPr></w:pPr><w:bookmarkStart w:id="24" w:name="_Toc366709356"/><w:bookmarkStart w:id="25" w:name="__RefHeading__1281_1691799817"/><w:bookmarkStart w:id="26" w:name="_Toc288913868"/><w:bookmarkStart w:id="27" w:name="Bookmark1"/><w:bookmarkEnd w:id="24"/><w:bookmarkEnd w:id="25"/><w:bookmarkEnd w:id="26"/><w:bookmarkEnd w:id="27"/><w:r><w:rPr></w:rPr><w:t>Assumptions</w:t></w:r></w:p><w:p><w:pPr><w:pStyle w:val="style0"/></w:pPr><w:r><w:rPr><w:bCs/><w:szCs w:val="20"/></w:rPr><w:t>The budget and services outlined herein are based on the following assumptions:</w:t></w:r></w:p><w:p><w:pPr><w:pStyle w:val="style0"/><w:numPr><w:ilvl w:val="0"/><w:numId w:val="4"/></w:numPr><w:suppressAutoHyphens w:val="true"/><w:overflowPunct w:val="true"/></w:pPr><w:r><w:rPr><w:szCs w:val="22"/></w:rPr><w:t>Data Loading – Azavea will load the data provided by IFE once</w:t></w:r></w:p><w:p><w:pPr><w:pStyle w:val="style0"/><w:numPr><w:ilvl w:val="0"/><w:numId w:val="4"/></w:numPr><w:suppressAutoHyphens w:val="true"/><w:overflowPunct w:val="true"/></w:pPr><w:r><w:rPr><w:szCs w:val="22"/></w:rPr><w:t>Data will be provided in a common geographic data file format</w:t></w:r></w:p><w:p><w:pPr><w:pStyle w:val="style0"/><w:numPr><w:ilvl w:val="0"/><w:numId w:val="4"/></w:numPr><w:suppressAutoHyphens w:val="true"/><w:overflowPunct w:val="true"/></w:pPr><w:r><w:rPr><w:szCs w:val="22"/></w:rPr><w:t>Data will have cleanly matching boundaries (or Task 6 will become necessary)</w:t></w:r></w:p><w:p><w:pPr><w:pStyle w:val="style0"/><w:numPr><w:ilvl w:val="0"/><w:numId w:val="4"/></w:numPr><w:suppressAutoHyphens w:val="true"/><w:overflowPunct w:val="true"/></w:pPr><w:r><w:rPr><w:szCs w:val="22"/></w:rPr><w:t>Data will be available by the end of August</w:t></w:r></w:p><w:p><w:pPr><w:pStyle w:val="style0"/><w:numPr><w:ilvl w:val="0"/><w:numId w:val="4"/></w:numPr><w:suppressAutoHyphens w:val="true"/><w:overflowPunct w:val="true"/></w:pPr><w:r><w:rPr><w:szCs w:val="22"/></w:rPr><w:t>The application will be made available within 60 days of data receipt</w:t></w:r></w:p><w:p><w:pPr><w:pStyle w:val="style0"/><w:numPr><w:ilvl w:val="0"/><w:numId w:val="4"/></w:numPr><w:suppressAutoHyphens w:val="true"/><w:overflowPunct w:val="true"/></w:pPr><w:r><w:rPr><w:szCs w:val="22"/></w:rPr><w:t>Scoring criteria will include:</w:t></w:r></w:p><w:p><w:pPr><w:pStyle w:val="style0"/><w:numPr><w:ilvl w:val="1"/><w:numId w:val="4"/></w:numPr><w:suppressAutoHyphens w:val="true"/><w:overflowPunct w:val="true"/></w:pPr><w:r><w:rPr><w:szCs w:val="22"/></w:rPr><w:t>QuickHull compactness</w:t></w:r></w:p><w:p><w:pPr><w:pStyle w:val="style0"/><w:numPr><w:ilvl w:val="1"/><w:numId w:val="4"/></w:numPr><w:suppressAutoHyphens w:val="true"/><w:overflowPunct w:val="true"/></w:pPr><w:r><w:rPr><w:szCs w:val="22"/></w:rPr><w:t>Population equilibrium</w:t></w:r></w:p><w:p><w:pPr><w:pStyle w:val="style0"/><w:numPr><w:ilvl w:val="1"/><w:numId w:val="4"/></w:numPr><w:suppressAutoHyphens w:val="true"/><w:overflowPunct w:val="true"/></w:pPr><w:r><w:rPr><w:szCs w:val="22"/></w:rPr><w:t>Travel distance between sections</w:t></w:r></w:p><w:p><w:pPr><w:pStyle w:val="style0"/><w:numPr><w:ilvl w:val="0"/><w:numId w:val="4"/></w:numPr><w:suppressAutoHyphens w:val="true"/><w:overflowPunct w:val="true"/></w:pPr><w:r><w:rPr><w:szCs w:val="22"/></w:rPr><w:t>The application will not include an automated district generation process (simulated annealing) apart from the existing district completion feature.</w:t></w:r></w:p><w:p><w:pPr><w:pStyle w:val="style0"/><w:numPr><w:ilvl w:val="0"/><w:numId w:val="4"/></w:numPr><w:suppressAutoHyphens w:val="true"/><w:overflowPunct w:val="true"/></w:pPr><w:r><w:rPr><w:szCs w:val="22"/></w:rPr><w:t>Traffic – the application will not need to support more than a few hundred users.</w:t></w:r></w:p><w:p><w:pPr><w:pStyle w:val="style0"/><w:numPr><w:ilvl w:val="0"/><w:numId w:val="4"/></w:numPr><w:suppressAutoHyphens w:val="true"/><w:overflowPunct w:val="true"/></w:pPr><w:r><w:rPr><w:szCs w:val="22"/></w:rPr><w:t>Indigenous population data will be provided as a column that can be displayed as a demographic value, similar to population.  Single point of contact for support - Azavea’s support will be limited to ensuring that the application is functioning properly, troubleshooting and answering questions from a single point of contact about usage of the software.</w:t></w:r></w:p><w:p><w:pPr><w:pStyle w:val="style0"/><w:numPr><w:ilvl w:val="0"/><w:numId w:val="4"/></w:numPr><w:suppressAutoHyphens w:val="true"/><w:overflowPunct w:val="true"/></w:pPr><w:r><w:rPr><w:szCs w:val="22"/></w:rPr><w:t xml:space="preserve">No end user customer support - These services will include support for technical issues related to the infrastructure and normal operation of the application.  Azavea will not be providing end user customer support for participants in the contest. </w:t></w:r></w:p><w:p><w:pPr><w:pStyle w:val="style0"/><w:numPr><w:ilvl w:val="0"/><w:numId w:val="4"/></w:numPr><w:suppressAutoHyphens w:val="true"/><w:overflowPunct w:val="true"/></w:pPr><w:r><w:rPr><w:szCs w:val="22"/></w:rPr><w:t>No new features - This work will focus on deployment of the application and will not include development of any new features.</w:t></w:r></w:p><w:p><w:pPr><w:pStyle w:val="style0"/><w:numPr><w:ilvl w:val="0"/><w:numId w:val="4"/></w:numPr><w:suppressAutoHyphens w:val="true"/><w:overflowPunct w:val="true"/></w:pPr><w:r><w:rPr><w:szCs w:val="22"/></w:rPr><w:t>Force Majeure - Azavea shall not be liable for any delay or failure to perform their obligations under this Agreement where such delay or failure results from any cause beyond its reasonable control, including, but not limited to, acts of God; labor disputes; electrical or power outage; utilities or telecommunications failures; earthquake, storms, or other elements of nature; blockages; embargoes; riots; acts or orders of government; acts of terrorism or war.</w:t></w:r></w:p><w:p><w:pPr><w:pStyle w:val="style0"/></w:pPr><w:r><w:rPr></w:rPr></w:r></w:p><w:p><w:pPr><w:pStyle w:val="style0"/></w:pPr><w:r><w:rPr></w:rPr></w:r></w:p><w:p><w:pPr><w:pStyle w:val="style0"/><w:spacing w:line="100" w:lineRule="atLeast"/></w:pPr><w:bookmarkStart w:id="28" w:name="_Toc366709357"/><w:bookmarkStart w:id="29" w:name="_Toc366709357"/><w:r><w:rPr><w:rFonts w:cs="Arial"/><w:b/><w:bCs/><w:color w:val="990000"/><w:sz w:val="44"/><w:szCs w:val="32"/></w:rPr></w:r></w:p><w:p><w:pPr><w:pStyle w:val="style1"/><w:pageBreakBefore/></w:pPr><w:bookmarkStart w:id="30" w:name="_Toc366709357"/><w:bookmarkStart w:id="31" w:name="__RefHeading__1283_1691799817"/><w:bookmarkStart w:id="32" w:name="_Toc288913887"/><w:bookmarkEnd w:id="31"/><w:r><w:rPr></w:rPr><w:t xml:space="preserve">Staff </w:t></w:r><w:bookmarkEnd w:id="30"/><w:bookmarkEnd w:id="32"/><w:r><w:rPr></w:rPr><w:t>Plan</w:t></w:r></w:p><w:p><w:pPr><w:pStyle w:val="style0"/><w:tabs><w:tab w:leader="none" w:pos="4320" w:val="left"/><w:tab w:leader="none" w:pos="7200" w:val="left"/></w:tabs></w:pPr><w:r><w:rPr><w:szCs w:val="22"/></w:rPr><w:t>The Azavea implementation team will include the following staff and consultants:</w:t></w:r></w:p><w:p><w:pPr><w:pStyle w:val="style0"/><w:tabs><w:tab w:leader="none" w:pos="4320" w:val="left"/><w:tab w:leader="none" w:pos="7200" w:val="left"/></w:tabs></w:pPr><w:r><w:rPr><w:szCs w:val="22"/></w:rPr></w:r></w:p><w:p><w:pPr><w:pStyle w:val="style0"/><w:numPr><w:ilvl w:val="0"/><w:numId w:val="4"/></w:numPr><w:suppressAutoHyphens w:val="true"/><w:overflowPunct w:val="true"/></w:pPr><w:r><w:rPr><w:szCs w:val="22"/></w:rPr><w:t>Project Manager, John Branigan, Azavea</w:t></w:r></w:p><w:p><w:pPr><w:pStyle w:val="style0"/><w:numPr><w:ilvl w:val="0"/><w:numId w:val="4"/></w:numPr><w:suppressAutoHyphens w:val="true"/><w:overflowPunct w:val="true"/></w:pPr><w:r><w:rPr><w:szCs w:val="22"/></w:rPr><w:t>Senior Software Engineer, Kenneth Shepard, Azavea</w:t></w:r></w:p><w:p><w:pPr><w:pStyle w:val="style0"/><w:numPr><w:ilvl w:val="0"/><w:numId w:val="4"/></w:numPr><w:suppressAutoHyphens w:val="true"/><w:overflowPunct w:val="true"/></w:pPr><w:r><w:rPr><w:szCs w:val="22"/></w:rPr><w:t>Software Engineer, Chris Brown, Azavea</w:t></w:r></w:p><w:p><w:pPr><w:pStyle w:val="style0"/><w:numPr><w:ilvl w:val="0"/><w:numId w:val="4"/></w:numPr><w:suppressAutoHyphens w:val="true"/><w:overflowPunct w:val="true"/></w:pPr><w:r><w:rPr><w:szCs w:val="22"/></w:rPr><w:t>Software Engineer, Bennet Huber, Azavea</w:t></w:r></w:p><w:p><w:pPr><w:pStyle w:val="style0"/><w:tabs><w:tab w:leader="none" w:pos="4320" w:val="left"/><w:tab w:leader="none" w:pos="7200" w:val="left"/></w:tabs></w:pPr><w:r><w:rPr><w:szCs w:val="22"/></w:rPr></w:r></w:p><w:p><w:pPr><w:pStyle w:val="style0"/><w:tabs><w:tab w:leader="none" w:pos="4320" w:val="left"/><w:tab w:leader="none" w:pos="7200" w:val="left"/></w:tabs></w:pPr><w:r><w:rPr><w:szCs w:val="22"/></w:rPr></w:r></w:p><w:p><w:pPr><w:pStyle w:val="style1"/><w:keepNext/><w:tabs><w:tab w:leader="none" w:pos="4320" w:val="left"/><w:tab w:leader="none" w:pos="7200" w:val="left"/></w:tabs><w:suppressAutoHyphens w:val="true"/><w:overflowPunct w:val="true"/></w:pPr><w:bookmarkStart w:id="33" w:name="__RefHeading__1285_1691799817"/><w:bookmarkStart w:id="34" w:name="_Toc288913873"/><w:bookmarkStart w:id="35" w:name="_Toc366709358"/><w:bookmarkEnd w:id="33"/><w:bookmarkEnd w:id="34"/><w:r><w:rPr></w:rPr><w:t>Schedule</w:t></w:r></w:p><w:p><w:pPr><w:pStyle w:val="style2"/><w:numPr><w:ilvl w:val="1"/><w:numId w:val="1"/></w:numPr></w:pPr><w:bookmarkStart w:id="36" w:name="__RefHeading__1287_1691799817"/><w:bookmarkStart w:id="37" w:name="Bookmark2"/><w:bookmarkEnd w:id="36"/><w:bookmarkEnd w:id="35"/><w:bookmarkEnd w:id="37"/><w:r><w:rPr></w:rPr><w:t>Date Available for Use</w:t></w:r></w:p><w:p><w:pPr><w:pStyle w:val="style0"/></w:pPr><w:r><w:rPr></w:rPr><w:t>The software can be implemented and ready for public launch 60 days from data of receipt of final signed contract and necessary data sets.  Currently, there are three states that have not been completed and there are additional states are being checked for topological errors.</w:t></w:r></w:p><w:p><w:pPr><w:pStyle w:val="style0"/></w:pPr><w:r><w:rPr></w:rPr></w:r></w:p><w:p><w:pPr><w:pStyle w:val="style2"/><w:numPr><w:ilvl w:val="1"/><w:numId w:val="1"/></w:numPr></w:pPr><w:bookmarkStart w:id="38" w:name="__RefHeading__1289_1691799817"/><w:bookmarkStart w:id="39" w:name="_Toc366709360"/><w:bookmarkEnd w:id="38"/><w:bookmarkEnd w:id="39"/><w:r><w:rPr></w:rPr><w:t>Term</w:t></w:r></w:p><w:p><w:pPr><w:pStyle w:val="style0"/></w:pPr><w:r><w:rPr></w:rPr><w:t>We have included DistrictBuilder hosting and support services budget for 6 months or 12 months.  The budget provides pricing for both options.  In both the 6 month and 12 month cases, we assume that the first month of hosting and support will be for testing and may not be in production.</w:t></w:r></w:p><w:p><w:pPr><w:pStyle w:val="style0"/></w:pPr><w:r><w:rPr></w:rPr></w:r></w:p><w:tbl><w:tblPr><w:jc w:val="left"/><w:tblInd w:type="dxa" w:w="36"/><w:tblBorders><w:top w:color="BFBFBF" w:space="0" w:sz="4" w:val="single"/><w:left w:color="BFBFBF" w:space="0" w:sz="4" w:val="single"/><w:bottom w:color="BFBFBF" w:space="0" w:sz="4" w:val="single"/><w:right w:color="BFBFBF" w:space="0" w:sz="4" w:val="single"/></w:tblBorders></w:tblPr><w:tblGrid><w:gridCol w:w="4193"/><w:gridCol w:w="675"/><w:gridCol w:w="675"/><w:gridCol w:w="674"/><w:gridCol w:w="675"/><w:gridCol w:w="1125"/><w:gridCol w:w="1126"/></w:tblGrid><w:tr><w:trPr><w:cantSplit w:val="false"/></w:trPr><w:tc><w:tcPr><w:tcW w:type="dxa" w:w="4193"/><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pPr><w:r><w:rPr><w:rFonts w:cs="Calibri"/><w:b/><w:color w:val="FFFFFF"/><w:szCs w:val="22"/></w:rPr><w:t>Project Tasks</w:t></w:r></w:p></w:tc><w:tc><w:tcPr><w:tcW w:type="dxa" w:w="675"/><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jc w:val="center"/></w:pPr><w:r><w:rPr><w:rFonts w:cs="Calibri"/><w:b/><w:color w:val="FFFFFF"/><w:szCs w:val="22"/></w:rPr><w:t>10</w:t></w:r></w:p></w:tc><w:tc><w:tcPr><w:tcW w:type="dxa" w:w="675"/><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jc w:val="center"/></w:pPr><w:r><w:rPr><w:rFonts w:cs="Calibri"/><w:b/><w:color w:val="FFFFFF"/><w:szCs w:val="22"/></w:rPr><w:t>11</w:t></w:r></w:p></w:tc><w:tc><w:tcPr><w:tcW w:type="dxa" w:w="674"/><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jc w:val="center"/></w:pPr><w:r><w:rPr><w:rFonts w:cs="Calibri"/><w:b/><w:color w:val="FFFFFF"/><w:szCs w:val="22"/></w:rPr><w:t>12</w:t></w:r></w:p></w:tc><w:tc><w:tcPr><w:tcW w:type="dxa" w:w="675"/><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jc w:val="center"/></w:pPr><w:r><w:rPr><w:rFonts w:cs="Calibri"/><w:b/><w:color w:val="FFFFFF"/><w:szCs w:val="22"/></w:rPr><w:t>1</w:t></w:r></w:p></w:tc><w:tc><w:tcPr><w:tcW w:type="dxa" w:w="1125"/><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jc w:val="center"/></w:pPr><w:r><w:rPr><w:rFonts w:cs="Calibri"/><w:b/><w:color w:val="FFFFFF"/><w:szCs w:val="22"/></w:rPr><w:t>2 - 4</w:t></w:r></w:p></w:tc><w:tc><w:tcPr><w:tcW w:type="dxa" w:w="1126"/><w:tcBorders><w:top w:color="BFBFBF" w:space="0" w:sz="4" w:val="single"/><w:left w:color="BFBFBF" w:space="0" w:sz="4" w:val="single"/><w:bottom w:color="BFBFBF" w:space="0" w:sz="4" w:val="single"/><w:right w:color="BFBFBF" w:space="0" w:sz="4" w:val="single"/></w:tcBorders><w:shd w:fill="800000" w:val="clear"/><w:tcMar><w:top w:type="dxa" w:w="0"/><w:left w:type="dxa" w:w="108"/><w:bottom w:type="dxa" w:w="0"/><w:right w:type="dxa" w:w="108"/></w:tcMar></w:tcPr><w:p><w:pPr><w:pStyle w:val="style0"/><w:jc w:val="center"/></w:pPr><w:r><w:rPr><w:rFonts w:cs="Calibri"/><w:b/><w:color w:val="FFFFFF"/><w:szCs w:val="22"/></w:rPr><w:t>5 - 10</w:t></w:r></w:p></w:tc></w:tr><w:tr><w:trPr><w:cantSplit w:val="false"/></w:trPr><w:tc><w:tcPr><w:tcW w:type="dxa" w:w="4193"/><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Pr><w:t>Task 1: Data Review and Preparation</w:t></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4"/><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1125"/><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Fonts w:cs="Calibri"/><w:szCs w:val="22"/></w:rPr></w:r></w:p></w:tc><w:tc><w:tcPr><w:tcW w:type="dxa" w:w="1126"/><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r><w:tr><w:trPr><w:cantSplit w:val="false"/></w:trPr><w:tc><w:tcPr><w:tcW w:type="dxa" w:w="4193"/><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Pr><w:t>Task 2: Configuration and Installation</w:t></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4"/><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1125"/><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Fonts w:cs="Calibri"/><w:szCs w:val="22"/></w:rPr></w:r></w:p></w:tc><w:tc><w:tcPr><w:tcW w:type="dxa" w:w="1126"/><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r><w:tr><w:trPr><w:cantSplit w:val="false"/></w:trPr><w:tc><w:tcPr><w:tcW w:type="dxa" w:w="4193"/><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Pr><w:t>Task 3: Application Support and Updates</w:t></w:r></w:p></w:tc><w:tc><w:tcPr><w:tcW w:type="dxa" w:w="675"/><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674"/><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112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1126"/><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r><w:tr><w:trPr><w:cantSplit w:val="false"/></w:trPr><w:tc><w:tcPr><w:tcW w:type="dxa" w:w="4193"/><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Pr><w:t>Task 4: Training Webinar</w:t></w:r></w:p></w:tc><w:tc><w:tcPr><w:tcW w:type="dxa" w:w="675"/><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4"/><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112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1126"/><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r><w:tr><w:trPr><w:cantSplit w:val="false"/></w:trPr><w:tc><w:tcPr><w:tcW w:type="dxa" w:w="4193"/><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Pr><w:t>Hosting</w:t></w:r></w:p></w:tc><w:tc><w:tcPr><w:tcW w:type="dxa" w:w="67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4"/><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1125"/><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c><w:tcPr><w:tcW w:type="dxa" w:w="1126"/><w:tcBorders><w:top w:color="BFBFBF" w:space="0" w:sz="4" w:val="single"/><w:left w:color="BFBFBF" w:space="0" w:sz="4" w:val="single"/><w:bottom w:color="BFBFBF" w:space="0" w:sz="4" w:val="single"/><w:right w:color="BFBFBF" w:space="0" w:sz="4" w:val="single"/></w:tcBorders><w:shd w:fill="DDD9C3" w:val="clear"/><w:tcMar><w:top w:type="dxa" w:w="0"/><w:left w:type="dxa" w:w="108"/><w:bottom w:type="dxa" w:w="0"/><w:right w:type="dxa" w:w="108"/></w:tcMar></w:tcPr><w:p><w:pPr><w:pStyle w:val="style0"/></w:pPr><w:r><w:rPr><w:rFonts w:cs="Calibri"/><w:szCs w:val="22"/></w:rPr></w:r></w:p></w:tc></w:tr><w:tr><w:trPr><w:cantSplit w:val="false"/></w:trPr><w:tc><w:tcPr><w:tcW w:type="dxa" w:w="4193"/><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Pr></w:r></w:p></w:tc><w:tc><w:tcPr><w:tcW w:type="dxa" w:w="675"/><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674"/><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675"/><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c><w:tcPr><w:tcW w:type="dxa" w:w="1125"/><w:tcBorders><w:top w:color="BFBFBF" w:space="0" w:sz="4" w:val="single"/><w:left w:color="BFBFBF" w:space="0" w:sz="4" w:val="single"/><w:bottom w:color="BFBFBF" w:space="0" w:sz="4" w:val="single"/><w:right w:color="BFBFBF" w:space="0" w:sz="4" w:val="single"/></w:tcBorders><w:shd w:fill="auto" w:val="clear"/><w:tcMar><w:top w:type="dxa" w:w="0"/><w:left w:type="dxa" w:w="108"/><w:bottom w:type="dxa" w:w="0"/><w:right w:type="dxa" w:w="108"/></w:tcMar></w:tcPr><w:p><w:pPr><w:pStyle w:val="style0"/></w:pPr><w:r><w:rPr><w:rFonts w:cs="Calibri"/><w:szCs w:val="22"/></w:rPr></w:r></w:p></w:tc><w:tc><w:tcPr><w:tcW w:type="dxa" w:w="1126"/><w:tcBorders><w:top w:color="BFBFBF" w:space="0" w:sz="4" w:val="single"/><w:left w:color="BFBFBF" w:space="0" w:sz="4" w:val="single"/><w:bottom w:color="BFBFBF" w:space="0" w:sz="4" w:val="single"/><w:right w:color="BFBFBF" w:space="0" w:sz="4" w:val="single"/></w:tcBorders><w:shd w:fill="FFFFFF" w:val="clear"/><w:tcMar><w:top w:type="dxa" w:w="0"/><w:left w:type="dxa" w:w="108"/><w:bottom w:type="dxa" w:w="0"/><w:right w:type="dxa" w:w="108"/></w:tcMar></w:tcPr><w:p><w:pPr><w:pStyle w:val="style0"/></w:pPr><w:r><w:rPr><w:rFonts w:cs="Calibri"/><w:szCs w:val="22"/></w:rPr></w:r></w:p></w:tc></w:tr></w:tbl><w:p><w:pPr><w:pStyle w:val="style0"/></w:pPr><w:r><w:rPr></w:rPr></w:r></w:p><w:p><w:pPr><w:pStyle w:val="style0"/><w:spacing w:line="100" w:lineRule="atLeast"/></w:pPr><w:r><w:rPr><w:rFonts w:cs="Arial"/><w:b/><w:bCs/><w:color w:val="990000"/><w:sz w:val="44"/><w:szCs w:val="32"/></w:rPr></w:r></w:p><w:p><w:pPr><w:pStyle w:val="style1"/><w:pageBreakBefore/><w:numPr><w:ilvl w:val="0"/><w:numId w:val="3"/></w:numPr><w:tabs><w:tab w:leader="none" w:pos="4320" w:val="left"/><w:tab w:leader="none" w:pos="7200" w:val="left"/></w:tabs><w:suppressAutoHyphens w:val="true"/><w:overflowPunct w:val="true"/></w:pPr><w:bookmarkStart w:id="40" w:name="__RefHeading__1291_1691799817"/><w:bookmarkStart w:id="41" w:name="_Toc366709361"/><w:bookmarkEnd w:id="40"/><w:bookmarkEnd w:id="41"/><w:r><w:rPr></w:rPr><w:t>Support</w:t></w:r></w:p><w:p><w:pPr><w:pStyle w:val="style0"/></w:pPr><w:r><w:rPr><w:szCs w:val="22"/></w:rPr><w:t>Support will include incident-based and troubleshooting support services by experienced Azavea staff through e-mail or phone during business hours, Monday to Friday, 9am – 6pm, Eastern Standard Time (exclusive of designated federal holidays).  Azavea will not provide end-user support as a “help desk” service to end users.</w:t></w:r></w:p><w:p><w:pPr><w:pStyle w:val="style0"/></w:pPr><w:r><w:rPr><w:szCs w:val="22"/></w:rPr></w:r></w:p><w:p><w:pPr><w:pStyle w:val="style0"/></w:pPr><w:r><w:rPr><w:szCs w:val="22"/></w:rPr><w:t>Issue resolution time will depend on the nature and severity of the issue. The table below describes problem severity levels used to determine response and resolution times:</w:t></w:r></w:p><w:tbl><w:tblPr><w:jc w:val="left"/><w:tblInd w:type="dxa" w:w="-108"/><w:tblBorders><w:top w:color="C0C0C0" w:space="0" w:sz="4" w:val="single"/><w:left w:color="C0C0C0" w:space="0" w:sz="4" w:val="single"/><w:bottom w:color="C0C0C0" w:space="0" w:sz="4" w:val="single"/><w:right w:color="C0C0C0" w:space="0" w:sz="4" w:val="single"/></w:tblBorders></w:tblPr><w:tblGrid><w:gridCol w:w="1417"/><w:gridCol w:w="8320"/></w:tblGrid><w:tr><w:trPr><w:cantSplit w:val="false"/></w:trPr><w:tc><w:tcPr><w:tcW w:type="dxa" w:w="1417"/><w:tcBorders><w:top w:color="C0C0C0" w:space="0" w:sz="4" w:val="single"/><w:left w:color="C0C0C0" w:space="0" w:sz="4" w:val="single"/><w:bottom w:color="C0C0C0" w:space="0" w:sz="4" w:val="single"/><w:right w:color="C0C0C0" w:space="0" w:sz="4" w:val="single"/></w:tcBorders><w:shd w:fill="D9D9D9" w:val="clear"/><w:tcMar><w:top w:type="dxa" w:w="0"/><w:left w:type="dxa" w:w="108"/><w:bottom w:type="dxa" w:w="0"/><w:right w:type="dxa" w:w="108"/></w:tcMar></w:tcPr><w:p><w:pPr><w:pStyle w:val="style46"/><w:spacing w:line="100" w:lineRule="atLeast"/></w:pPr><w:r><w:rPr><w:rFonts w:ascii="Calibri" w:hAnsi="Calibri"/><w:b/><w:sz w:val="22"/><w:szCs w:val="22"/></w:rPr><w:t>Problem Severity</w:t></w:r></w:p></w:tc><w:tc><w:tcPr><w:tcW w:type="dxa" w:w="8320"/><w:tcBorders><w:top w:color="C0C0C0" w:space="0" w:sz="4" w:val="single"/><w:left w:color="C0C0C0" w:space="0" w:sz="4" w:val="single"/><w:bottom w:color="C0C0C0" w:space="0" w:sz="4" w:val="single"/><w:right w:color="C0C0C0" w:space="0" w:sz="4" w:val="single"/></w:tcBorders><w:shd w:fill="D9D9D9" w:val="clear"/><w:tcMar><w:top w:type="dxa" w:w="0"/><w:left w:type="dxa" w:w="108"/><w:bottom w:type="dxa" w:w="0"/><w:right w:type="dxa" w:w="108"/></w:tcMar></w:tcPr><w:p><w:pPr><w:pStyle w:val="style46"/><w:spacing w:line="100" w:lineRule="atLeast"/></w:pPr><w:r><w:rPr><w:rFonts w:ascii="Calibri" w:hAnsi="Calibri"/><w:b/><w:sz w:val="22"/><w:szCs w:val="22"/></w:rPr><w:t>Definition</w:t></w:r></w:p></w:tc></w:tr><w:tr><w:trPr><w:cantSplit w:val="false"/></w:trPr><w:tc><w:tcPr><w:tcW w:type="dxa" w:w="141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pPr><w:r><w:rPr><w:rFonts w:ascii="Calibri" w:hAnsi="Calibri"/><w:sz w:val="22"/><w:szCs w:val="22"/></w:rPr><w:t>Cosmetic</w:t></w:r></w:p></w:tc><w:tc><w:tcPr><w:tcW w:type="dxa" w:w="8320"/><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jc w:val="left"/></w:pPr><w:r><w:rPr><w:rFonts w:ascii="Calibri" w:hAnsi="Calibri"/><w:sz w:val="22"/><w:szCs w:val="22"/></w:rPr><w:t>General usage questions, recommendations for enhancements, minor user experience annoyances.  A workaround or partial solution exists; system stable.</w:t></w:r></w:p></w:tc></w:tr><w:tr><w:trPr><w:cantSplit w:val="false"/></w:trPr><w:tc><w:tcPr><w:tcW w:type="dxa" w:w="141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pPr><w:r><w:rPr><w:rFonts w:ascii="Calibri" w:hAnsi="Calibri"/><w:sz w:val="22"/><w:szCs w:val="22"/></w:rPr><w:t>Minor</w:t></w:r></w:p></w:tc><w:tc><w:tcPr><w:tcW w:type="dxa" w:w="8320"/><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jc w:val="left"/></w:pPr><w:r><w:rPr><w:rFonts w:ascii="Calibri" w:hAnsi="Calibri"/><w:sz w:val="22"/><w:szCs w:val="22"/></w:rPr><w:t>Application functioning but at a reduced efficiency; major bug affects a small number of users OR minor bug affects a large number of users</w:t></w:r></w:p></w:tc></w:tr><w:tr><w:trPr><w:cantSplit w:val="false"/></w:trPr><w:tc><w:tcPr><w:tcW w:type="dxa" w:w="141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pPr><w:r><w:rPr><w:rFonts w:ascii="Calibri" w:hAnsi="Calibri"/><w:sz w:val="22"/><w:szCs w:val="22"/></w:rPr><w:t>Major</w:t></w:r></w:p></w:tc><w:tc><w:tcPr><w:tcW w:type="dxa" w:w="8320"/><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jc w:val="left"/></w:pPr><w:r><w:rPr><w:rFonts w:ascii="Calibri" w:hAnsi="Calibri"/><w:sz w:val="22"/><w:szCs w:val="22"/></w:rPr><w:t xml:space="preserve">Application function interrupted or heavily degraded and most or all users affected by problem.  Workarounds needed to function at all. </w:t></w:r></w:p></w:tc></w:tr><w:tr><w:trPr><w:cantSplit w:val="false"/></w:trPr><w:tc><w:tcPr><w:tcW w:type="dxa" w:w="141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pPr><w:r><w:rPr><w:rFonts w:ascii="Calibri" w:hAnsi="Calibri"/><w:sz w:val="22"/><w:szCs w:val="22"/></w:rPr><w:t>Critical</w:t></w:r></w:p></w:tc><w:tc><w:tcPr><w:tcW w:type="dxa" w:w="8320"/><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46"/><w:spacing w:line="100" w:lineRule="atLeast"/><w:jc w:val="left"/></w:pPr><w:r><w:rPr><w:rFonts w:ascii="Calibri" w:hAnsi="Calibri"/><w:sz w:val="22"/><w:szCs w:val="22"/></w:rPr><w:t xml:space="preserve">Total application failure. </w:t></w:r></w:p></w:tc></w:tr></w:tbl><w:p><w:pPr><w:pStyle w:val="style0"/></w:pPr><w:r><w:rPr><w:szCs w:val="22"/></w:rPr></w:r></w:p><w:p><w:pPr><w:pStyle w:val="style0"/></w:pPr><w:r><w:rPr><w:szCs w:val="22"/></w:rPr><w:t>The table below summarizes estimated response and resolution times:</w:t></w:r></w:p><w:tbl><w:tblPr><w:jc w:val="left"/><w:tblInd w:type="dxa" w:w="-108"/><w:tblBorders><w:top w:color="C0C0C0" w:space="0" w:sz="4" w:val="single"/><w:left w:color="C0C0C0" w:space="0" w:sz="4" w:val="single"/><w:bottom w:color="C0C0C0" w:space="0" w:sz="4" w:val="single"/><w:right w:color="C0C0C0" w:space="0" w:sz="4" w:val="single"/></w:tblBorders></w:tblPr><w:tblGrid><w:gridCol w:w="2053"/><w:gridCol w:w="2856"/><w:gridCol w:w="4667"/></w:tblGrid><w:tr><w:trPr><w:cantSplit w:val="false"/></w:trPr><w:tc><w:tcPr><w:tcW w:type="dxa" w:w="2053"/><w:tcBorders><w:top w:color="C0C0C0" w:space="0" w:sz="4" w:val="single"/><w:left w:color="C0C0C0" w:space="0" w:sz="4" w:val="single"/><w:bottom w:color="C0C0C0" w:space="0" w:sz="4" w:val="single"/><w:right w:color="C0C0C0" w:space="0" w:sz="4" w:val="single"/></w:tcBorders><w:shd w:fill="E6E6E6" w:val="clear"/><w:tcMar><w:top w:type="dxa" w:w="0"/><w:left w:type="dxa" w:w="108"/><w:bottom w:type="dxa" w:w="0"/><w:right w:type="dxa" w:w="108"/></w:tcMar></w:tcPr><w:p><w:pPr><w:pStyle w:val="style0"/><w:suppressAutoHyphens w:val="true"/><w:overflowPunct w:val="true"/><w:spacing w:line="100" w:lineRule="atLeast"/></w:pPr><w:r><w:rPr><w:b/><w:szCs w:val="22"/></w:rPr><w:t>Severity Level</w:t></w:r></w:p></w:tc><w:tc><w:tcPr><w:tcW w:type="dxa" w:w="2856"/><w:tcBorders><w:top w:color="C0C0C0" w:space="0" w:sz="4" w:val="single"/><w:left w:color="C0C0C0" w:space="0" w:sz="4" w:val="single"/><w:bottom w:color="C0C0C0" w:space="0" w:sz="4" w:val="single"/><w:right w:color="C0C0C0" w:space="0" w:sz="4" w:val="single"/></w:tcBorders><w:shd w:fill="E6E6E6" w:val="clear"/><w:tcMar><w:top w:type="dxa" w:w="0"/><w:left w:type="dxa" w:w="108"/><w:bottom w:type="dxa" w:w="0"/><w:right w:type="dxa" w:w="108"/></w:tcMar></w:tcPr><w:p><w:pPr><w:pStyle w:val="style0"/><w:suppressAutoHyphens w:val="true"/><w:overflowPunct w:val="true"/><w:spacing w:line="100" w:lineRule="atLeast"/></w:pPr><w:r><w:rPr><w:b/><w:szCs w:val="22"/></w:rPr><w:t>Estimated Response Time</w:t></w:r></w:p></w:tc><w:tc><w:tcPr><w:tcW w:type="dxa" w:w="4667"/><w:tcBorders><w:top w:color="C0C0C0" w:space="0" w:sz="4" w:val="single"/><w:left w:color="C0C0C0" w:space="0" w:sz="4" w:val="single"/><w:bottom w:color="C0C0C0" w:space="0" w:sz="4" w:val="single"/><w:right w:color="C0C0C0" w:space="0" w:sz="4" w:val="single"/></w:tcBorders><w:shd w:fill="E6E6E6" w:val="clear"/><w:tcMar><w:top w:type="dxa" w:w="0"/><w:left w:type="dxa" w:w="108"/><w:bottom w:type="dxa" w:w="0"/><w:right w:type="dxa" w:w="108"/></w:tcMar></w:tcPr><w:p><w:pPr><w:pStyle w:val="style0"/><w:suppressAutoHyphens w:val="true"/><w:overflowPunct w:val="true"/><w:spacing w:line="100" w:lineRule="atLeast"/></w:pPr><w:r><w:rPr><w:b/><w:szCs w:val="22"/></w:rPr><w:t>Target Resolution Time &amp; Work Expectation</w:t></w:r></w:p></w:tc></w:tr><w:tr><w:trPr><w:cantSplit w:val="false"/></w:trPr><w:tc><w:tcPr><w:tcW w:type="dxa" w:w="2053"/><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Cosmetic Problem</w:t></w:r></w:p></w:tc><w:tc><w:tcPr><w:tcW w:type="dxa" w:w="2856"/><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1 week to provide diagnosis and assessment</w:t></w:r></w:p></w:tc><w:tc><w:tcPr><w:tcW w:type="dxa" w:w="466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 xml:space="preserve">Add to our internal issue tracking software and ongoing development schedule or deferred for future consideration. </w:t></w:r></w:p></w:tc></w:tr><w:tr><w:trPr><w:cantSplit w:val="false"/></w:trPr><w:tc><w:tcPr><w:tcW w:type="dxa" w:w="2053"/><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Minor Problem</w:t></w:r></w:p></w:tc><w:tc><w:tcPr><w:tcW w:type="dxa" w:w="2856"/><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1-3 business days to provide diagnosis/assessment</w:t></w:r></w:p></w:tc><w:tc><w:tcPr><w:tcW w:type="dxa" w:w="466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Add to our internal issue tracking database and ongoing development schedule with fix installed with next software update.</w:t></w:r></w:p></w:tc></w:tr><w:tr><w:trPr><w:cantSplit w:val="false"/></w:trPr><w:tc><w:tcPr><w:tcW w:type="dxa" w:w="2053"/><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 xml:space="preserve">Major Problem </w:t></w:r></w:p></w:tc><w:tc><w:tcPr><w:tcW w:type="dxa" w:w="2856"/><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1-2 business days to provide diagnosis/assessment</w:t></w:r></w:p></w:tc><w:tc><w:tcPr><w:tcW w:type="dxa" w:w="466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Add to our internal issue tracking database. Elevate priority for current sprint and install patch.</w:t></w:r></w:p></w:tc></w:tr><w:tr><w:trPr><w:cantSplit w:val="false"/></w:trPr><w:tc><w:tcPr><w:tcW w:type="dxa" w:w="2053"/><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Critical Problem</w:t></w:r></w:p></w:tc><w:tc><w:tcPr><w:tcW w:type="dxa" w:w="2856"/><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1 business day to provide diagnosis</w:t></w:r></w:p></w:tc><w:tc><w:tcPr><w:tcW w:type="dxa" w:w="4667"/><w:tcBorders><w:top w:color="C0C0C0" w:space="0" w:sz="4" w:val="single"/><w:left w:color="C0C0C0" w:space="0" w:sz="4" w:val="single"/><w:bottom w:color="C0C0C0" w:space="0" w:sz="4" w:val="single"/><w:right w:color="C0C0C0" w:space="0" w:sz="4" w:val="single"/></w:tcBorders><w:shd w:fill="auto" w:val="clear"/><w:tcMar><w:top w:type="dxa" w:w="0"/><w:left w:type="dxa" w:w="108"/><w:bottom w:type="dxa" w:w="0"/><w:right w:type="dxa" w:w="108"/></w:tcMar></w:tcPr><w:p><w:pPr><w:pStyle w:val="style0"/><w:suppressAutoHyphens w:val="true"/><w:overflowPunct w:val="true"/><w:spacing w:line="100" w:lineRule="atLeast"/></w:pPr><w:r><w:rPr><w:szCs w:val="22"/></w:rPr><w:t>2 days for interim solution with all required resources assigned to work continuously during and outside business hours until interim solution in place; full solution time indeterminate but Status updates 1/day until resolved.</w:t></w:r></w:p></w:tc></w:tr></w:tbl><w:p><w:pPr><w:pStyle w:val="style1"/><w:pageBreakBefore/></w:pPr><w:bookmarkStart w:id="42" w:name="__RefHeading__1293_1691799817"/><w:bookmarkStart w:id="43" w:name="_Toc366709362"/><w:bookmarkEnd w:id="42"/><w:bookmarkEnd w:id="43"/><w:r><w:rPr></w:rPr><w:t>Budget</w:t></w:r></w:p><w:p><w:pPr><w:pStyle w:val="style0"/></w:pPr><w:r><w:rPr><w:szCs w:val="22"/></w:rPr><w:t xml:space="preserve">The following budget outlines the estimated cost of implementing the software for </w:t></w:r><w:r><w:rPr></w:rPr><w:t>32 states hosted on Amazon Web Services.</w:t></w:r></w:p><w:p><w:pPr><w:pStyle w:val="style0"/><w:spacing w:after="200" w:before="0" w:line="276" w:lineRule="auto"/></w:pPr><w:r><w:rPr><w:shd w:fill="FFFF00" w:val="clear"/></w:rPr></w:r></w:p><w:tbl><w:tblPr><w:jc w:val="left"/><w:tblInd w:type="dxa" w:w="-15"/><w:tblBorders><w:top w:color="C0C0C0" w:space="0" w:sz="6" w:val="single"/><w:left w:color="C0C0C0" w:space="0" w:sz="4" w:val="single"/><w:bottom w:color="C0C0C0" w:space="0" w:sz="6" w:val="single"/><w:right w:color="C0C0C0" w:space="0" w:sz="6" w:val="single"/></w:tblBorders></w:tblPr><w:tblGrid><w:gridCol w:w="5774"/><w:gridCol w:w="1319"/><w:gridCol w:w="1470"/><w:gridCol w:w="1171"/></w:tblGrid><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800000" w:val="clear"/><w:tcMar><w:top w:type="dxa" w:w="0"/><w:left w:type="dxa" w:w="108"/><w:bottom w:type="dxa" w:w="0"/><w:right w:type="dxa" w:w="108"/></w:tcMar></w:tcPr><w:p><w:pPr><w:pStyle w:val="style0"/></w:pPr><w:r><w:rPr><w:b/></w:rPr><w:t>Tasks – 6 months</w:t></w:r></w:p></w:tc><w:tc><w:tcPr><w:tcW w:type="dxa" w:w="1319"/><w:tcBorders><w:top w:color="C0C0C0" w:space="0" w:sz="6" w:val="single"/><w:left w:color="C0C0C0" w:space="0" w:sz="6" w:val="single"/><w:bottom w:color="C0C0C0" w:space="0" w:sz="6" w:val="single"/><w:right w:color="C0C0C0" w:space="0" w:sz="6" w:val="single"/></w:tcBorders><w:shd w:fill="800000" w:val="clear"/><w:tcMar><w:top w:type="dxa" w:w="0"/><w:left w:type="dxa" w:w="108"/><w:bottom w:type="dxa" w:w="0"/><w:right w:type="dxa" w:w="108"/></w:tcMar><w:vAlign w:val="bottom"/></w:tcPr><w:p><w:pPr><w:pStyle w:val="style0"/><w:spacing w:after="0" w:before="40" w:line="100" w:lineRule="atLeast"/><w:jc w:val="right"/></w:pPr><w:r><w:rPr><w:rFonts w:cs="Arial"/><w:b/><w:szCs w:val="18"/></w:rPr><w:t>Amount</w:t></w:r></w:p></w:tc><w:tc><w:tcPr><w:tcW w:type="dxa" w:w="1470"/><w:tcBorders><w:top w:color="C0C0C0" w:space="0" w:sz="6" w:val="single"/><w:left w:color="C0C0C0" w:space="0" w:sz="6" w:val="single"/><w:bottom w:color="C0C0C0" w:space="0" w:sz="6" w:val="single"/><w:right w:color="C0C0C0" w:space="0" w:sz="6" w:val="single"/></w:tcBorders><w:shd w:fill="800000" w:val="clear"/><w:tcMar><w:top w:type="dxa" w:w="0"/><w:left w:type="dxa" w:w="108"/><w:bottom w:type="dxa" w:w="0"/><w:right w:type="dxa" w:w="108"/></w:tcMar><w:vAlign w:val="bottom"/></w:tcPr><w:p><w:pPr><w:pStyle w:val="style0"/><w:spacing w:after="0" w:before="40" w:line="100" w:lineRule="atLeast"/><w:jc w:val="right"/></w:pPr><w:r><w:rPr><w:rFonts w:eastAsia="MS Mincho"/><w:b/></w:rPr><w:t>Government Discount</w:t></w:r></w:p></w:tc><w:tc><w:tcPr><w:tcW w:type="dxa" w:w="1171"/><w:tcBorders><w:top w:color="C0C0C0" w:space="0" w:sz="6" w:val="single"/><w:left w:color="C0C0C0" w:space="0" w:sz="6" w:val="single"/><w:bottom w:color="C0C0C0" w:space="0" w:sz="6" w:val="single"/><w:right w:color="C0C0C0" w:space="0" w:sz="4" w:val="single"/></w:tcBorders><w:shd w:fill="800000" w:val="clear"/><w:tcMar><w:top w:type="dxa" w:w="0"/><w:left w:type="dxa" w:w="108"/><w:bottom w:type="dxa" w:w="0"/><w:right w:type="dxa" w:w="108"/></w:tcMar><w:vAlign w:val="bottom"/></w:tcPr><w:p><w:pPr><w:pStyle w:val="style0"/><w:spacing w:after="0" w:before="40" w:line="100" w:lineRule="atLeast"/><w:jc w:val="right"/></w:pPr><w:r><w:rPr><w:rFonts w:cs="Arial"/><w:b/><w:szCs w:val="18"/></w:rPr><w:t>Total</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vAlign w:val="bottom"/></w:tcPr><w:p><w:pPr><w:pStyle w:val="style0"/></w:pPr><w:r><w:rPr><w:szCs w:val="22"/></w:rPr><w:t>Task 1: Data Review and Preparation</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10,963 </w:t></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(1,096)</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9,867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vAlign w:val="bottom"/></w:tcPr><w:p><w:pPr><w:pStyle w:val="style0"/></w:pPr><w:r><w:rPr><w:szCs w:val="22"/></w:rPr><w:t>Task 2: Configuration and Installation</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61,852 </w:t></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(6,185)</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55,667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vAlign w:val="bottom"/></w:tcPr><w:p><w:pPr><w:pStyle w:val="style0"/></w:pPr><w:r><w:rPr><w:szCs w:val="22"/></w:rPr><w:t>Task 3: Application Support and Updates (6 months)</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8,933 </w:t></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(893)</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8,040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szCs w:val="22"/></w:rPr><w:t xml:space="preserve">Task 4: Training Webinar </w:t></w:r></w:p><w:p><w:pPr><w:pStyle w:val="style0"/></w:pPr><w:r><w:rPr><w:rFonts w:cs="Calibri"/><w:szCs w:val="22"/></w:rPr><w:t xml:space="preserve"> </w:t></w:r><w:r><w:rPr><w:rFonts w:cs="Calibri"/><w:szCs w:val="22"/></w:rPr><w:t>- Training-webinar – 1-2 hours, up to 100 attendees</w:t></w:r></w:p></w:tc><w:tc><w:tcPr><w:tcW w:type="dxa" w:w="1319"/><w:tcBorders><w:top w:color="C0C0C0" w:space="0" w:sz="6" w:val="single"/><w:left w:color="C0C0C0" w:space="0" w:sz="6" w:val="single"/><w:bottom w:color="C0C0C0" w:space="0" w:sz="6" w:val="single"/><w:right w:color="C0C0C0" w:space="0" w:sz="6" w:val="single"/></w:tcBorders><w:shd w:fill="auto"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1,000 </w:t></w:r></w:p></w:tc><w:tc><w:tcPr><w:tcW w:type="dxa" w:w="1470"/><w:tcBorders><w:top w:color="C0C0C0" w:space="0" w:sz="6" w:val="single"/><w:left w:color="C0C0C0" w:space="0" w:sz="6" w:val="single"/><w:bottom w:color="C0C0C0" w:space="0" w:sz="6" w:val="single"/><w:right w:color="C0C0C0" w:space="0" w:sz="6" w:val="single"/></w:tcBorders><w:shd w:fill="auto" w:val="clear"/><w:tcMar><w:top w:type="dxa" w:w="0"/><w:left w:type="dxa" w:w="108"/><w:bottom w:type="dxa" w:w="0"/><w:right w:type="dxa" w:w="108"/></w:tcMar><w:vAlign w:val="bottom"/></w:tcPr><w:p><w:pPr><w:pStyle w:val="style0"/><w:jc w:val="right"/></w:pPr><w:r><w:rPr><w:rFonts w:cs="Arial"/><w:szCs w:val="22"/></w:rPr><w:t xml:space="preserve">       </w:t></w:r><w:r><w:rPr><w:rFonts w:cs="Arial"/><w:szCs w:val="22"/></w:rPr><w:t>(150)</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jc w:val="right"/></w:pPr><w:r><w:rPr><w:rFonts w:cs="Arial"/><w:szCs w:val="22"/></w:rPr><w:t xml:space="preserve">          </w:t></w:r><w:r><w:rPr><w:rFonts w:cs="Arial"/><w:szCs w:val="22"/></w:rPr><w:t xml:space="preserve">850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szCs w:val="22"/></w:rPr><w:t>Hosting:  Amazon Web Services</w:t></w:r></w:p><w:p><w:pPr><w:pStyle w:val="style48"/><w:numPr><w:ilvl w:val="2"/><w:numId w:val="4"/></w:numPr><w:tabs><w:tab w:leader="none" w:pos="1434" w:val="left"/></w:tabs><w:ind w:hanging="0" w:left="717" w:right="0"/></w:pPr><w:r><w:rPr><w:rFonts w:cs="Calibri"/><w:szCs w:val="22"/></w:rPr><w:t>32 states</w:t></w:r></w:p><w:p><w:pPr><w:pStyle w:val="style48"/><w:numPr><w:ilvl w:val="2"/><w:numId w:val="4"/></w:numPr><w:tabs><w:tab w:leader="none" w:pos="1434" w:val="left"/></w:tabs><w:ind w:hanging="0" w:left="717" w:right="0"/></w:pPr><w:r><w:rPr><w:rFonts w:cs="Calibri"/><w:szCs w:val="22"/></w:rPr><w:t>US West N. California host</w:t></w:r></w:p><w:p><w:pPr><w:pStyle w:val="style48"/><w:numPr><w:ilvl w:val="2"/><w:numId w:val="4"/></w:numPr><w:tabs><w:tab w:leader="none" w:pos="1434" w:val="left"/></w:tabs><w:ind w:hanging="0" w:left="717" w:right="0"/></w:pPr><w:r><w:rPr><w:rFonts w:cs="Calibri"/><w:szCs w:val="22"/></w:rPr><w:t>6 months (180 days)</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Calibri"/><w:szCs w:val="22"/></w:rPr></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Calibri"/><w:szCs w:val="22"/></w:rPr></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spacing w:line="100" w:lineRule="atLeast"/><w:jc w:val="right"/></w:pPr><w:r><w:rPr><w:rFonts w:cs="Arial"/><w:szCs w:val="22"/></w:rPr><w:t xml:space="preserve">      </w:t></w:r><w:r><w:rPr><w:rFonts w:cs="Arial"/><w:szCs w:val="22"/></w:rPr><w:t xml:space="preserve">9,000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DDD9C3" w:val="clear"/><w:tcMar><w:top w:type="dxa" w:w="0"/><w:left w:type="dxa" w:w="108"/><w:bottom w:type="dxa" w:w="0"/><w:right w:type="dxa" w:w="108"/></w:tcMar><w:vAlign w:val="bottom"/></w:tcPr><w:p><w:pPr><w:pStyle w:val="style0"/></w:pPr><w:r><w:rPr><w:b/><w:bCs/><w:szCs w:val="22"/></w:rPr><w:t>6 Months Total</w:t></w:r></w:p></w:tc><w:tc><w:tcPr><w:tcW w:type="dxa" w:w="1319"/><w:tcBorders><w:top w:color="C0C0C0" w:space="0" w:sz="6" w:val="single"/><w:left w:color="C0C0C0" w:space="0" w:sz="6" w:val="single"/><w:bottom w:color="C0C0C0" w:space="0" w:sz="6" w:val="single"/><w:right w:color="C0C0C0" w:space="0" w:sz="6" w:val="single"/></w:tcBorders><w:shd w:fill="DDD9C3" w:val="clear"/><w:tcMar><w:top w:type="dxa" w:w="0"/><w:left w:type="dxa" w:w="108"/><w:bottom w:type="dxa" w:w="0"/><w:right w:type="dxa" w:w="108"/></w:tcMar><w:vAlign w:val="bottom"/></w:tcPr><w:p><w:pPr><w:pStyle w:val="style0"/><w:jc w:val="right"/></w:pPr><w:r><w:rPr><w:rFonts w:cs="Arial"/><w:b/><w:bCs/><w:szCs w:val="22"/></w:rPr><w:t xml:space="preserve">    </w:t></w:r><w:r><w:rPr><w:rFonts w:cs="Arial"/><w:b/><w:bCs/><w:szCs w:val="22"/></w:rPr><w:t xml:space="preserve">81,748 </w:t></w:r></w:p></w:tc><w:tc><w:tcPr><w:tcW w:type="dxa" w:w="1470"/><w:tcBorders><w:top w:color="C0C0C0" w:space="0" w:sz="6" w:val="single"/><w:left w:color="C0C0C0" w:space="0" w:sz="6" w:val="single"/><w:bottom w:color="C0C0C0" w:space="0" w:sz="6" w:val="single"/><w:right w:color="C0C0C0" w:space="0" w:sz="6" w:val="single"/></w:tcBorders><w:shd w:fill="DDD9C3" w:val="clear"/><w:tcMar><w:top w:type="dxa" w:w="0"/><w:left w:type="dxa" w:w="108"/><w:bottom w:type="dxa" w:w="0"/><w:right w:type="dxa" w:w="108"/></w:tcMar><w:vAlign w:val="bottom"/></w:tcPr><w:p><w:pPr><w:pStyle w:val="style0"/><w:jc w:val="right"/></w:pPr><w:r><w:rPr><w:rFonts w:cs="Arial"/><w:b/><w:bCs/><w:szCs w:val="22"/></w:rPr><w:t xml:space="preserve">    </w:t></w:r><w:r><w:rPr><w:rFonts w:cs="Arial"/><w:b/><w:bCs/><w:szCs w:val="22"/></w:rPr><w:t>(8,174)</w:t></w:r></w:p></w:tc><w:tc><w:tcPr><w:tcW w:type="dxa" w:w="1171"/><w:tcBorders><w:top w:color="C0C0C0" w:space="0" w:sz="6" w:val="single"/><w:left w:color="C0C0C0" w:space="0" w:sz="6" w:val="single"/><w:bottom w:color="C0C0C0" w:space="0" w:sz="6" w:val="single"/><w:right w:color="C0C0C0" w:space="0" w:sz="4" w:val="single"/></w:tcBorders><w:shd w:fill="DDD9C3" w:val="clear"/><w:tcMar><w:top w:type="dxa" w:w="0"/><w:left w:type="dxa" w:w="108"/><w:bottom w:type="dxa" w:w="0"/><w:right w:type="dxa" w:w="108"/></w:tcMar><w:vAlign w:val="bottom"/></w:tcPr><w:p><w:pPr><w:pStyle w:val="style0"/><w:jc w:val="right"/></w:pPr><w:r><w:rPr><w:rFonts w:cs="Arial"/><w:b/><w:bCs/><w:szCs w:val="22"/></w:rPr><w:t xml:space="preserve">    </w:t></w:r><w:r><w:rPr><w:rFonts w:cs="Arial"/><w:b/><w:bCs/><w:szCs w:val="22"/></w:rPr><w:t xml:space="preserve">83,424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b/><w:szCs w:val="22"/></w:rPr></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Calibri"/><w:szCs w:val="22"/></w:rPr></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Calibri"/><w:szCs w:val="22"/></w:rPr></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pPr><w:r><w:rPr><w:rFonts w:cs="Calibri"/><w:szCs w:val="22"/></w:rPr></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800000" w:val="clear"/><w:tcMar><w:top w:type="dxa" w:w="0"/><w:left w:type="dxa" w:w="108"/><w:bottom w:type="dxa" w:w="0"/><w:right w:type="dxa" w:w="108"/></w:tcMar></w:tcPr><w:p><w:pPr><w:pStyle w:val="style0"/></w:pPr><w:r><w:rPr><w:b/></w:rPr><w:t>Tasks – 12 months</w:t></w:r></w:p></w:tc><w:tc><w:tcPr><w:tcW w:type="dxa" w:w="1319"/><w:tcBorders><w:top w:color="C0C0C0" w:space="0" w:sz="6" w:val="single"/><w:left w:color="C0C0C0" w:space="0" w:sz="6" w:val="single"/><w:bottom w:color="C0C0C0" w:space="0" w:sz="6" w:val="single"/><w:right w:color="C0C0C0" w:space="0" w:sz="6" w:val="single"/></w:tcBorders><w:shd w:fill="800000" w:val="clear"/><w:tcMar><w:top w:type="dxa" w:w="0"/><w:left w:type="dxa" w:w="108"/><w:bottom w:type="dxa" w:w="0"/><w:right w:type="dxa" w:w="108"/></w:tcMar><w:vAlign w:val="bottom"/></w:tcPr><w:p><w:pPr><w:pStyle w:val="style0"/><w:spacing w:after="0" w:before="40" w:line="100" w:lineRule="atLeast"/><w:jc w:val="right"/></w:pPr><w:r><w:rPr><w:rFonts w:cs="Arial"/><w:b/><w:szCs w:val="18"/></w:rPr><w:t>Amount</w:t></w:r></w:p></w:tc><w:tc><w:tcPr><w:tcW w:type="dxa" w:w="1470"/><w:tcBorders><w:top w:color="C0C0C0" w:space="0" w:sz="6" w:val="single"/><w:left w:color="C0C0C0" w:space="0" w:sz="6" w:val="single"/><w:bottom w:color="C0C0C0" w:space="0" w:sz="6" w:val="single"/><w:right w:color="C0C0C0" w:space="0" w:sz="6" w:val="single"/></w:tcBorders><w:shd w:fill="800000" w:val="clear"/><w:tcMar><w:top w:type="dxa" w:w="0"/><w:left w:type="dxa" w:w="108"/><w:bottom w:type="dxa" w:w="0"/><w:right w:type="dxa" w:w="108"/></w:tcMar><w:vAlign w:val="bottom"/></w:tcPr><w:p><w:pPr><w:pStyle w:val="style0"/><w:spacing w:after="0" w:before="40" w:line="100" w:lineRule="atLeast"/><w:jc w:val="right"/></w:pPr><w:r><w:rPr><w:rFonts w:eastAsia="MS Mincho"/><w:b/></w:rPr><w:t>Government Discount</w:t></w:r></w:p></w:tc><w:tc><w:tcPr><w:tcW w:type="dxa" w:w="1171"/><w:tcBorders><w:top w:color="C0C0C0" w:space="0" w:sz="6" w:val="single"/><w:left w:color="C0C0C0" w:space="0" w:sz="6" w:val="single"/><w:bottom w:color="C0C0C0" w:space="0" w:sz="6" w:val="single"/><w:right w:color="C0C0C0" w:space="0" w:sz="4" w:val="single"/></w:tcBorders><w:shd w:fill="800000" w:val="clear"/><w:tcMar><w:top w:type="dxa" w:w="0"/><w:left w:type="dxa" w:w="108"/><w:bottom w:type="dxa" w:w="0"/><w:right w:type="dxa" w:w="108"/></w:tcMar><w:vAlign w:val="bottom"/></w:tcPr><w:p><w:pPr><w:pStyle w:val="style0"/><w:spacing w:after="0" w:before="40" w:line="100" w:lineRule="atLeast"/><w:jc w:val="right"/></w:pPr><w:r><w:rPr><w:rFonts w:cs="Arial"/><w:b/><w:szCs w:val="18"/></w:rPr><w:t>Total</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vAlign w:val="bottom"/></w:tcPr><w:p><w:pPr><w:pStyle w:val="style0"/></w:pPr><w:r><w:rPr><w:szCs w:val="22"/></w:rPr><w:t>Task 1: Data Review and Preparation</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Pr><w:t xml:space="preserve">$  10,963 </w:t></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Pr><w:t>$  (1,096)</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9,867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vAlign w:val="bottom"/></w:tcPr><w:p><w:pPr><w:pStyle w:val="style0"/></w:pPr><w:r><w:rPr><w:szCs w:val="22"/></w:rPr><w:t>Task 2: Configuration and Installation</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Pr><w:t xml:space="preserve"> </w:t></w:r><w:r><w:rPr></w:rPr><w:t xml:space="preserve">61,852 </w:t></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Pr><w:t xml:space="preserve"> </w:t></w:r><w:r><w:rPr></w:rPr><w:t>(6,185)</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55,667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vAlign w:val="bottom"/></w:tcPr><w:p><w:pPr><w:pStyle w:val="style0"/></w:pPr><w:r><w:rPr><w:szCs w:val="22"/></w:rPr><w:t>Task 3: Application Support and Updates (12 months)</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Pr><w:t xml:space="preserve"> </w:t></w:r><w:r><w:rPr></w:rPr><w:t xml:space="preserve">17,866 </w:t></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Pr><w:t xml:space="preserve"> </w:t></w:r><w:r><w:rPr></w:rPr><w:t>(1,787)</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16,079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szCs w:val="22"/></w:rPr><w:t xml:space="preserve">Task 4: Training Webinar </w:t></w:r></w:p><w:p><w:pPr><w:pStyle w:val="style0"/></w:pPr><w:r><w:rPr><w:rFonts w:cs="Calibri"/><w:szCs w:val="22"/></w:rPr><w:t xml:space="preserve"> </w:t></w:r><w:r><w:rPr><w:rFonts w:cs="Calibri"/><w:szCs w:val="22"/></w:rPr><w:t>- Training-webinar – 1-2 hours, up to 100 attendees</w:t></w:r></w:p></w:tc><w:tc><w:tcPr><w:tcW w:type="dxa" w:w="1319"/><w:tcBorders><w:top w:color="C0C0C0" w:space="0" w:sz="6" w:val="single"/><w:left w:color="C0C0C0" w:space="0" w:sz="6" w:val="single"/><w:bottom w:color="C0C0C0" w:space="0" w:sz="6" w:val="single"/><w:right w:color="C0C0C0" w:space="0" w:sz="6" w:val="single"/></w:tcBorders><w:shd w:fill="auto" w:val="clear"/><w:tcMar><w:top w:type="dxa" w:w="0"/><w:left w:type="dxa" w:w="108"/><w:bottom w:type="dxa" w:w="0"/><w:right w:type="dxa" w:w="108"/></w:tcMar></w:tcPr><w:p><w:pPr><w:pStyle w:val="style0"/><w:jc w:val="right"/></w:pPr><w:r><w:rPr></w:rPr><w:t xml:space="preserve"> </w:t></w:r><w:r><w:rPr></w:rPr><w:t xml:space="preserve">1,000 </w:t></w:r></w:p></w:tc><w:tc><w:tcPr><w:tcW w:type="dxa" w:w="1470"/><w:tcBorders><w:top w:color="C0C0C0" w:space="0" w:sz="6" w:val="single"/><w:left w:color="C0C0C0" w:space="0" w:sz="6" w:val="single"/><w:bottom w:color="C0C0C0" w:space="0" w:sz="6" w:val="single"/><w:right w:color="C0C0C0" w:space="0" w:sz="6" w:val="single"/></w:tcBorders><w:shd w:fill="auto" w:val="clear"/><w:tcMar><w:top w:type="dxa" w:w="0"/><w:left w:type="dxa" w:w="108"/><w:bottom w:type="dxa" w:w="0"/><w:right w:type="dxa" w:w="108"/></w:tcMar></w:tcPr><w:p><w:pPr><w:pStyle w:val="style0"/><w:jc w:val="right"/></w:pPr><w:r><w:rPr></w:rPr><w:t xml:space="preserve"> </w:t></w:r><w:r><w:rPr></w:rPr><w:t>(150)</w:t></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850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szCs w:val="22"/></w:rPr><w:t>Hosting:  Amazon Web Services</w:t></w:r></w:p><w:p><w:pPr><w:pStyle w:val="style48"/><w:numPr><w:ilvl w:val="2"/><w:numId w:val="4"/></w:numPr><w:tabs><w:tab w:leader="none" w:pos="1434" w:val="left"/></w:tabs><w:ind w:hanging="0" w:left="717" w:right="0"/></w:pPr><w:r><w:rPr><w:rFonts w:cs="Calibri"/><w:szCs w:val="22"/></w:rPr><w:t>32 states</w:t></w:r></w:p><w:p><w:pPr><w:pStyle w:val="style48"/><w:numPr><w:ilvl w:val="2"/><w:numId w:val="4"/></w:numPr><w:tabs><w:tab w:leader="none" w:pos="1434" w:val="left"/></w:tabs><w:ind w:hanging="0" w:left="717" w:right="0"/></w:pPr><w:r><w:rPr><w:rFonts w:cs="Calibri"/><w:szCs w:val="22"/></w:rPr><w:t>US West N. California host</w:t></w:r></w:p><w:p><w:pPr><w:pStyle w:val="style48"/><w:numPr><w:ilvl w:val="2"/><w:numId w:val="4"/></w:numPr><w:tabs><w:tab w:leader="none" w:pos="1434" w:val="left"/></w:tabs><w:ind w:hanging="0" w:left="717" w:right="0"/></w:pPr><w:r><w:rPr><w:rFonts w:cs="Calibri"/><w:szCs w:val="22"/></w:rPr><w:t>12 months (365 days) – assumes payment in advance</w:t></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Fonts w:cs="Calibri"/><w:szCs w:val="22"/></w:rPr></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tcPr><w:p><w:pPr><w:pStyle w:val="style0"/><w:jc w:val="right"/></w:pPr><w:r><w:rPr><w:rFonts w:cs="Calibri"/><w:szCs w:val="22"/></w:rPr></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spacing w:line="100" w:lineRule="atLeast"/><w:jc w:val="right"/></w:pPr><w:r><w:rPr></w:rPr><w:t xml:space="preserve"> </w:t></w:r><w:r><w:rPr></w:rPr><w:t xml:space="preserve">12,000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DDD9C3" w:val="clear"/><w:tcMar><w:top w:type="dxa" w:w="0"/><w:left w:type="dxa" w:w="108"/><w:bottom w:type="dxa" w:w="0"/><w:right w:type="dxa" w:w="108"/></w:tcMar><w:vAlign w:val="bottom"/></w:tcPr><w:p><w:pPr><w:pStyle w:val="style0"/></w:pPr><w:r><w:rPr><w:b/><w:bCs/><w:szCs w:val="22"/></w:rPr><w:t>12 Months Total</w:t></w:r></w:p></w:tc><w:tc><w:tcPr><w:tcW w:type="dxa" w:w="1319"/><w:tcBorders><w:top w:color="C0C0C0" w:space="0" w:sz="6" w:val="single"/><w:left w:color="C0C0C0" w:space="0" w:sz="6" w:val="single"/><w:bottom w:color="C0C0C0" w:space="0" w:sz="6" w:val="single"/><w:right w:color="C0C0C0" w:space="0" w:sz="6" w:val="single"/></w:tcBorders><w:shd w:fill="DDD9C3" w:val="clear"/><w:tcMar><w:top w:type="dxa" w:w="0"/><w:left w:type="dxa" w:w="108"/><w:bottom w:type="dxa" w:w="0"/><w:right w:type="dxa" w:w="108"/></w:tcMar></w:tcPr><w:p><w:pPr><w:pStyle w:val="style0"/><w:jc w:val="right"/></w:pPr><w:r><w:rPr><w:b/></w:rPr><w:t xml:space="preserve"> </w:t></w:r><w:r><w:rPr><w:b/></w:rPr><w:t xml:space="preserve">90,681 </w:t></w:r></w:p></w:tc><w:tc><w:tcPr><w:tcW w:type="dxa" w:w="1470"/><w:tcBorders><w:top w:color="C0C0C0" w:space="0" w:sz="6" w:val="single"/><w:left w:color="C0C0C0" w:space="0" w:sz="6" w:val="single"/><w:bottom w:color="C0C0C0" w:space="0" w:sz="6" w:val="single"/><w:right w:color="C0C0C0" w:space="0" w:sz="6" w:val="single"/></w:tcBorders><w:shd w:fill="DDD9C3" w:val="clear"/><w:tcMar><w:top w:type="dxa" w:w="0"/><w:left w:type="dxa" w:w="108"/><w:bottom w:type="dxa" w:w="0"/><w:right w:type="dxa" w:w="108"/></w:tcMar></w:tcPr><w:p><w:pPr><w:pStyle w:val="style0"/><w:jc w:val="right"/></w:pPr><w:r><w:rPr><w:b/></w:rPr><w:t xml:space="preserve"> </w:t></w:r><w:r><w:rPr><w:b/></w:rPr><w:t>(9,068)</w:t></w:r></w:p></w:tc><w:tc><w:tcPr><w:tcW w:type="dxa" w:w="1171"/><w:tcBorders><w:top w:color="C0C0C0" w:space="0" w:sz="6" w:val="single"/><w:left w:color="C0C0C0" w:space="0" w:sz="6" w:val="single"/><w:bottom w:color="C0C0C0" w:space="0" w:sz="6" w:val="single"/><w:right w:color="C0C0C0" w:space="0" w:sz="4" w:val="single"/></w:tcBorders><w:shd w:fill="DDD9C3" w:val="clear"/><w:tcMar><w:top w:type="dxa" w:w="0"/><w:left w:type="dxa" w:w="108"/><w:bottom w:type="dxa" w:w="0"/><w:right w:type="dxa" w:w="108"/></w:tcMar></w:tcPr><w:p><w:pPr><w:pStyle w:val="style0"/><w:jc w:val="right"/></w:pPr><w:r><w:rPr><w:b/></w:rPr><w:t xml:space="preserve"> </w:t></w:r><w:r><w:rPr><w:b/></w:rPr><w:t xml:space="preserve">94,463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b/><w:szCs w:val="22"/></w:rPr></w:r></w:p></w:tc><w:tc><w:tcPr><w:tcW w:type="dxa" w:w="1319"/><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Calibri"/><w:szCs w:val="22"/></w:rPr></w:r></w:p></w:tc><w:tc><w:tcPr><w:tcW w:type="dxa" w:w="1470"/><w:tcBorders><w:top w:color="C0C0C0" w:space="0" w:sz="6" w:val="single"/><w:left w:color="C0C0C0" w:space="0" w:sz="6" w:val="single"/><w:bottom w:color="C0C0C0" w:space="0" w:sz="6" w:val="single"/><w:right w:color="C0C0C0" w:space="0" w:sz="6" w:val="single"/></w:tcBorders><w:shd w:fill="FFFFFF" w:val="clear"/><w:tcMar><w:top w:type="dxa" w:w="0"/><w:left w:type="dxa" w:w="108"/><w:bottom w:type="dxa" w:w="0"/><w:right w:type="dxa" w:w="108"/></w:tcMar><w:vAlign w:val="bottom"/></w:tcPr><w:p><w:pPr><w:pStyle w:val="style0"/><w:jc w:val="right"/></w:pPr><w:r><w:rPr><w:rFonts w:cs="Calibri"/><w:szCs w:val="22"/></w:rPr></w:r></w:p></w:tc><w:tc><w:tcPr><w:tcW w:type="dxa" w:w="1171"/><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pPr><w:r><w:rPr><w:rFonts w:cs="Calibri"/><w:szCs w:val="22"/></w:rPr></w:r></w:p></w:tc></w:tr></w:tbl><w:p><w:pPr><w:pStyle w:val="style0"/></w:pPr><w:r><w:rPr><w:szCs w:val="22"/></w:rPr></w:r></w:p><w:p><w:pPr><w:pStyle w:val="style0"/></w:pPr><w:r><w:rPr><w:b/><w:i/></w:rPr><w:t>Amounts are in US Dollars and do not incorporate the cost of currency transactions.  The amounts do not include VAT tax. If it turns out that Azavea will be liable for VAT tax or will be paid in local currency, Azavea will add the additional amount to the totals provided here.</w:t></w:r></w:p><w:p><w:pPr><w:pStyle w:val="style0"/></w:pPr><w:r><w:rPr><w:szCs w:val="22"/></w:rPr></w:r></w:p><w:p><w:pPr><w:pStyle w:val="style0"/><w:spacing w:line="100" w:lineRule="atLeast"/></w:pPr><w:r><w:rPr><w:rFonts w:cs="Arial"/><w:b/><w:bCs/><w:color w:val="990000"/><w:sz w:val="44"/><w:szCs w:val="32"/></w:rPr></w:r></w:p><w:p><w:pPr><w:pStyle w:val="style1"/><w:pageBreakBefore/></w:pPr><w:bookmarkStart w:id="44" w:name="__RefHeading__1295_1691799817"/><w:bookmarkStart w:id="45" w:name="_Toc366709363"/><w:bookmarkEnd w:id="44"/><w:bookmarkEnd w:id="45"/><w:r><w:rPr></w:rPr><w:t>Milestones</w:t></w:r></w:p><w:p><w:pPr><w:pStyle w:val="style0"/></w:pPr><w:r><w:rPr><w:szCs w:val="22"/></w:rPr><w:t>The project will be completed on a milestone basis, according to one of the two hosting plans:</w:t></w:r></w:p><w:p><w:pPr><w:pStyle w:val="style0"/></w:pPr><w:r><w:rPr><w:szCs w:val="22"/></w:rPr></w:r></w:p><w:tbl><w:tblPr><w:jc w:val="left"/><w:tblInd w:type="dxa" w:w="-15"/><w:tblBorders><w:top w:color="C0C0C0" w:space="0" w:sz="6" w:val="single"/><w:left w:color="C0C0C0" w:space="0" w:sz="4" w:val="single"/><w:bottom w:color="C0C0C0" w:space="0" w:sz="6" w:val="single"/><w:right w:color="C0C0C0" w:space="0" w:sz="6" w:val="single"/></w:tblBorders></w:tblPr><w:tblGrid><w:gridCol w:w="5774"/><w:gridCol w:w="1320"/></w:tblGrid><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800000" w:val="clear"/><w:tcMar><w:top w:type="dxa" w:w="0"/><w:left w:type="dxa" w:w="108"/><w:bottom w:type="dxa" w:w="0"/><w:right w:type="dxa" w:w="108"/></w:tcMar></w:tcPr><w:p><w:pPr><w:pStyle w:val="style0"/></w:pPr><w:r><w:rPr><w:b/></w:rPr><w:t>Tasks – 6 months</w:t></w:r></w:p></w:tc><w:tc><w:tcPr><w:tcW w:type="dxa" w:w="1320"/><w:tcBorders><w:top w:color="C0C0C0" w:space="0" w:sz="6" w:val="single"/><w:left w:color="C0C0C0" w:space="0" w:sz="6" w:val="single"/><w:bottom w:color="C0C0C0" w:space="0" w:sz="6" w:val="single"/><w:right w:color="C0C0C0" w:space="0" w:sz="4" w:val="single"/></w:tcBorders><w:shd w:fill="800000" w:val="clear"/><w:tcMar><w:top w:type="dxa" w:w="0"/><w:left w:type="dxa" w:w="108"/><w:bottom w:type="dxa" w:w="0"/><w:right w:type="dxa" w:w="108"/></w:tcMar><w:vAlign w:val="bottom"/></w:tcPr><w:p><w:pPr><w:pStyle w:val="style0"/><w:spacing w:after="0" w:before="40" w:line="100" w:lineRule="atLeast"/><w:jc w:val="right"/></w:pPr><w:r><w:rPr><w:rFonts w:cs="Arial"/><w:b/><w:szCs w:val="18"/></w:rPr><w:t>Amount</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1: Project Kickoff</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$ 10,000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2: Deliver configured application for 32 states for testing</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35,000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3: Deliver final application for production</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24,224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4: Beginning of Month 2</w:t></w:r></w:p></w:tc><w:tc><w:tcPr><w:tcW w:type="dxa" w:w="1320"/><w:tcBorders><w:top w:color="C0C0C0" w:space="0" w:sz="6" w:val="single"/><w:left w:color="C0C0C0" w:space="0" w:sz="6" w:val="single"/><w:bottom w:color="C0C0C0" w:space="0" w:sz="6" w:val="single"/><w:right w:color="C0C0C0" w:space="0" w:sz="4" w:val="single"/></w:tcBorders><w:shd w:fill="auto" w:val="clear"/><w:tcMar><w:top w:type="dxa" w:w="0"/><w:left w:type="dxa" w:w="108"/><w:bottom w:type="dxa" w:w="0"/><w:right w:type="dxa" w:w="108"/></w:tcMar></w:tcPr><w:p><w:pPr><w:pStyle w:val="style0"/><w:jc w:val="right"/></w:pPr><w:r><w:rPr></w:rPr><w:t xml:space="preserve"> </w:t></w:r><w:r><w:rPr></w:rPr><w:t>5,680</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5: Beginning of Month 4</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5,680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5: Beginning of Month 6</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2,840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DDD9C3" w:val="clear"/><w:tcMar><w:top w:type="dxa" w:w="0"/><w:left w:type="dxa" w:w="108"/><w:bottom w:type="dxa" w:w="0"/><w:right w:type="dxa" w:w="108"/></w:tcMar><w:vAlign w:val="bottom"/></w:tcPr><w:p><w:pPr><w:pStyle w:val="style0"/></w:pPr><w:r><w:rPr><w:b/><w:bCs/><w:szCs w:val="22"/></w:rPr><w:t>6 Months Total</w:t></w:r></w:p></w:tc><w:tc><w:tcPr><w:tcW w:type="dxa" w:w="1320"/><w:tcBorders><w:top w:color="C0C0C0" w:space="0" w:sz="6" w:val="single"/><w:left w:color="C0C0C0" w:space="0" w:sz="6" w:val="single"/><w:bottom w:color="C0C0C0" w:space="0" w:sz="6" w:val="single"/><w:right w:color="C0C0C0" w:space="0" w:sz="4" w:val="single"/></w:tcBorders><w:shd w:fill="DDD9C3" w:val="clear"/><w:tcMar><w:top w:type="dxa" w:w="0"/><w:left w:type="dxa" w:w="108"/><w:bottom w:type="dxa" w:w="0"/><w:right w:type="dxa" w:w="108"/></w:tcMar><w:vAlign w:val="bottom"/></w:tcPr><w:p><w:pPr><w:pStyle w:val="style0"/><w:jc w:val="right"/></w:pPr><w:r><w:rPr><w:rFonts w:cs="Arial"/><w:b/><w:bCs/><w:szCs w:val="22"/></w:rPr><w:t xml:space="preserve">83,424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Fonts w:cs="Calibri"/><w:b/><w:szCs w:val="22"/></w:rPr></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vAlign w:val="bottom"/></w:tcPr><w:p><w:pPr><w:pStyle w:val="style0"/><w:jc w:val="right"/></w:pPr><w:r><w:rPr><w:rFonts w:cs="Calibri"/><w:szCs w:val="22"/></w:rPr></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800000" w:val="clear"/><w:tcMar><w:top w:type="dxa" w:w="0"/><w:left w:type="dxa" w:w="108"/><w:bottom w:type="dxa" w:w="0"/><w:right w:type="dxa" w:w="108"/></w:tcMar></w:tcPr><w:p><w:pPr><w:pStyle w:val="style0"/></w:pPr><w:r><w:rPr><w:b/></w:rPr><w:t>Tasks – 12 months</w:t></w:r></w:p></w:tc><w:tc><w:tcPr><w:tcW w:type="dxa" w:w="1320"/><w:tcBorders><w:top w:color="C0C0C0" w:space="0" w:sz="6" w:val="single"/><w:left w:color="C0C0C0" w:space="0" w:sz="6" w:val="single"/><w:bottom w:color="C0C0C0" w:space="0" w:sz="6" w:val="single"/><w:right w:color="C0C0C0" w:space="0" w:sz="4" w:val="single"/></w:tcBorders><w:shd w:fill="800000" w:val="clear"/><w:tcMar><w:top w:type="dxa" w:w="0"/><w:left w:type="dxa" w:w="108"/><w:bottom w:type="dxa" w:w="0"/><w:right w:type="dxa" w:w="108"/></w:tcMar><w:vAlign w:val="bottom"/></w:tcPr><w:p><w:pPr><w:pStyle w:val="style0"/><w:spacing w:after="0" w:before="40" w:line="100" w:lineRule="atLeast"/><w:jc w:val="right"/></w:pPr><w:r><w:rPr><w:rFonts w:cs="Arial"/><w:b/><w:szCs w:val="18"/></w:rPr><w:t>Amount</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1: Project Kickoff</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10,000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2: Deliver configured application for 32 states for testing</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35,000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3: Deliver final application for production</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34,723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4: Beginning of Month 2</w:t></w:r></w:p></w:tc><w:tc><w:tcPr><w:tcW w:type="dxa" w:w="1320"/><w:tcBorders><w:top w:color="C0C0C0" w:space="0" w:sz="6" w:val="single"/><w:left w:color="C0C0C0" w:space="0" w:sz="6" w:val="single"/><w:bottom w:color="C0C0C0" w:space="0" w:sz="6" w:val="single"/><w:right w:color="C0C0C0" w:space="0" w:sz="4" w:val="single"/></w:tcBorders><w:shd w:fill="auto" w:val="clear"/><w:tcMar><w:top w:type="dxa" w:w="0"/><w:left w:type="dxa" w:w="108"/><w:bottom w:type="dxa" w:w="0"/><w:right w:type="dxa" w:w="108"/></w:tcMar></w:tcPr><w:p><w:pPr><w:pStyle w:val="style0"/><w:jc w:val="right"/></w:pPr><w:r><w:rPr></w:rPr><w:t xml:space="preserve"> </w:t></w:r><w:r><w:rPr></w:rPr><w:t xml:space="preserve">2,680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5: Beginning of Month 4</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2,680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5: Beginning of Month 6</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2,680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4: Beginning of Month 8</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2,680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5: Beginning of Month 10</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2,680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FFFFFF" w:val="clear"/><w:tcMar><w:top w:type="dxa" w:w="0"/><w:left w:type="dxa" w:w="108"/><w:bottom w:type="dxa" w:w="0"/><w:right w:type="dxa" w:w="108"/></w:tcMar></w:tcPr><w:p><w:pPr><w:pStyle w:val="style0"/></w:pPr><w:r><w:rPr></w:rPr><w:t>Milestone 6: Beginning of Month 12</w:t></w:r></w:p></w:tc><w:tc><w:tcPr><w:tcW w:type="dxa" w:w="1320"/><w:tcBorders><w:top w:color="C0C0C0" w:space="0" w:sz="6" w:val="single"/><w:left w:color="C0C0C0" w:space="0" w:sz="6" w:val="single"/><w:bottom w:color="C0C0C0" w:space="0" w:sz="6" w:val="single"/><w:right w:color="C0C0C0" w:space="0" w:sz="4" w:val="single"/></w:tcBorders><w:shd w:fill="FFFFFF" w:val="clear"/><w:tcMar><w:top w:type="dxa" w:w="0"/><w:left w:type="dxa" w:w="108"/><w:bottom w:type="dxa" w:w="0"/><w:right w:type="dxa" w:w="108"/></w:tcMar></w:tcPr><w:p><w:pPr><w:pStyle w:val="style0"/><w:jc w:val="right"/></w:pPr><w:r><w:rPr></w:rPr><w:t xml:space="preserve"> </w:t></w:r><w:r><w:rPr></w:rPr><w:t xml:space="preserve">1,340 </w:t></w:r></w:p></w:tc></w:tr><w:tr><w:trPr><w:trHeight w:hRule="atLeast" w:val="240"/><w:cantSplit w:val="false"/></w:trPr><w:tc><w:tcPr><w:tcW w:type="dxa" w:w="5774"/><w:tcBorders><w:top w:color="C0C0C0" w:space="0" w:sz="6" w:val="single"/><w:left w:color="C0C0C0" w:space="0" w:sz="4" w:val="single"/><w:bottom w:color="C0C0C0" w:space="0" w:sz="6" w:val="single"/><w:right w:color="C0C0C0" w:space="0" w:sz="6" w:val="single"/></w:tcBorders><w:shd w:fill="DDD9C3" w:val="clear"/><w:tcMar><w:top w:type="dxa" w:w="0"/><w:left w:type="dxa" w:w="108"/><w:bottom w:type="dxa" w:w="0"/><w:right w:type="dxa" w:w="108"/></w:tcMar><w:vAlign w:val="bottom"/></w:tcPr><w:p><w:pPr><w:pStyle w:val="style0"/></w:pPr><w:r><w:rPr><w:b/><w:bCs/><w:szCs w:val="22"/></w:rPr><w:t>12 Months Total</w:t></w:r></w:p></w:tc><w:tc><w:tcPr><w:tcW w:type="dxa" w:w="1320"/><w:tcBorders><w:top w:color="C0C0C0" w:space="0" w:sz="6" w:val="single"/><w:left w:color="C0C0C0" w:space="0" w:sz="6" w:val="single"/><w:bottom w:color="C0C0C0" w:space="0" w:sz="6" w:val="single"/><w:right w:color="C0C0C0" w:space="0" w:sz="4" w:val="single"/></w:tcBorders><w:shd w:fill="DDD9C3" w:val="clear"/><w:tcMar><w:top w:type="dxa" w:w="0"/><w:left w:type="dxa" w:w="108"/><w:bottom w:type="dxa" w:w="0"/><w:right w:type="dxa" w:w="108"/></w:tcMar><w:vAlign w:val="bottom"/></w:tcPr><w:p><w:pPr><w:pStyle w:val="style0"/><w:jc w:val="right"/></w:pPr><w:r><w:rPr><w:b/><w:bCs/><w:szCs w:val="22"/></w:rPr><w:t xml:space="preserve">$ 94,463 </w:t></w:r></w:p></w:tc></w:tr></w:tbl><w:p><w:pPr><w:pStyle w:val="style0"/></w:pPr><w:r><w:rPr><w:szCs w:val="22"/></w:rPr></w:r></w:p><w:p><w:pPr><w:pStyle w:val="style0"/></w:pPr><w:r><w:rPr><w:szCs w:val="22"/></w:rPr></w:r></w:p><w:p><w:pPr><w:pStyle w:val="style0"/></w:pPr><w:r><w:rPr><w:szCs w:val="22"/></w:rPr></w:r></w:p><w:p><w:pPr><w:pStyle w:val="style0"/></w:pPr><w:r><w:rPr></w:rPr></w:r></w:p><w:p><w:pPr><w:pStyle w:val="style1"/><w:pageBreakBefore/></w:pPr><w:bookmarkStart w:id="46" w:name="__RefHeading__1297_1691799817"/><w:bookmarkStart w:id="47" w:name="_Toc366709364"/><w:bookmarkEnd w:id="46"/><w:bookmarkEnd w:id="47"/><w:r><w:rPr></w:rPr><w:t>About Azavea</w:t></w:r></w:p><w:p><w:pPr><w:pStyle w:val="style0"/><w:tabs><w:tab w:leader="none" w:pos="4320" w:val="left"/><w:tab w:leader="none" w:pos="7200" w:val="left"/></w:tabs></w:pPr><w:r><w:rPr><w:szCs w:val="22"/><w:lang w:eastAsia="zh-TW"/></w:rPr><w:t xml:space="preserve">Azavea is an award-winning geospatial software design and development company based in Philadelphia.  The firm was organized in 2000 to create technologically advanced solutions for web and mobile geospatial data visualization and analysis.  Azavea is a </w:t></w:r><w:hyperlink r:id="rId9"><w:r><w:rPr><w:rStyle w:val="style16"/><w:szCs w:val="22"/><w:lang w:eastAsia="zh-TW"/></w:rPr><w:t>certified B Corporation</w:t></w:r></w:hyperlink><w:r><w:rPr><w:szCs w:val="22"/><w:lang w:eastAsia="zh-TW"/></w:rPr><w:t xml:space="preserve">, a for-profit corporation with a social mission.  Our mission is to apply geospatial data and software to create more sustainable, vital and livable communities while advancing the state-of-the-art through research.  Azavea provides a range of services that include: </w:t></w:r></w:p><w:p><w:pPr><w:pStyle w:val="style0"/><w:tabs><w:tab w:leader="none" w:pos="4320" w:val="left"/><w:tab w:leader="none" w:pos="7200" w:val="left"/></w:tabs></w:pPr><w:r><w:rPr><w:szCs w:val="22"/><w:lang w:eastAsia="zh-TW"/></w:rPr><w:drawing><wp:anchor allowOverlap="1" behindDoc="0" distB="0" distL="0" distR="0" distT="0" layoutInCell="1" locked="0" relativeHeight="0" simplePos="0"><wp:simplePos x="0" y="0"/><wp:positionH relativeFrom="character"><wp:posOffset>2833370</wp:posOffset></wp:positionH><wp:positionV relativeFrom="line"><wp:posOffset>11430</wp:posOffset></wp:positionV><wp:extent cx="2979420" cy="2084705"/><wp:effectExtent b="0" l="0" r="0" t="0"/><wp:wrapSquare wrapText="largest"/><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0"/><a:srcRect/><a:stretch><a:fillRect/></a:stretch></pic:blipFill><pic:spPr bwMode="auto"><a:xfrm><a:off x="0" y="0"/><a:ext cx="2979420" cy="2084705"/></a:xfrm><a:prstGeom prst="rect"><a:avLst/></a:prstGeom><a:noFill/><a:ln w="9525"><a:noFill/><a:miter lim="800000"/><a:headEnd/><a:tailEnd/></a:ln></pic:spPr></pic:pic></a:graphicData></a:graphic></wp:anchor></w:drawing></w:r></w:p><w:p><w:pPr><w:pStyle w:val="style0"/><w:numPr><w:ilvl w:val="0"/><w:numId w:val="2"/></w:numPr><w:tabs><w:tab w:leader="none" w:pos="4320" w:val="left"/><w:tab w:leader="none" w:pos="7200" w:val="left"/></w:tabs><w:suppressAutoHyphens w:val="true"/><w:overflowPunct w:val="true"/><w:textAlignment w:val="baseline"/></w:pPr><w:r><w:rPr><w:szCs w:val="22"/><w:lang w:eastAsia="zh-TW"/></w:rPr><w:t xml:space="preserve">Web and mobile software development </w:t></w:r></w:p><w:p><w:pPr><w:pStyle w:val="style0"/><w:numPr><w:ilvl w:val="0"/><w:numId w:val="2"/></w:numPr><w:tabs><w:tab w:leader="none" w:pos="4320" w:val="left"/><w:tab w:leader="none" w:pos="7200" w:val="left"/></w:tabs><w:suppressAutoHyphens w:val="true"/><w:overflowPunct w:val="true"/><w:textAlignment w:val="baseline"/></w:pPr><w:r><w:rPr><w:szCs w:val="22"/><w:lang w:eastAsia="zh-TW"/></w:rPr><w:t>User interface and experience design</w:t></w:r></w:p><w:p><w:pPr><w:pStyle w:val="style0"/><w:numPr><w:ilvl w:val="0"/><w:numId w:val="2"/></w:numPr><w:tabs><w:tab w:leader="none" w:pos="4320" w:val="left"/><w:tab w:leader="none" w:pos="7200" w:val="left"/></w:tabs><w:suppressAutoHyphens w:val="true"/><w:overflowPunct w:val="true"/><w:textAlignment w:val="baseline"/></w:pPr><w:r><w:rPr><w:szCs w:val="22"/><w:lang w:eastAsia="zh-TW"/></w:rPr><w:t>Mapping and spatial analysis</w:t></w:r></w:p><w:p><w:pPr><w:pStyle w:val="style0"/><w:numPr><w:ilvl w:val="0"/><w:numId w:val="2"/></w:numPr><w:tabs><w:tab w:leader="none" w:pos="4320" w:val="left"/><w:tab w:leader="none" w:pos="7200" w:val="left"/></w:tabs><w:suppressAutoHyphens w:val="true"/><w:overflowPunct w:val="true"/><w:textAlignment w:val="baseline"/></w:pPr><w:r><w:rPr><w:szCs w:val="22"/><w:lang w:eastAsia="zh-TW"/></w:rPr><w:t>High performance computing</w:t></w:r></w:p><w:p><w:pPr><w:pStyle w:val="style0"/><w:numPr><w:ilvl w:val="0"/><w:numId w:val="2"/></w:numPr><w:tabs><w:tab w:leader="none" w:pos="4320" w:val="left"/><w:tab w:leader="none" w:pos="7200" w:val="left"/></w:tabs><w:suppressAutoHyphens w:val="true"/><w:overflowPunct w:val="true"/><w:textAlignment w:val="baseline"/></w:pPr><w:r><w:rPr><w:szCs w:val="22"/><w:lang w:eastAsia="zh-TW"/></w:rPr><w:t>Spatial data mining and modeling</w:t></w:r></w:p><w:p><w:pPr><w:pStyle w:val="style0"/><w:numPr><w:ilvl w:val="0"/><w:numId w:val="2"/></w:numPr><w:tabs><w:tab w:leader="none" w:pos="4320" w:val="left"/><w:tab w:leader="none" w:pos="7200" w:val="left"/></w:tabs><w:suppressAutoHyphens w:val="true"/><w:overflowPunct w:val="true"/><w:textAlignment w:val="baseline"/></w:pPr><w:r><w:rPr><w:szCs w:val="22"/><w:lang w:eastAsia="zh-TW"/></w:rPr><w:t>Research and development</w:t></w:r></w:p><w:p><w:pPr><w:pStyle w:val="style0"/><w:tabs><w:tab w:leader="none" w:pos="4320" w:val="left"/><w:tab w:leader="none" w:pos="7200" w:val="left"/></w:tabs></w:pPr><w:r><w:rPr><w:szCs w:val="22"/></w:rPr></w:r></w:p><w:p><w:pPr><w:pStyle w:val="style0"/><w:tabs><w:tab w:leader="none" w:pos="4320" w:val="left"/><w:tab w:leader="none" w:pos="7200" w:val="left"/></w:tabs></w:pPr><w:r><w:rPr><w:szCs w:val="22"/></w:rPr><w:t xml:space="preserve">The firm has designed and developed geographic data applications for a variety of domains including:  elections, economic development, cultural resources, land records, crime analysis, water resources and land conservation.  </w:t></w:r></w:p><w:p><w:pPr><w:pStyle w:val="style0"/><w:tabs><w:tab w:leader="none" w:pos="4320" w:val="left"/><w:tab w:leader="none" w:pos="7200" w:val="left"/></w:tabs></w:pPr><w:r><w:rPr><w:szCs w:val="22"/></w:rPr></w:r></w:p><w:p><w:pPr><w:pStyle w:val="style0"/><w:tabs><w:tab w:leader="none" w:pos="4320" w:val="left"/><w:tab w:leader="none" w:pos="7200" w:val="left"/></w:tabs></w:pPr><w:r><w:rPr><w:b/><w:sz w:val="24"/></w:rPr><w:t>User Experience Design</w:t></w:r></w:p><w:p><w:pPr><w:pStyle w:val="style0"/><w:tabs><w:tab w:leader="none" w:pos="4320" w:val="left"/><w:tab w:leader="none" w:pos="7200" w:val="left"/></w:tabs></w:pPr><w:r><w:rPr><w:szCs w:val="22"/></w:rPr><w:t>Azavea takes great pride in the development of user interfaces that are simple, easy-to-use and are crafted for the specific purpose at hand.  Our talented developers and designers work with each client to develop applications that aren’t simply functional, they are simple and beautiful.</w:t></w:r></w:p><w:p><w:pPr><w:pStyle w:val="style0"/><w:tabs><w:tab w:leader="none" w:pos="4320" w:val="left"/><w:tab w:leader="none" w:pos="7200" w:val="left"/></w:tabs></w:pPr><w:r><w:rPr><w:szCs w:val="22"/></w:rPr></w:r></w:p><w:p><w:pPr><w:pStyle w:val="style0"/><w:tabs><w:tab w:leader="none" w:pos="4320" w:val="left"/><w:tab w:leader="none" w:pos="7200" w:val="left"/></w:tabs></w:pPr><w:r><w:rPr><w:b/><w:sz w:val="24"/></w:rPr><w:t>Commitment to Community</w:t></w:r></w:p><w:p><w:pPr><w:pStyle w:val="style0"/><w:tabs><w:tab w:leader="none" w:pos="4320" w:val="left"/><w:tab w:leader="none" w:pos="7200" w:val="left"/></w:tabs></w:pPr><w:r><w:rPr><w:szCs w:val="22"/></w:rPr><w:t>Azavea is committed to working on projects with a strong social value component in order to promote the emergence of more dynamic, vibrant, and sustainable communities.  Each of Azavea’s projects, products and pro bono engagements showcases this commitment.</w:t></w:r></w:p><w:p><w:pPr><w:pStyle w:val="style0"/><w:tabs><w:tab w:leader="none" w:pos="4320" w:val="left"/><w:tab w:leader="none" w:pos="7200" w:val="left"/></w:tabs></w:pPr><w:r><w:rPr><w:szCs w:val="22"/></w:rPr></w:r></w:p><w:p><w:pPr><w:pStyle w:val="style0"/><w:tabs><w:tab w:leader="none" w:pos="4320" w:val="left"/><w:tab w:leader="none" w:pos="7200" w:val="left"/></w:tabs></w:pPr><w:r><w:rPr><w:b/><w:sz w:val="24"/></w:rPr><w:t>Azavea R&amp;D</w:t></w:r></w:p><w:p><w:pPr><w:pStyle w:val="style0"/><w:tabs><w:tab w:leader="none" w:pos="4320" w:val="left"/><w:tab w:leader="none" w:pos="7200" w:val="left"/></w:tabs></w:pPr><w:r><w:rPr><w:szCs w:val="22"/></w:rPr><w:t>Azavea has an active research and development program through which the firm invests substantial resources toward the development of new solutions and techniques.  Each employee is encouraged to develop a personal research project that will both engage the employee and extend the capabilities of the organization.  Current research projects related to the humanities include:  smart phone applications; cloud computing; creating tools for assessing walkability; and development of an historic geocoder that can support mapping of historic addresses.  While not all of these research projects results in measurable commercial success, they are an important part of a culture at Azavea that encourages and takes pride in innovative applications of geospatial technology.</w:t></w:r></w:p><w:p><w:pPr><w:pStyle w:val="style0"/><w:tabs><w:tab w:leader="none" w:pos="4320" w:val="left"/><w:tab w:leader="none" w:pos="7200" w:val="left"/></w:tabs><w:ind w:hanging="0" w:left="0" w:right="720"/></w:pPr><w:r><w:rPr><w:szCs w:val="22"/></w:rPr></w:r></w:p><w:p><w:pPr><w:pStyle w:val="style0"/><w:pageBreakBefore/><w:tabs><w:tab w:leader="none" w:pos="4320" w:val="left"/><w:tab w:leader="none" w:pos="7200" w:val="left"/></w:tabs></w:pPr><w:r><w:rPr><w:b/><w:sz w:val="24"/></w:rPr><w:t>Technology and Partners</w:t></w:r></w:p><w:p><w:pPr><w:pStyle w:val="style0"/><w:tabs><w:tab w:leader="none" w:pos="4320" w:val="left"/><w:tab w:leader="none" w:pos="7200" w:val="left"/></w:tabs></w:pPr><w:r><w:rPr><w:szCs w:val="22"/></w:rPr><w:t>Azavea’s developers work with a broad range of tools and have particularly strong backgrounds with the .Net, Java, Python and Adobe Flex frameworks.  Azavea is an Esri Business Partner and has several years of experience with development and deployment on the ArcGIS platform with dozens of applications implemented on the ArcGIS Server, ArcGIS.com and ArcIMS products.   Azavea was named ESRI Business Partner-of-the-Year or Foundation Partner-of-the-Year in 2006, 2007 and 2010.  In addition, Azavea is a Microsoft business partner with substantial experience developing the .Net Framework, SQL Server and Windows Server platforms.</w:t><w:drawing><wp:anchor allowOverlap="1" behindDoc="0" distB="0" distL="0" distR="0" distT="0" layoutInCell="1" locked="0" relativeHeight="0" simplePos="0"><wp:simplePos x="0" y="0"/><wp:positionH relativeFrom="character"><wp:posOffset>10160</wp:posOffset></wp:positionH><wp:positionV relativeFrom="line"><wp:posOffset>241935</wp:posOffset></wp:positionV><wp:extent cx="676275" cy="1257300"/><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1"/><a:srcRect/><a:stretch><a:fillRect/></a:stretch></pic:blipFill><pic:spPr bwMode="auto"><a:xfrm><a:off x="0" y="0"/><a:ext cx="676275" cy="1257300"/></a:xfrm><a:prstGeom prst="rect"><a:avLst/></a:prstGeom><a:noFill/><a:ln w="9525"><a:noFill/><a:miter lim="800000"/><a:headEnd/><a:tailEnd/></a:ln></pic:spPr></pic:pic></a:graphicData></a:graphic></wp:anchor></w:drawing></w:r></w:p><w:p><w:pPr><w:pStyle w:val="style0"/><w:tabs><w:tab w:leader="none" w:pos="4320" w:val="left"/><w:tab w:leader="none" w:pos="7200" w:val="left"/></w:tabs></w:pPr><w:r><w:rPr><w:szCs w:val="22"/></w:rPr></w:r></w:p><w:p><w:pPr><w:pStyle w:val="style0"/><w:tabs><w:tab w:leader="none" w:pos="4320" w:val="left"/><w:tab w:leader="none" w:pos="7200" w:val="left"/></w:tabs></w:pPr><w:r><w:rPr><w:szCs w:val="22"/></w:rPr><w:t>In addition to commercial toolkits, Azavea staff is experienced creating web software solutions that use online API’s such as GoogleMaps, Bing Maps, ArcGIS Online and OpenStreetMap.  The firm also works with a range of open source tools that accelerate and lower the cost of our software development work.  In particular, Azavea has a great deal of experience with creating solutions that bring together the strengths of both commercial and open source toolkits to create high quality and visually attractive applications.  The firm not only has experience with open source solutions, but also contributes to them, including significant contributions to OpenLayers and PostGIS.  In addition, two of Azavea’s software solutions, DistrictBuilder and OpenTreeMap, are open source and we release many other software libraries under an open source license.</w:t></w:r></w:p><w:p><w:pPr><w:pStyle w:val="style0"/><w:tabs><w:tab w:leader="none" w:pos="4320" w:val="left"/><w:tab w:leader="none" w:pos="7200" w:val="left"/></w:tabs></w:pPr><w:r><w:rPr><w:szCs w:val="22"/></w:rPr></w:r></w:p><w:p><w:pPr><w:pStyle w:val="style0"/><w:tabs><w:tab w:leader="none" w:pos="4320" w:val="left"/><w:tab w:leader="none" w:pos="7200" w:val="left"/></w:tabs></w:pPr><w:r><w:rPr><w:b/><w:sz w:val="24"/></w:rPr><w:t>Elections and Politics</w:t></w:r></w:p><w:p><w:pPr><w:pStyle w:val="style0"/><w:tabs><w:tab w:leader="none" w:pos="4320" w:val="left"/><w:tab w:leader="none" w:pos="7200" w:val="left"/></w:tabs></w:pPr><w:r><w:rPr><w:szCs w:val="22"/></w:rPr><w:t>Azavea has done a significant amount of work supporting elections and political data analysis.</w:t><w:drawing><wp:anchor allowOverlap="1" behindDoc="1" distB="0" distL="0" distR="0" distT="0" layoutInCell="1" locked="0" relativeHeight="0" simplePos="0"><wp:simplePos x="0" y="0"/><wp:positionH relativeFrom="character"><wp:posOffset>-259080</wp:posOffset></wp:positionH><wp:positionV relativeFrom="line"><wp:posOffset>146685</wp:posOffset></wp:positionV><wp:extent cx="2009775" cy="68008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2"/><a:srcRect/><a:stretch><a:fillRect/></a:stretch></pic:blipFill><pic:spPr bwMode="auto"><a:xfrm><a:off x="0" y="0"/><a:ext cx="2009775" cy="680085"/></a:xfrm><a:prstGeom prst="rect"><a:avLst/></a:prstGeom><a:noFill/><a:ln w="9525"><a:noFill/><a:miter lim="800000"/><a:headEnd/><a:tailEnd/></a:ln></pic:spPr></pic:pic></a:graphicData></a:graphic></wp:anchor></w:drawing></w:r></w:p><w:p><w:pPr><w:pStyle w:val="style0"/><w:tabs><w:tab w:leader="none" w:pos="4320" w:val="left"/><w:tab w:leader="none" w:pos="7200" w:val="left"/></w:tabs></w:pPr><w:r><w:rPr><w:szCs w:val="22"/></w:rPr></w:r></w:p><w:p><w:pPr><w:pStyle w:val="style0"/><w:tabs><w:tab w:leader="none" w:pos="4320" w:val="left"/><w:tab w:leader="none" w:pos="7200" w:val="left"/></w:tabs></w:pPr><w:r><w:rPr><w:b/><w:szCs w:val="22"/></w:rPr></w:r></w:p><w:p><w:pPr><w:pStyle w:val="style0"/><w:tabs><w:tab w:leader="none" w:pos="4320" w:val="left"/><w:tab w:leader="none" w:pos="7200" w:val="left"/></w:tabs></w:pPr><w:r><w:rPr><w:b/><w:szCs w:val="22"/></w:rPr></w:r></w:p><w:p><w:pPr><w:pStyle w:val="style0"/><w:tabs><w:tab w:leader="none" w:pos="4320" w:val="left"/><w:tab w:leader="none" w:pos="7200" w:val="left"/></w:tabs></w:pPr><w:r><w:rPr><w:b/><w:szCs w:val="22"/></w:rPr><w:t>DistrictBuilder:</w:t></w:r><w:r><w:rPr><w:szCs w:val="22"/></w:rPr><w:t xml:space="preserve">  </w:t></w:r><w:hyperlink r:id="rId13"><w:r><w:rPr><w:rStyle w:val="style16"/><w:szCs w:val="22"/></w:rPr><w:t>http://www.publicmapping.org/</w:t></w:r></w:hyperlink><w:r><w:rPr><w:szCs w:val="22"/></w:rPr><w:t xml:space="preserve"> </w:t><w:drawing><wp:anchor allowOverlap="1" behindDoc="1" distB="0" distL="0" distR="0" distT="0" layoutInCell="1" locked="0" relativeHeight="0" simplePos="0"><wp:simplePos x="0" y="0"/><wp:positionH relativeFrom="character"><wp:posOffset>3559810</wp:posOffset></wp:positionH><wp:positionV relativeFrom="line"><wp:posOffset>130175</wp:posOffset></wp:positionV><wp:extent cx="2836545" cy="207835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4"/><a:srcRect/><a:stretch><a:fillRect/></a:stretch></pic:blipFill><pic:spPr bwMode="auto"><a:xfrm><a:off x="0" y="0"/><a:ext cx="2836545" cy="2078355"/></a:xfrm><a:prstGeom prst="rect"><a:avLst/></a:prstGeom><a:noFill/><a:ln w="9525"><a:noFill/><a:miter lim="800000"/><a:headEnd/><a:tailEnd/></a:ln></pic:spPr></pic:pic></a:graphicData></a:graphic></wp:anchor></w:drawing></w:r></w:p><w:p><w:pPr><w:pStyle w:val="style0"/><w:tabs><w:tab w:leader="none" w:pos="4320" w:val="left"/><w:tab w:leader="none" w:pos="7200" w:val="left"/></w:tabs></w:pPr><w:r><w:rPr><w:szCs w:val="22"/></w:rPr><w:t>DistrictBuilder is a web-based redistricting software application developed in collaboration with George Mason University with funding from the Alfred P. Sloan Foundation, the Joyce Foundation and the Christopher Newport University Education Foundation.  The software is an open source solution designed to be deployed at low cost and adapted to both the legal context and geography of a particular jurisdiction.  Azavea has adapted this for use at the municipal and county level and provides services for configuring, installing and supporting the application.</w:t></w:r></w:p><w:p><w:pPr><w:pStyle w:val="style0"/><w:pageBreakBefore/><w:tabs><w:tab w:leader="none" w:pos="4320" w:val="left"/><w:tab w:leader="none" w:pos="7200" w:val="left"/></w:tabs></w:pPr><w:r><w:rPr><w:b/><w:szCs w:val="22"/></w:rPr><w:t xml:space="preserve">Redistricting The Nation: </w:t></w:r><w:r><w:rPr><w:szCs w:val="22"/></w:rPr><w:t xml:space="preserve"> </w:t></w:r><w:hyperlink r:id="rId15"><w:r><w:rPr><w:rStyle w:val="style16"/><w:szCs w:val="22"/></w:rPr><w:t>http://www.redistrictingthenation.com</w:t></w:r></w:hyperlink><w:r><w:rPr><w:szCs w:val="22"/></w:rPr><w:t xml:space="preserve"> </w:t></w:r></w:p><w:p><w:pPr><w:pStyle w:val="style0"/><w:tabs><w:tab w:leader="none" w:pos="4320" w:val="left"/><w:tab w:leader="none" w:pos="7200" w:val="left"/></w:tabs></w:pPr><w:r><w:rPr><w:szCs w:val="22"/></w:rPr><w:t>As part of an update to our 2006 Gerrymandering White Paper, Azavea developed a national scale web site and new data sets that enable the public to find their national, state and local districts, generate compactness metrics and learn about the redistricting process.  The application has been enormously successful and has been referenced by news media, academic organizations and citizen activists.</w:t><w:drawing><wp:anchor allowOverlap="1" behindDoc="0" distB="0" distL="0" distR="0" distT="0" layoutInCell="1" locked="0" relativeHeight="0" simplePos="0"><wp:simplePos x="0" y="0"/><wp:positionH relativeFrom="character"><wp:posOffset>2552700</wp:posOffset></wp:positionH><wp:positionV relativeFrom="line"><wp:posOffset>2743200</wp:posOffset></wp:positionV><wp:extent cx="3638550" cy="413321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6"/><a:srcRect/><a:stretch><a:fillRect/></a:stretch></pic:blipFill><pic:spPr bwMode="auto"><a:xfrm><a:off x="0" y="0"/><a:ext cx="3638550" cy="4133215"/></a:xfrm><a:prstGeom prst="rect"><a:avLst/></a:prstGeom><a:noFill/><a:ln w="9525"><a:noFill/><a:miter lim="800000"/><a:headEnd/><a:tailEnd/></a:ln></pic:spPr></pic:pic></a:graphicData></a:graphic></wp:anchor></w:drawing><w:drawing><wp:anchor allowOverlap="1" behindDoc="0" distB="0" distL="0" distR="0" distT="0" layoutInCell="1" locked="0" relativeHeight="0" simplePos="0"><wp:simplePos x="0" y="0"/><wp:positionH relativeFrom="character"><wp:posOffset>2622550</wp:posOffset></wp:positionH><wp:positionV relativeFrom="line"><wp:posOffset>-26670</wp:posOffset></wp:positionV><wp:extent cx="3559175" cy="2312670"/><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7"/><a:srcRect/><a:stretch><a:fillRect/></a:stretch></pic:blipFill><pic:spPr bwMode="auto"><a:xfrm><a:off x="0" y="0"/><a:ext cx="3559175" cy="2312670"/></a:xfrm><a:prstGeom prst="rect"><a:avLst/></a:prstGeom><a:noFill/><a:ln w="9525"><a:noFill/><a:miter lim="800000"/><a:headEnd/><a:tailEnd/></a:ln></pic:spPr></pic:pic></a:graphicData></a:graphic></wp:anchor></w:drawing></w:r></w:p><w:p><w:pPr><w:pStyle w:val="style0"/><w:tabs><w:tab w:leader="none" w:pos="4320" w:val="left"/><w:tab w:leader="none" w:pos="7200" w:val="left"/></w:tabs></w:pPr><w:r><w:rPr><w:szCs w:val="22"/></w:rPr></w:r></w:p><w:p><w:pPr><w:pStyle w:val="style0"/><w:tabs><w:tab w:leader="none" w:pos="4320" w:val="left"/><w:tab w:leader="none" w:pos="7200" w:val="left"/></w:tabs></w:pPr><w:r><w:rPr><w:szCs w:val="22"/></w:rPr></w:r></w:p><w:p><w:pPr><w:pStyle w:val="style0"/><w:tabs><w:tab w:leader="none" w:pos="4320" w:val="left"/><w:tab w:leader="none" w:pos="7200" w:val="left"/></w:tabs></w:pPr><w:r><w:rPr><w:b/><w:i/><w:szCs w:val="22"/></w:rPr><w:t>Cicero API</w:t></w:r><w:r><w:rPr><w:b/><w:szCs w:val="22"/></w:rPr><w:t>:</w:t></w:r><w:r><w:rPr><w:szCs w:val="22"/></w:rPr><w:t xml:space="preserve">  </w:t></w:r><w:hyperlink r:id="rId18"><w:r><w:rPr><w:rStyle w:val="style16"/><w:szCs w:val="22"/></w:rPr><w:t>http://www.azavea.com/cicero/</w:t></w:r></w:hyperlink><w:r><w:rPr><w:szCs w:val="22"/></w:rPr><w:t xml:space="preserve"> </w:t></w:r></w:p><w:p><w:pPr><w:pStyle w:val="style0"/><w:tabs><w:tab w:leader="none" w:pos="4320" w:val="left"/><w:tab w:leader="none" w:pos="7200" w:val="left"/></w:tabs></w:pPr><w:r><w:rPr><w:szCs w:val="22"/></w:rPr><w:t>Azavea’s team of geographers and software developers created the Cicero web API, the most comprehensive geographic database for data on elections, elected legislators and legislative district maps. Cicero quickly and accurately matches citizens with their representatives based on an address or intersection.  Organizations can integrate the Cicero web API into existing web applications or data management software and provide their stakeholders with legislative data for the United States, Canada, Australia, New Zealand, the United Kingdom and Ireland.</w:t></w:r></w:p><w:p><w:pPr><w:pStyle w:val="style0"/><w:tabs><w:tab w:leader="none" w:pos="4320" w:val="left"/><w:tab w:leader="none" w:pos="7200" w:val="left"/></w:tabs></w:pPr><w:r><w:rPr><w:szCs w:val="22"/></w:rPr></w:r></w:p><w:p><w:pPr><w:pStyle w:val="style0"/><w:tabs><w:tab w:leader="none" w:pos="4320" w:val="left"/><w:tab w:leader="none" w:pos="7200" w:val="left"/></w:tabs></w:pPr><w:r><w:rPr><w:szCs w:val="22"/></w:rPr></w:r></w:p><w:p><w:pPr><w:pStyle w:val="style0"/><w:tabs><w:tab w:leader="none" w:pos="4320" w:val="left"/><w:tab w:leader="none" w:pos="7200" w:val="left"/></w:tabs></w:pPr><w:r><w:rPr><w:szCs w:val="22"/></w:rPr></w:r></w:p><w:p><w:pPr><w:pStyle w:val="style0"/><w:pageBreakBefore/><w:tabs><w:tab w:leader="none" w:pos="4320" w:val="left"/><w:tab w:leader="none" w:pos="7200" w:val="left"/></w:tabs></w:pPr><w:r><w:rPr><w:b/><w:szCs w:val="22"/></w:rPr><w:t xml:space="preserve">Online Citizens Guide: </w:t></w:r><w:r><w:rPr><w:szCs w:val="22"/></w:rPr><w:t xml:space="preserve"> </w:t></w:r><w:hyperlink r:id="rId19"><w:r><w:rPr><w:rStyle w:val="style16"/><w:szCs w:val="22"/></w:rPr><w:t>http://guide.seventy.org/</w:t></w:r></w:hyperlink><w:r><w:rPr><w:szCs w:val="22"/></w:rPr><w:t xml:space="preserve"> Using the Cicero API, Azavea developed an online Citizen’s Guide for the Committee of 70, an election and campaign reform organization based in Philadelphia.  The Citizen’s Guide enables the public to find polling places as well as contact information for their elected representatives and ward leaders.</w:t></w:r></w:p><w:p><w:pPr><w:pStyle w:val="style0"/><w:tabs><w:tab w:leader="none" w:pos="4320" w:val="left"/><w:tab w:leader="none" w:pos="7200" w:val="left"/></w:tabs></w:pPr><w:r><w:rPr><w:szCs w:val="22"/></w:rPr><w:drawing><wp:anchor allowOverlap="1" behindDoc="0" distB="0" distL="0" distR="0" distT="0" layoutInCell="1" locked="0" relativeHeight="0" simplePos="0"><wp:simplePos x="0" y="0"/><wp:positionH relativeFrom="character"><wp:posOffset>2324100</wp:posOffset></wp:positionH><wp:positionV relativeFrom="line"><wp:posOffset>-695325</wp:posOffset></wp:positionV><wp:extent cx="3752850" cy="264858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20"/><a:srcRect/><a:stretch><a:fillRect/></a:stretch></pic:blipFill><pic:spPr bwMode="auto"><a:xfrm><a:off x="0" y="0"/><a:ext cx="3752850" cy="2648585"/></a:xfrm><a:prstGeom prst="rect"><a:avLst/></a:prstGeom><a:noFill/><a:ln w="9525"><a:noFill/><a:miter lim="800000"/><a:headEnd/><a:tailEnd/></a:ln></pic:spPr></pic:pic></a:graphicData></a:graphic></wp:anchor></w:drawing></w:r></w:p><w:p><w:pPr><w:pStyle w:val="style0"/><w:tabs><w:tab w:leader="none" w:pos="4320" w:val="left"/><w:tab w:leader="none" w:pos="7200" w:val="left"/></w:tabs></w:pPr><w:r><w:rPr><w:szCs w:val="22"/></w:rPr></w:r></w:p><w:p><w:pPr><w:pStyle w:val="style0"/><w:tabs><w:tab w:leader="none" w:pos="4320" w:val="left"/><w:tab w:leader="none" w:pos="7200" w:val="left"/></w:tabs></w:pPr><w:r><w:rPr><w:b/><w:szCs w:val="22"/></w:rPr></w:r></w:p><w:p><w:pPr><w:pStyle w:val="style0"/><w:tabs><w:tab w:leader="none" w:pos="4320" w:val="left"/><w:tab w:leader="none" w:pos="7200" w:val="left"/></w:tabs></w:pPr><w:r><w:rPr><w:b/><w:szCs w:val="22"/></w:rPr></w:r></w:p><w:p><w:pPr><w:pStyle w:val="style0"/><w:tabs><w:tab w:leader="none" w:pos="4320" w:val="left"/><w:tab w:leader="none" w:pos="7200" w:val="left"/></w:tabs></w:pPr><w:r><w:rPr><w:b/><w:szCs w:val="22"/></w:rPr></w:r></w:p><w:p><w:pPr><w:pStyle w:val="style0"/><w:tabs><w:tab w:leader="none" w:pos="4320" w:val="left"/><w:tab w:leader="none" w:pos="7200" w:val="left"/></w:tabs></w:pPr><w:r><w:rPr><w:b/><w:szCs w:val="22"/></w:rPr><w:t xml:space="preserve">Election Day Voter Protection: </w:t></w:r><w:r><w:rPr><w:szCs w:val="22"/></w:rPr><w:t xml:space="preserve"> Azavea works with election watchdog organizations to set up election incident monitoring and reporting tools.  The software we have developed enables incidents to be entered, modified, mapped and visualized in order to assess where investigation and documentation teams should be dispatched.  </w:t><w:drawing><wp:anchor allowOverlap="1" behindDoc="0" distB="0" distL="0" distR="0" distT="0" layoutInCell="1" locked="0" relativeHeight="0" simplePos="0"><wp:simplePos x="0" y="0"/><wp:positionH relativeFrom="character"><wp:posOffset>2295525</wp:posOffset></wp:positionH><wp:positionV relativeFrom="line"><wp:posOffset>76200</wp:posOffset></wp:positionV><wp:extent cx="3768725" cy="222059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21"/><a:srcRect/><a:stretch><a:fillRect/></a:stretch></pic:blipFill><pic:spPr bwMode="auto"><a:xfrm><a:off x="0" y="0"/><a:ext cx="3768725" cy="2220595"/></a:xfrm><a:prstGeom prst="rect"><a:avLst/></a:prstGeom><a:noFill/><a:ln w="9525"><a:noFill/><a:miter lim="800000"/><a:headEnd/><a:tailEnd/></a:ln></pic:spPr></pic:pic></a:graphicData></a:graphic></wp:anchor></w:drawing></w:r></w:p><w:p><w:pPr><w:pStyle w:val="style0"/><w:tabs><w:tab w:leader="none" w:pos="4320" w:val="left"/><w:tab w:leader="none" w:pos="7200" w:val="left"/></w:tabs></w:pPr><w:r><w:rPr><w:b/><w:szCs w:val="22"/></w:rPr></w:r></w:p><w:p><w:pPr><w:pStyle w:val="style0"/><w:tabs><w:tab w:leader="none" w:pos="4320" w:val="left"/><w:tab w:leader="none" w:pos="7200" w:val="left"/></w:tabs></w:pPr><w:r><w:rPr><w:b/><w:szCs w:val="22"/></w:rPr></w:r></w:p><w:p><w:pPr><w:pStyle w:val="style0"/><w:tabs><w:tab w:leader="none" w:pos="4320" w:val="left"/><w:tab w:leader="none" w:pos="7200" w:val="left"/></w:tabs></w:pPr><w:r><w:rPr><w:b/><w:szCs w:val="22"/></w:rPr><w:t>Election Results Publishing:</w:t></w:r><w:r><w:rPr><w:szCs w:val="22"/></w:rPr><w:t xml:space="preserve"> </w:t><w:drawing><wp:anchor allowOverlap="1" behindDoc="0" distB="0" distL="0" distR="0" distT="0" layoutInCell="1" locked="0" relativeHeight="0" simplePos="0"><wp:simplePos x="0" y="0"/><wp:positionH relativeFrom="character"><wp:posOffset>2266950</wp:posOffset></wp:positionH><wp:positionV relativeFrom="line"><wp:posOffset>123190</wp:posOffset></wp:positionV><wp:extent cx="3771900" cy="2783205"/><wp:effectExtent b="0" l="0" r="0" t="0"/><wp:wrapSquare wrapText="bothSides"/><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22"/><a:srcRect/><a:stretch><a:fillRect/></a:stretch></pic:blipFill><pic:spPr bwMode="auto"><a:xfrm><a:off x="0" y="0"/><a:ext cx="3771900" cy="2783205"/></a:xfrm><a:prstGeom prst="rect"><a:avLst/></a:prstGeom><a:noFill/><a:ln w="9525"><a:noFill/><a:miter lim="800000"/><a:headEnd/><a:tailEnd/></a:ln></pic:spPr></pic:pic></a:graphicData></a:graphic></wp:anchor></w:drawing></w:r></w:p><w:p><w:pPr><w:pStyle w:val="style0"/><w:tabs><w:tab w:leader="none" w:pos="4320" w:val="left"/><w:tab w:leader="none" w:pos="7200" w:val="left"/></w:tabs></w:pPr><w:r><w:rPr><w:szCs w:val="22"/></w:rPr><w:t xml:space="preserve">Azavea has developed election results analysis tools that enable the public to visualize and interact with election results data through maps, tables, graphs and reports. </w:t></w:r></w:p><w:p><w:pPr><w:pStyle w:val="style0"/><w:tabs><w:tab w:leader="none" w:pos="4320" w:val="left"/><w:tab w:leader="none" w:pos="7200" w:val="left"/></w:tabs></w:pPr><w:r><w:rPr><w:b/><w:szCs w:val="22"/></w:rPr></w:r></w:p><w:p><w:pPr><w:pStyle w:val="style0"/><w:tabs><w:tab w:leader="none" w:pos="4320" w:val="left"/><w:tab w:leader="none" w:pos="7200" w:val="left"/></w:tabs></w:pPr><w:r><w:rPr><w:szCs w:val="22"/></w:rPr><w:t xml:space="preserve"> </w:t></w:r></w:p><w:p><w:pPr><w:pStyle w:val="style0"/><w:tabs><w:tab w:leader="none" w:pos="4320" w:val="left"/><w:tab w:leader="none" w:pos="7200" w:val="left"/></w:tabs></w:pPr><w:r><w:rPr></w:rPr></w:r></w:p><w:sectPr><w:type w:val="continuous"/><w:pgSz w:h="15840" w:w="12240"/><w:pgMar w:bottom="1440" w:footer="720" w:gutter="0" w:header="720" w:left="1440" w:right="1440" w:top="1440"/><w:pgNumType w:fmt="decimal"/><w:formProt w:val="false"/><w:textDirection w:val="lrTb"/><w:docGrid w:charSpace="4096" w:linePitch="360" w:type="default"/></w:sectPr></w:body></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author="Eric Magar" w:date="2013-09-12T16:16:41Z" w:id="0">
    <w:p>
      <w:r>
        <w:rPr>
          <w:rFonts w:ascii="Ubuntu" w:cs="Times New Roman" w:eastAsia="Times New Roman" w:hAnsi="Ubuntu"/>
          <w:b w:val="false"/>
          <w:bCs w:val="false"/>
          <w:i w:val="false"/>
          <w:iCs w:val="false"/>
          <w:strike w:val="false"/>
          <w:dstrike w:val="false"/>
          <w:outline w:val="false"/>
          <w:shadow w:val="false"/>
          <w:emboss w:val="false"/>
          <w:imprint w:val="false"/>
          <w:color w:val="auto"/>
          <w:spacing w:val="0"/>
          <w:w w:val="100"/>
          <w:position w:val="0"/>
          <w:sz w:val="20"/>
          <w:sz w:val="20"/>
          <w:szCs w:val="20"/>
          <w:u w:val="none"/>
          <w:vertAlign w:val="baseline"/>
          <w:em w:val="none"/>
          <w:lang w:bidi="ar-SA" w:eastAsia="ja-JP" w:val="en-US"/>
        </w:rPr>
        <w:t xml:space="preserve">I did a few style changes to the document. I work with openOffice, so the Msword formating may be ruined in this version. I suggest taking note of the changes and, if deemed reasonable, paste them into the original document. </w:t>
      </w:r>
    </w:p>
  </w:comment>
  <w:comment w:author="Eric Magar" w:date="2013-09-12T16:15:21Z" w:id="1">
    <w:p>
      <w:r>
        <w:rPr>
          <w:rFonts w:ascii="Ubuntu" w:cs="Times New Roman" w:eastAsia="Times New Roman" w:hAnsi="Ubuntu"/>
          <w:b w:val="false"/>
          <w:bCs w:val="false"/>
          <w:i w:val="false"/>
          <w:iCs w:val="false"/>
          <w:strike w:val="false"/>
          <w:dstrike w:val="false"/>
          <w:outline w:val="false"/>
          <w:shadow w:val="false"/>
          <w:emboss w:val="false"/>
          <w:imprint w:val="false"/>
          <w:color w:val="auto"/>
          <w:spacing w:val="0"/>
          <w:w w:val="100"/>
          <w:position w:val="0"/>
          <w:sz w:val="20"/>
          <w:sz w:val="20"/>
          <w:szCs w:val="20"/>
          <w:u w:val="none"/>
          <w:vertAlign w:val="baseline"/>
          <w:em w:val="none"/>
          <w:lang w:bidi="ar-SA" w:eastAsia="ja-JP" w:val="en-US"/>
        </w:rPr>
        <w:t>Moved up in list so geograhic units are listed from smaller to larger</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Wingdings">
    <w:charset w:val="02"/>
    <w:family w:val="auto"/>
    <w:pitch w:val="default"/>
  </w:font>
  <w:font w:name="Courier New">
    <w:charset w:val="80"/>
    <w:family w:val="modern"/>
    <w:pitch w:val="fixed"/>
  </w:font>
  <w:font w:name="Symbol">
    <w:charset w:val="02"/>
    <w:family w:val="auto"/>
    <w:pitch w:val="variable"/>
  </w:font>
  <w:font w:name="Century Gothic">
    <w:charset w:val="8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4"/>
      <w:tabs>
        <w:tab w:leader="none" w:pos="4320" w:val="center"/>
        <w:tab w:leader="none" w:pos="9180" w:val="right"/>
      </w:tabs>
    </w:pPr>
    <w:r>
      <w:rPr>
        <w:rStyle w:val="style18"/>
        <w:sz w:val="18"/>
        <w:szCs w:val="18"/>
      </w:rPr>
      <w:tab/>
    </w:r>
    <w:r>
      <w:rPr>
        <w:rStyle w:val="style18"/>
        <w:sz w:val="18"/>
        <w:szCs w:val="18"/>
      </w:rPr>
      <w:fldChar w:fldCharType="begin"/>
    </w:r>
    <w:r>
      <w:instrText> PAGE </w:instrText>
    </w:r>
    <w:r>
      <w:fldChar w:fldCharType="separate"/>
    </w:r>
    <w:r>
      <w:t>18</w:t>
    </w:r>
    <w:r>
      <w:fldChar w:fldCharType="end"/>
    </w:r>
    <w:r>
      <w:rPr>
        <w:rStyle w:val="style18"/>
        <w:sz w:val="18"/>
        <w:szCs w:val="18"/>
      </w:rPr>
      <w:t>/</w:t>
    </w:r>
    <w:r>
      <w:rPr>
        <w:rStyle w:val="style18"/>
        <w:sz w:val="18"/>
        <w:szCs w:val="18"/>
      </w:rPr>
      <w:fldChar w:fldCharType="begin"/>
    </w:r>
    <w:r>
      <w:instrText> NUMPAGES </w:instrText>
    </w:r>
    <w:r>
      <w:fldChar w:fldCharType="separate"/>
    </w:r>
    <w:r>
      <w:t>18</w:t>
    </w:r>
    <w:r>
      <w:fldChar w:fldCharType="end"/>
    </w:r>
    <w:r>
      <w:rPr>
        <w:rStyle w:val="style18"/>
        <w:sz w:val="18"/>
        <w:szCs w:val="18"/>
      </w:rPr>
      <w:tab/>
      <w:t>rev 5: 3 September 2013</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3"/>
      <w:tabs>
        <w:tab w:leader="none" w:pos="4320" w:val="center"/>
        <w:tab w:leader="none" w:pos="9000" w:val="right"/>
      </w:tabs>
    </w:pPr>
    <w:r>
      <w:rPr>
        <w:color w:val="999999"/>
        <w:sz w:val="18"/>
        <w:szCs w:val="18"/>
      </w:rPr>
      <w:t>Mexico IFE:  DistrictBuilder Implementation</w:t>
      <w:tab/>
      <w:tab/>
      <w:drawing>
        <wp:anchor allowOverlap="1" behindDoc="0" distB="0" distL="0" distR="0" distT="0" layoutInCell="1" locked="0" relativeHeight="0" simplePos="0">
          <wp:simplePos x="0" y="0"/>
          <wp:positionH relativeFrom="character">
            <wp:posOffset>4686300</wp:posOffset>
          </wp:positionH>
          <wp:positionV relativeFrom="line">
            <wp:posOffset>-76200</wp:posOffset>
          </wp:positionV>
          <wp:extent cx="1238250" cy="30289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
                  <a:srcRect/>
                  <a:stretch>
                    <a:fillRect/>
                  </a:stretch>
                </pic:blipFill>
                <pic:spPr bwMode="auto">
                  <a:xfrm>
                    <a:off x="0" y="0"/>
                    <a:ext cx="1238250" cy="302895"/>
                  </a:xfrm>
                  <a:prstGeom prst="rect">
                    <a:avLst/>
                  </a:prstGeom>
                  <a:noFill/>
                  <a:ln w="9525">
                    <a:noFill/>
                    <a:miter lim="800000"/>
                    <a:headEnd/>
                    <a:tailEnd/>
                  </a:ln>
                </pic:spPr>
              </pic:pic>
            </a:graphicData>
          </a:graphic>
        </wp:anchor>
      </w:drawing>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bullet"/>
      <w:lvlText w:val=""/>
      <w:lvlJc w:val="left"/>
      <w:pPr>
        <w:tabs>
          <w:tab w:pos="720" w:val="num"/>
        </w:tabs>
        <w:ind w:hanging="360" w:left="720"/>
      </w:pPr>
      <w:rPr>
        <w:rFonts w:ascii="Wingdings" w:cs="Wingdings" w:hAnsi="Wingdings" w:hint="default"/>
      </w:rPr>
    </w:lvl>
    <w:lvl w:ilvl="1">
      <w:start w:val="1"/>
      <w:numFmt w:val="bullet"/>
      <w:lvlText w:val="o"/>
      <w:lvlJc w:val="left"/>
      <w:pPr>
        <w:tabs>
          <w:tab w:pos="1440" w:val="num"/>
        </w:tabs>
        <w:ind w:hanging="360" w:left="1440"/>
      </w:pPr>
      <w:rPr>
        <w:rFonts w:ascii="Courier New" w:cs="Courier New" w:hAnsi="Courier New" w:hint="default"/>
      </w:rPr>
    </w:lvl>
    <w:lvl w:ilvl="2">
      <w:start w:val="1"/>
      <w:numFmt w:val="bullet"/>
      <w:lvlText w:val=""/>
      <w:lvlJc w:val="left"/>
      <w:pPr>
        <w:tabs>
          <w:tab w:pos="2160" w:val="num"/>
        </w:tabs>
        <w:ind w:hanging="360" w:left="2160"/>
      </w:pPr>
      <w:rPr>
        <w:rFonts w:ascii="Wingdings" w:cs="Wingdings" w:hAnsi="Wingdings" w:hint="default"/>
      </w:rPr>
    </w:lvl>
    <w:lvl w:ilvl="3">
      <w:start w:val="1"/>
      <w:numFmt w:val="bullet"/>
      <w:lvlText w:val=""/>
      <w:lvlJc w:val="left"/>
      <w:pPr>
        <w:tabs>
          <w:tab w:pos="2880" w:val="num"/>
        </w:tabs>
        <w:ind w:hanging="360" w:left="2880"/>
      </w:pPr>
      <w:rPr>
        <w:rFonts w:ascii="Symbol" w:cs="Symbol" w:hAnsi="Symbol" w:hint="default"/>
      </w:rPr>
    </w:lvl>
    <w:lvl w:ilvl="4">
      <w:start w:val="1"/>
      <w:numFmt w:val="bullet"/>
      <w:lvlText w:val="o"/>
      <w:lvlJc w:val="left"/>
      <w:pPr>
        <w:tabs>
          <w:tab w:pos="3600" w:val="num"/>
        </w:tabs>
        <w:ind w:hanging="360" w:left="3600"/>
      </w:pPr>
      <w:rPr>
        <w:rFonts w:ascii="Courier New" w:cs="Courier New" w:hAnsi="Courier New" w:hint="default"/>
      </w:rPr>
    </w:lvl>
    <w:lvl w:ilvl="5">
      <w:start w:val="1"/>
      <w:numFmt w:val="bullet"/>
      <w:lvlText w:val=""/>
      <w:lvlJc w:val="left"/>
      <w:pPr>
        <w:tabs>
          <w:tab w:pos="4320" w:val="num"/>
        </w:tabs>
        <w:ind w:hanging="360" w:left="4320"/>
      </w:pPr>
      <w:rPr>
        <w:rFonts w:ascii="Wingdings" w:cs="Wingdings" w:hAnsi="Wingdings" w:hint="default"/>
      </w:rPr>
    </w:lvl>
    <w:lvl w:ilvl="6">
      <w:start w:val="1"/>
      <w:numFmt w:val="bullet"/>
      <w:lvlText w:val=""/>
      <w:lvlJc w:val="left"/>
      <w:pPr>
        <w:tabs>
          <w:tab w:pos="5040" w:val="num"/>
        </w:tabs>
        <w:ind w:hanging="360" w:left="5040"/>
      </w:pPr>
      <w:rPr>
        <w:rFonts w:ascii="Symbol" w:cs="Symbol" w:hAnsi="Symbol" w:hint="default"/>
      </w:rPr>
    </w:lvl>
    <w:lvl w:ilvl="7">
      <w:start w:val="1"/>
      <w:numFmt w:val="bullet"/>
      <w:lvlText w:val="o"/>
      <w:lvlJc w:val="left"/>
      <w:pPr>
        <w:tabs>
          <w:tab w:pos="5760" w:val="num"/>
        </w:tabs>
        <w:ind w:hanging="360" w:left="5760"/>
      </w:pPr>
      <w:rPr>
        <w:rFonts w:ascii="Courier New" w:cs="Courier New" w:hAnsi="Courier New" w:hint="default"/>
      </w:rPr>
    </w:lvl>
    <w:lvl w:ilvl="8">
      <w:start w:val="1"/>
      <w:numFmt w:val="bullet"/>
      <w:lvlText w:val=""/>
      <w:lvlJc w:val="left"/>
      <w:pPr>
        <w:tabs>
          <w:tab w:pos="6480" w:val="num"/>
        </w:tabs>
        <w:ind w:hanging="360" w:left="6480"/>
      </w:pPr>
      <w:rPr>
        <w:rFonts w:ascii="Wingdings" w:cs="Wingdings" w:hAnsi="Wingdings" w:hint="default"/>
      </w:rPr>
    </w:lvl>
  </w:abstractNum>
  <w:abstractNum w:abstractNumId="3">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abstractNum w:abstractNumId="4">
    <w:lvl w:ilvl="0">
      <w:start w:val="1"/>
      <w:numFmt w:val="bullet"/>
      <w:lvlText w:val=""/>
      <w:lvlJc w:val="left"/>
      <w:pPr>
        <w:tabs>
          <w:tab w:pos="720" w:val="num"/>
        </w:tabs>
        <w:ind w:hanging="360" w:left="720"/>
      </w:pPr>
      <w:rPr>
        <w:rFonts w:ascii="Wingdings" w:cs="Wingdings" w:hAnsi="Wingdings" w:hint="default"/>
      </w:rPr>
    </w:lvl>
    <w:lvl w:ilvl="1">
      <w:start w:val="1"/>
      <w:numFmt w:val="bullet"/>
      <w:lvlText w:val="o"/>
      <w:lvlJc w:val="left"/>
      <w:pPr>
        <w:tabs>
          <w:tab w:pos="1440" w:val="num"/>
        </w:tabs>
        <w:ind w:hanging="360" w:left="1440"/>
      </w:pPr>
      <w:rPr>
        <w:rFonts w:ascii="Courier New" w:cs="Courier New" w:hAnsi="Courier New" w:hint="default"/>
      </w:rPr>
    </w:lvl>
    <w:lvl w:ilvl="2">
      <w:start w:val="1"/>
      <w:numFmt w:val="bullet"/>
      <w:lvlText w:val="-"/>
      <w:lvlJc w:val="left"/>
      <w:pPr>
        <w:tabs>
          <w:tab w:pos="2160" w:val="num"/>
        </w:tabs>
        <w:ind w:hanging="360" w:left="2160"/>
      </w:pPr>
      <w:rPr>
        <w:rFonts w:ascii="Century Gothic" w:cs="Century Gothic" w:hAnsi="Century Gothic" w:hint="default"/>
      </w:rPr>
    </w:lvl>
    <w:lvl w:ilvl="3">
      <w:start w:val="1"/>
      <w:numFmt w:val="bullet"/>
      <w:lvlText w:val=""/>
      <w:lvlJc w:val="left"/>
      <w:pPr>
        <w:tabs>
          <w:tab w:pos="2880" w:val="num"/>
        </w:tabs>
        <w:ind w:hanging="360" w:left="2880"/>
      </w:pPr>
      <w:rPr>
        <w:rFonts w:ascii="Symbol" w:cs="Symbol" w:hAnsi="Symbol" w:hint="default"/>
      </w:rPr>
    </w:lvl>
    <w:lvl w:ilvl="4">
      <w:start w:val="1"/>
      <w:numFmt w:val="bullet"/>
      <w:lvlText w:val="o"/>
      <w:lvlJc w:val="left"/>
      <w:pPr>
        <w:tabs>
          <w:tab w:pos="3600" w:val="num"/>
        </w:tabs>
        <w:ind w:hanging="360" w:left="3600"/>
      </w:pPr>
      <w:rPr>
        <w:rFonts w:ascii="Courier New" w:cs="Courier New" w:hAnsi="Courier New" w:hint="default"/>
      </w:rPr>
    </w:lvl>
    <w:lvl w:ilvl="5">
      <w:start w:val="1"/>
      <w:numFmt w:val="bullet"/>
      <w:lvlText w:val=""/>
      <w:lvlJc w:val="left"/>
      <w:pPr>
        <w:tabs>
          <w:tab w:pos="4320" w:val="num"/>
        </w:tabs>
        <w:ind w:hanging="360" w:left="4320"/>
      </w:pPr>
      <w:rPr>
        <w:rFonts w:ascii="Wingdings" w:cs="Wingdings" w:hAnsi="Wingdings" w:hint="default"/>
      </w:rPr>
    </w:lvl>
    <w:lvl w:ilvl="6">
      <w:start w:val="1"/>
      <w:numFmt w:val="bullet"/>
      <w:lvlText w:val=""/>
      <w:lvlJc w:val="left"/>
      <w:pPr>
        <w:tabs>
          <w:tab w:pos="5040" w:val="num"/>
        </w:tabs>
        <w:ind w:hanging="360" w:left="5040"/>
      </w:pPr>
      <w:rPr>
        <w:rFonts w:ascii="Symbol" w:cs="Symbol" w:hAnsi="Symbol" w:hint="default"/>
      </w:rPr>
    </w:lvl>
    <w:lvl w:ilvl="7">
      <w:start w:val="1"/>
      <w:numFmt w:val="bullet"/>
      <w:lvlText w:val="o"/>
      <w:lvlJc w:val="left"/>
      <w:pPr>
        <w:tabs>
          <w:tab w:pos="5760" w:val="num"/>
        </w:tabs>
        <w:ind w:hanging="360" w:left="5760"/>
      </w:pPr>
      <w:rPr>
        <w:rFonts w:ascii="Courier New" w:cs="Courier New" w:hAnsi="Courier New" w:hint="default"/>
      </w:rPr>
    </w:lvl>
    <w:lvl w:ilvl="8">
      <w:start w:val="1"/>
      <w:numFmt w:val="bullet"/>
      <w:lvlText w:val=""/>
      <w:lvlJc w:val="left"/>
      <w:pPr>
        <w:tabs>
          <w:tab w:pos="6480" w:val="num"/>
        </w:tabs>
        <w:ind w:hanging="360" w:left="6480"/>
      </w:pPr>
      <w:rPr>
        <w:rFonts w:ascii="Wingdings" w:cs="Wingdings" w:hAnsi="Wingdings" w:hint="default"/>
      </w:rPr>
    </w:lvl>
  </w:abstractNum>
  <w:abstractNum w:abstractNumId="5">
    <w:lvl w:ilvl="0">
      <w:start w:val="1"/>
      <w:numFmt w:val="bullet"/>
      <w:lvlText w:val=""/>
      <w:lvlJc w:val="left"/>
      <w:pPr>
        <w:tabs>
          <w:tab w:pos="720" w:val="num"/>
        </w:tabs>
        <w:ind w:hanging="360" w:left="720"/>
      </w:pPr>
      <w:rPr>
        <w:rFonts w:ascii="Wingdings" w:cs="Wingdings" w:hAnsi="Wingdings" w:hint="default"/>
        <w:sz w:val="18"/>
        <w:szCs w:val="18"/>
      </w:rPr>
    </w:lvl>
    <w:lvl w:ilvl="1">
      <w:start w:val="1"/>
      <w:numFmt w:val="bullet"/>
      <w:lvlText w:val="o"/>
      <w:lvlJc w:val="left"/>
      <w:pPr>
        <w:tabs>
          <w:tab w:pos="1440" w:val="num"/>
        </w:tabs>
        <w:ind w:hanging="360" w:left="1440"/>
      </w:pPr>
      <w:rPr>
        <w:rFonts w:ascii="Courier New" w:cs="Courier New" w:hAnsi="Courier New" w:hint="default"/>
      </w:rPr>
    </w:lvl>
    <w:lvl w:ilvl="2">
      <w:start w:val="1"/>
      <w:numFmt w:val="bullet"/>
      <w:lvlText w:val=""/>
      <w:lvlJc w:val="left"/>
      <w:pPr>
        <w:tabs>
          <w:tab w:pos="2160" w:val="num"/>
        </w:tabs>
        <w:ind w:hanging="360" w:left="2160"/>
      </w:pPr>
      <w:rPr>
        <w:rFonts w:ascii="Wingdings" w:cs="Wingdings" w:hAnsi="Wingdings" w:hint="default"/>
      </w:rPr>
    </w:lvl>
    <w:lvl w:ilvl="3">
      <w:start w:val="1"/>
      <w:numFmt w:val="bullet"/>
      <w:lvlText w:val=""/>
      <w:lvlJc w:val="left"/>
      <w:pPr>
        <w:tabs>
          <w:tab w:pos="2880" w:val="num"/>
        </w:tabs>
        <w:ind w:hanging="360" w:left="2880"/>
      </w:pPr>
      <w:rPr>
        <w:rFonts w:ascii="Symbol" w:cs="Symbol" w:hAnsi="Symbol" w:hint="default"/>
      </w:rPr>
    </w:lvl>
    <w:lvl w:ilvl="4">
      <w:start w:val="1"/>
      <w:numFmt w:val="bullet"/>
      <w:lvlText w:val="o"/>
      <w:lvlJc w:val="left"/>
      <w:pPr>
        <w:tabs>
          <w:tab w:pos="3600" w:val="num"/>
        </w:tabs>
        <w:ind w:hanging="360" w:left="3600"/>
      </w:pPr>
      <w:rPr>
        <w:rFonts w:ascii="Courier New" w:cs="Courier New" w:hAnsi="Courier New" w:hint="default"/>
      </w:rPr>
    </w:lvl>
    <w:lvl w:ilvl="5">
      <w:start w:val="1"/>
      <w:numFmt w:val="bullet"/>
      <w:lvlText w:val=""/>
      <w:lvlJc w:val="left"/>
      <w:pPr>
        <w:tabs>
          <w:tab w:pos="4320" w:val="num"/>
        </w:tabs>
        <w:ind w:hanging="360" w:left="4320"/>
      </w:pPr>
      <w:rPr>
        <w:rFonts w:ascii="Wingdings" w:cs="Wingdings" w:hAnsi="Wingdings" w:hint="default"/>
      </w:rPr>
    </w:lvl>
    <w:lvl w:ilvl="6">
      <w:start w:val="1"/>
      <w:numFmt w:val="bullet"/>
      <w:lvlText w:val=""/>
      <w:lvlJc w:val="left"/>
      <w:pPr>
        <w:tabs>
          <w:tab w:pos="5040" w:val="num"/>
        </w:tabs>
        <w:ind w:hanging="360" w:left="5040"/>
      </w:pPr>
      <w:rPr>
        <w:rFonts w:ascii="Symbol" w:cs="Symbol" w:hAnsi="Symbol" w:hint="default"/>
      </w:rPr>
    </w:lvl>
    <w:lvl w:ilvl="7">
      <w:start w:val="1"/>
      <w:numFmt w:val="bullet"/>
      <w:lvlText w:val="o"/>
      <w:lvlJc w:val="left"/>
      <w:pPr>
        <w:tabs>
          <w:tab w:pos="5760" w:val="num"/>
        </w:tabs>
        <w:ind w:hanging="360" w:left="5760"/>
      </w:pPr>
      <w:rPr>
        <w:rFonts w:ascii="Courier New" w:cs="Courier New" w:hAnsi="Courier New" w:hint="default"/>
      </w:rPr>
    </w:lvl>
    <w:lvl w:ilvl="8">
      <w:start w:val="1"/>
      <w:numFmt w:val="bullet"/>
      <w:lvlText w:val=""/>
      <w:lvlJc w:val="left"/>
      <w:pPr>
        <w:tabs>
          <w:tab w:pos="6480" w:val="num"/>
        </w:tabs>
        <w:ind w:hanging="360" w:left="6480"/>
      </w:pPr>
      <w:rPr>
        <w:rFonts w:ascii="Wingdings" w:cs="Wingdings" w:hAnsi="Wingdings" w:hint="default"/>
      </w:rPr>
    </w:lvl>
  </w:abstractNum>
  <w:abstractNum w:abstractNumId="6">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7">
    <w:lvl w:ilvl="0">
      <w:start w:val="1"/>
      <w:numFmt w:val="bullet"/>
      <w:lvlText w:val=""/>
      <w:lvlJc w:val="left"/>
      <w:pPr>
        <w:ind w:hanging="360" w:left="720"/>
      </w:pPr>
      <w:rPr>
        <w:rFonts w:ascii="Wingdings" w:cs="Wingdings" w:hAnsi="Wingdings"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line="300" w:lineRule="atLeast"/>
    </w:pPr>
    <w:rPr>
      <w:rFonts w:ascii="Calibri" w:cs="Times New Roman" w:eastAsia="Times New Roman" w:hAnsi="Calibri"/>
      <w:color w:val="auto"/>
      <w:sz w:val="22"/>
      <w:szCs w:val="24"/>
      <w:lang w:bidi="ar-SA" w:eastAsia="en-US" w:val="en-US"/>
    </w:rPr>
  </w:style>
  <w:style w:styleId="style1" w:type="paragraph">
    <w:name w:val="Heading 1"/>
    <w:basedOn w:val="style0"/>
    <w:next w:val="style29"/>
    <w:pPr>
      <w:keepNext/>
      <w:spacing w:line="100" w:lineRule="atLeast"/>
    </w:pPr>
    <w:rPr>
      <w:rFonts w:cs="Arial"/>
      <w:b/>
      <w:bCs/>
      <w:color w:val="990000"/>
      <w:sz w:val="44"/>
      <w:szCs w:val="32"/>
    </w:rPr>
  </w:style>
  <w:style w:styleId="style2" w:type="paragraph">
    <w:name w:val="Heading 2"/>
    <w:basedOn w:val="style0"/>
    <w:next w:val="style29"/>
    <w:pPr>
      <w:keepNext/>
      <w:numPr>
        <w:ilvl w:val="1"/>
        <w:numId w:val="1"/>
      </w:numPr>
      <w:spacing w:line="100" w:lineRule="atLeast"/>
      <w:outlineLvl w:val="1"/>
    </w:pPr>
    <w:rPr>
      <w:rFonts w:cs="Arial"/>
      <w:b/>
      <w:bCs/>
      <w:iCs/>
      <w:sz w:val="32"/>
      <w:szCs w:val="28"/>
    </w:rPr>
  </w:style>
  <w:style w:styleId="style3" w:type="paragraph">
    <w:name w:val="Heading 3"/>
    <w:basedOn w:val="style0"/>
    <w:next w:val="style29"/>
    <w:pPr>
      <w:keepNext/>
      <w:numPr>
        <w:ilvl w:val="2"/>
        <w:numId w:val="1"/>
      </w:numPr>
      <w:spacing w:line="100" w:lineRule="atLeast"/>
      <w:outlineLvl w:val="2"/>
    </w:pPr>
    <w:rPr>
      <w:rFonts w:cs="Arial"/>
      <w:b/>
      <w:bCs/>
      <w:sz w:val="28"/>
      <w:szCs w:val="26"/>
    </w:rPr>
  </w:style>
  <w:style w:styleId="style4" w:type="paragraph">
    <w:name w:val="Heading 4"/>
    <w:basedOn w:val="style0"/>
    <w:next w:val="style29"/>
    <w:pPr>
      <w:keepNext/>
      <w:numPr>
        <w:ilvl w:val="3"/>
        <w:numId w:val="1"/>
      </w:numPr>
      <w:spacing w:line="100" w:lineRule="atLeast"/>
      <w:outlineLvl w:val="3"/>
    </w:pPr>
    <w:rPr>
      <w:b/>
      <w:bCs/>
      <w:sz w:val="24"/>
      <w:szCs w:val="28"/>
    </w:rPr>
  </w:style>
  <w:style w:styleId="style15" w:type="character">
    <w:name w:val="Default Paragraph Font"/>
    <w:next w:val="style15"/>
    <w:rPr/>
  </w:style>
  <w:style w:styleId="style16" w:type="character">
    <w:name w:val="Internet Link"/>
    <w:next w:val="style16"/>
    <w:rPr>
      <w:color w:val="0000FF"/>
      <w:u w:val="single"/>
      <w:lang w:bidi="en-US" w:eastAsia="en-US" w:val="en-US"/>
    </w:rPr>
  </w:style>
  <w:style w:styleId="style17" w:type="character">
    <w:name w:val="annotation reference"/>
    <w:next w:val="style17"/>
    <w:rPr>
      <w:sz w:val="16"/>
      <w:szCs w:val="16"/>
    </w:rPr>
  </w:style>
  <w:style w:styleId="style18" w:type="character">
    <w:name w:val="page number"/>
    <w:basedOn w:val="style15"/>
    <w:next w:val="style18"/>
    <w:rPr/>
  </w:style>
  <w:style w:styleId="style19" w:type="character">
    <w:name w:val="Strong Emphasis"/>
    <w:next w:val="style19"/>
    <w:rPr>
      <w:b/>
      <w:bCs/>
    </w:rPr>
  </w:style>
  <w:style w:styleId="style20" w:type="character">
    <w:name w:val="FollowedHyperlink"/>
    <w:next w:val="style20"/>
    <w:rPr>
      <w:color w:val="800080"/>
      <w:u w:val="single"/>
    </w:rPr>
  </w:style>
  <w:style w:styleId="style21" w:type="character">
    <w:name w:val="Heading 1 Char"/>
    <w:next w:val="style21"/>
    <w:rPr>
      <w:rFonts w:ascii="Calibri" w:cs="Arial" w:hAnsi="Calibri"/>
      <w:b/>
      <w:bCs/>
      <w:color w:val="990000"/>
      <w:sz w:val="44"/>
      <w:szCs w:val="32"/>
      <w:lang w:eastAsia="en-US"/>
    </w:rPr>
  </w:style>
  <w:style w:styleId="style22" w:type="character">
    <w:name w:val="Heading 2 Char"/>
    <w:basedOn w:val="style15"/>
    <w:next w:val="style22"/>
    <w:rPr>
      <w:rFonts w:ascii="Calibri" w:cs="Arial" w:hAnsi="Calibri"/>
      <w:b/>
      <w:bCs/>
      <w:iCs/>
      <w:sz w:val="32"/>
      <w:szCs w:val="28"/>
      <w:lang w:eastAsia="en-US"/>
    </w:rPr>
  </w:style>
  <w:style w:styleId="style23" w:type="character">
    <w:name w:val="ListLabel 1"/>
    <w:next w:val="style23"/>
    <w:rPr>
      <w:rFonts w:cs="Courier New"/>
    </w:rPr>
  </w:style>
  <w:style w:styleId="style24" w:type="character">
    <w:name w:val="ListLabel 2"/>
    <w:next w:val="style24"/>
    <w:rPr>
      <w:sz w:val="18"/>
      <w:szCs w:val="18"/>
    </w:rPr>
  </w:style>
  <w:style w:styleId="style25" w:type="character">
    <w:name w:val="ListLabel 3"/>
    <w:next w:val="style25"/>
    <w:rPr>
      <w:rFonts w:cs="Times New Roman"/>
    </w:rPr>
  </w:style>
  <w:style w:styleId="style26" w:type="character">
    <w:name w:val="ListLabel 4"/>
    <w:next w:val="style26"/>
    <w:rPr>
      <w:sz w:val="20"/>
    </w:rPr>
  </w:style>
  <w:style w:styleId="style27" w:type="character">
    <w:name w:val="Index Link"/>
    <w:next w:val="style27"/>
    <w:rPr/>
  </w:style>
  <w:style w:styleId="style28" w:type="paragraph">
    <w:name w:val="Heading"/>
    <w:basedOn w:val="style0"/>
    <w:next w:val="style29"/>
    <w:pPr>
      <w:keepNext/>
      <w:spacing w:after="120" w:before="240"/>
    </w:pPr>
    <w:rPr>
      <w:rFonts w:ascii="Arial" w:cs="Lohit Hindi" w:eastAsia="Droid Sans" w:hAnsi="Arial"/>
      <w:sz w:val="28"/>
      <w:szCs w:val="28"/>
    </w:rPr>
  </w:style>
  <w:style w:styleId="style29" w:type="paragraph">
    <w:name w:val="Text body"/>
    <w:basedOn w:val="style0"/>
    <w:next w:val="style29"/>
    <w:pPr>
      <w:spacing w:after="120" w:before="0"/>
    </w:pPr>
    <w:rPr/>
  </w:style>
  <w:style w:styleId="style30" w:type="paragraph">
    <w:name w:val="List"/>
    <w:basedOn w:val="style29"/>
    <w:next w:val="style30"/>
    <w:pPr/>
    <w:rPr>
      <w:rFonts w:cs="Lohit Hindi"/>
    </w:rPr>
  </w:style>
  <w:style w:styleId="style31" w:type="paragraph">
    <w:name w:val="Caption"/>
    <w:basedOn w:val="style0"/>
    <w:next w:val="style31"/>
    <w:pPr>
      <w:suppressLineNumbers/>
      <w:spacing w:after="120" w:before="120"/>
    </w:pPr>
    <w:rPr>
      <w:rFonts w:cs="Lohit Hindi"/>
      <w:i/>
      <w:iCs/>
      <w:sz w:val="24"/>
      <w:szCs w:val="24"/>
    </w:rPr>
  </w:style>
  <w:style w:styleId="style32" w:type="paragraph">
    <w:name w:val="Index"/>
    <w:basedOn w:val="style0"/>
    <w:next w:val="style32"/>
    <w:pPr>
      <w:suppressLineNumbers/>
    </w:pPr>
    <w:rPr>
      <w:rFonts w:cs="Lohit Hindi"/>
    </w:rPr>
  </w:style>
  <w:style w:styleId="style33" w:type="paragraph">
    <w:name w:val="Header"/>
    <w:basedOn w:val="style0"/>
    <w:next w:val="style33"/>
    <w:pPr>
      <w:suppressLineNumbers/>
      <w:tabs>
        <w:tab w:leader="none" w:pos="4320" w:val="center"/>
        <w:tab w:leader="none" w:pos="8640" w:val="right"/>
      </w:tabs>
    </w:pPr>
    <w:rPr/>
  </w:style>
  <w:style w:styleId="style34" w:type="paragraph">
    <w:name w:val="Footer"/>
    <w:basedOn w:val="style0"/>
    <w:next w:val="style34"/>
    <w:pPr>
      <w:suppressLineNumbers/>
      <w:tabs>
        <w:tab w:leader="none" w:pos="4320" w:val="center"/>
        <w:tab w:leader="none" w:pos="8640" w:val="right"/>
      </w:tabs>
    </w:pPr>
    <w:rPr/>
  </w:style>
  <w:style w:styleId="style35" w:type="paragraph">
    <w:name w:val="Contents 1"/>
    <w:basedOn w:val="style0"/>
    <w:next w:val="style35"/>
    <w:pPr>
      <w:tabs>
        <w:tab w:leader="dot" w:pos="9972" w:val="right"/>
      </w:tabs>
      <w:ind w:hanging="0" w:left="0" w:right="0"/>
    </w:pPr>
    <w:rPr/>
  </w:style>
  <w:style w:styleId="style36" w:type="paragraph">
    <w:name w:val="annotation text"/>
    <w:basedOn w:val="style0"/>
    <w:next w:val="style36"/>
    <w:pPr/>
    <w:rPr>
      <w:szCs w:val="20"/>
    </w:rPr>
  </w:style>
  <w:style w:styleId="style37" w:type="paragraph">
    <w:name w:val="annotation subject"/>
    <w:basedOn w:val="style36"/>
    <w:next w:val="style37"/>
    <w:pPr/>
    <w:rPr>
      <w:b/>
      <w:bCs/>
    </w:rPr>
  </w:style>
  <w:style w:styleId="style38" w:type="paragraph">
    <w:name w:val="Balloon Text"/>
    <w:basedOn w:val="style0"/>
    <w:next w:val="style38"/>
    <w:pPr/>
    <w:rPr>
      <w:rFonts w:ascii="Tahoma" w:cs="Tahoma" w:hAnsi="Tahoma"/>
      <w:sz w:val="16"/>
      <w:szCs w:val="16"/>
    </w:rPr>
  </w:style>
  <w:style w:styleId="style39" w:type="paragraph">
    <w:name w:val="Contents 2"/>
    <w:basedOn w:val="style0"/>
    <w:next w:val="style39"/>
    <w:pPr>
      <w:tabs>
        <w:tab w:leader="dot" w:pos="9889" w:val="right"/>
      </w:tabs>
      <w:ind w:hanging="0" w:left="200" w:right="0"/>
    </w:pPr>
    <w:rPr/>
  </w:style>
  <w:style w:styleId="style40" w:type="paragraph">
    <w:name w:val="Contents 3"/>
    <w:basedOn w:val="style0"/>
    <w:next w:val="style40"/>
    <w:pPr>
      <w:tabs>
        <w:tab w:leader="dot" w:pos="9806" w:val="right"/>
      </w:tabs>
      <w:ind w:hanging="0" w:left="400" w:right="0"/>
    </w:pPr>
    <w:rPr/>
  </w:style>
  <w:style w:styleId="style41" w:type="paragraph">
    <w:name w:val="Normal (Web)"/>
    <w:basedOn w:val="style0"/>
    <w:next w:val="style41"/>
    <w:pPr>
      <w:spacing w:after="28" w:before="28"/>
    </w:pPr>
    <w:rPr>
      <w:rFonts w:ascii="Times New Roman" w:hAnsi="Times New Roman"/>
      <w:sz w:val="24"/>
    </w:rPr>
  </w:style>
  <w:style w:styleId="style42" w:type="paragraph">
    <w:name w:val="HTML Preformatted"/>
    <w:basedOn w:val="style0"/>
    <w:next w:val="style42"/>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pPr>
    <w:rPr>
      <w:rFonts w:ascii="Courier New" w:cs="Courier New" w:hAnsi="Courier New"/>
      <w:szCs w:val="20"/>
    </w:rPr>
  </w:style>
  <w:style w:styleId="style43" w:type="paragraph">
    <w:name w:val="caption"/>
    <w:basedOn w:val="style0"/>
    <w:next w:val="style43"/>
    <w:pPr/>
    <w:rPr>
      <w:b/>
      <w:bCs/>
      <w:szCs w:val="20"/>
    </w:rPr>
  </w:style>
  <w:style w:styleId="style44" w:type="paragraph">
    <w:name w:val="Document Map"/>
    <w:basedOn w:val="style0"/>
    <w:next w:val="style44"/>
    <w:pPr>
      <w:shd w:fill="000080" w:val="clear"/>
    </w:pPr>
    <w:rPr>
      <w:rFonts w:ascii="Tahoma" w:cs="Tahoma" w:hAnsi="Tahoma"/>
      <w:szCs w:val="20"/>
    </w:rPr>
  </w:style>
  <w:style w:styleId="style45" w:type="paragraph">
    <w:name w:val="Accomplisment"/>
    <w:basedOn w:val="style0"/>
    <w:next w:val="style45"/>
    <w:pPr>
      <w:tabs>
        <w:tab w:leader="none" w:pos="360" w:val="left"/>
      </w:tabs>
      <w:spacing w:line="100" w:lineRule="atLeast"/>
      <w:ind w:hanging="180" w:left="180" w:right="0"/>
    </w:pPr>
    <w:rPr>
      <w:rFonts w:ascii="Times New Roman" w:eastAsia="MS Mincho" w:hAnsi="Times New Roman"/>
      <w:sz w:val="24"/>
    </w:rPr>
  </w:style>
  <w:style w:styleId="style46" w:type="paragraph">
    <w:name w:val="Default Text"/>
    <w:basedOn w:val="style0"/>
    <w:next w:val="style46"/>
    <w:pPr>
      <w:widowControl w:val="false"/>
      <w:spacing w:line="360" w:lineRule="atLeast"/>
      <w:jc w:val="both"/>
    </w:pPr>
    <w:rPr>
      <w:rFonts w:ascii="Times New Roman" w:hAnsi="Times New Roman"/>
      <w:sz w:val="24"/>
      <w:szCs w:val="20"/>
    </w:rPr>
  </w:style>
  <w:style w:styleId="style47" w:type="paragraph">
    <w:name w:val="Revision"/>
    <w:next w:val="style47"/>
    <w:pPr>
      <w:widowControl/>
      <w:tabs>
        <w:tab w:leader="none" w:pos="720" w:val="left"/>
      </w:tabs>
      <w:suppressAutoHyphens w:val="true"/>
    </w:pPr>
    <w:rPr>
      <w:rFonts w:ascii="Calibri" w:cs="Times New Roman" w:eastAsia="Times New Roman" w:hAnsi="Calibri"/>
      <w:color w:val="auto"/>
      <w:sz w:val="22"/>
      <w:szCs w:val="24"/>
      <w:lang w:bidi="ar-SA" w:eastAsia="en-US" w:val="en-US"/>
    </w:rPr>
  </w:style>
  <w:style w:styleId="style48" w:type="paragraph">
    <w:name w:val="List Paragraph"/>
    <w:basedOn w:val="style0"/>
    <w:next w:val="style48"/>
    <w:pPr>
      <w:ind w:hanging="0" w:left="720" w:righ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9.png"/><Relationship Id="rId3" Type="http://schemas.openxmlformats.org/officeDocument/2006/relationships/image" Target="media/image30.png"/><Relationship Id="rId4" Type="http://schemas.openxmlformats.org/officeDocument/2006/relationships/image" Target="media/image31.png"/><Relationship Id="rId5" Type="http://schemas.openxmlformats.org/officeDocument/2006/relationships/hyperlink" Target="http://www.avencia.com/"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3.jpeg"/><Relationship Id="rId9" Type="http://schemas.openxmlformats.org/officeDocument/2006/relationships/hyperlink" Target="http://en.wikipedia.org/wiki/B_corporation" TargetMode="External"/><Relationship Id="rId10" Type="http://schemas.openxmlformats.org/officeDocument/2006/relationships/image" Target="media/image34.wmf"/><Relationship Id="rId11" Type="http://schemas.openxmlformats.org/officeDocument/2006/relationships/image" Target="media/image35.png"/><Relationship Id="rId12" Type="http://schemas.openxmlformats.org/officeDocument/2006/relationships/image" Target="media/image36.png"/><Relationship Id="rId13" Type="http://schemas.openxmlformats.org/officeDocument/2006/relationships/hyperlink" Target="http://www.publicmapping.org/" TargetMode="External"/><Relationship Id="rId14" Type="http://schemas.openxmlformats.org/officeDocument/2006/relationships/image" Target="media/image37.jpeg"/><Relationship Id="rId15" Type="http://schemas.openxmlformats.org/officeDocument/2006/relationships/hyperlink" Target="http://www.redistrictingthenation.com/" TargetMode="External"/><Relationship Id="rId16" Type="http://schemas.openxmlformats.org/officeDocument/2006/relationships/image" Target="media/image38.png"/><Relationship Id="rId17" Type="http://schemas.openxmlformats.org/officeDocument/2006/relationships/image" Target="media/image39.jpeg"/><Relationship Id="rId18" Type="http://schemas.openxmlformats.org/officeDocument/2006/relationships/hyperlink" Target="http://www.azavea.com/cicero/" TargetMode="External"/><Relationship Id="rId19" Type="http://schemas.openxmlformats.org/officeDocument/2006/relationships/hyperlink" Target="http://guide.seventy.org/" TargetMode="External"/><Relationship Id="rId20" Type="http://schemas.openxmlformats.org/officeDocument/2006/relationships/image" Target="media/image40.jpeg"/><Relationship Id="rId21" Type="http://schemas.openxmlformats.org/officeDocument/2006/relationships/image" Target="media/image41.png"/><Relationship Id="rId22" Type="http://schemas.openxmlformats.org/officeDocument/2006/relationships/image" Target="media/image42.png"/><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
</Relationships>
</file>

<file path=word/_rels/header1.xml.rels><?xml version="1.0" encoding="UTF-8"?>
<Relationships xmlns="http://schemas.openxmlformats.org/package/2006/relationships"><Relationship Id="rId1" Type="http://schemas.openxmlformats.org/officeDocument/2006/relationships/image" Target="media/image32.png"/>
</Relationships>
</file>

<file path=docProps/app.xml><?xml version="1.0" encoding="utf-8"?>
<Properties xmlns="http://schemas.openxmlformats.org/officeDocument/2006/extended-properties" xmlns:vt="http://schemas.openxmlformats.org/officeDocument/2006/docPropsVTypes">
  <Template>Normal.dotm</Template>
  <TotalTime>3431</TotalTime>
  <Application>LibreOffice/3.5$Linux_X86_64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2013-08-30T22:02:00.00Z</dcterms:created>
  <dc:creator>rcheetham</dc:creator>
  <cp:lastModifiedBy>Robert Cheetham</cp:lastModifiedBy>
  <cp:lastPrinted>2013-09-12T04:41:00.00Z</cp:lastPrinted>
  <dcterms:modified xsi:type="dcterms:W3CDTF">2013-09-12T19:03:00.00Z</dcterms:modified>
  <cp:revision>13</cp:revision>
  <dc:title>Azavea EDM</dc:title>
</cp:coreProperties>
</file>