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DE854AC" w14:textId="77777777" w:rsidR="005B0486" w:rsidRPr="00BC1710" w:rsidRDefault="005B0486">
      <w:pPr>
        <w:pStyle w:val="LO-normal"/>
        <w:spacing w:line="240" w:lineRule="auto"/>
        <w:ind w:left="720" w:hanging="720"/>
        <w:rPr>
          <w:rFonts w:ascii="Times New Roman" w:hAnsi="Times New Roman" w:cs="Times New Roman"/>
          <w:color w:val="auto"/>
        </w:rPr>
      </w:pPr>
    </w:p>
    <w:p w14:paraId="4505139D" w14:textId="77777777" w:rsidR="005B0486" w:rsidRPr="00BC1710" w:rsidRDefault="006B560D">
      <w:pPr>
        <w:pStyle w:val="Title"/>
        <w:spacing w:line="240" w:lineRule="auto"/>
        <w:jc w:val="center"/>
        <w:rPr>
          <w:rStyle w:val="FootnoteAnchor"/>
          <w:rFonts w:ascii="Times New Roman" w:hAnsi="Times New Roman" w:cs="Times New Roman"/>
          <w:color w:val="auto"/>
          <w:lang w:val="es-MX"/>
        </w:rPr>
      </w:pPr>
      <w:r w:rsidRPr="00BC1710">
        <w:rPr>
          <w:rStyle w:val="BookTitle"/>
          <w:rFonts w:ascii="Times New Roman" w:hAnsi="Times New Roman" w:cs="Times New Roman"/>
          <w:b w:val="0"/>
          <w:bCs w:val="0"/>
          <w:smallCaps w:val="0"/>
          <w:color w:val="auto"/>
          <w:spacing w:val="0"/>
          <w:lang w:val="es-MX"/>
        </w:rPr>
        <w:t xml:space="preserve">Datos abiertos, representación política y </w:t>
      </w:r>
      <w:r w:rsidRPr="00BC1710">
        <w:rPr>
          <w:rStyle w:val="BookTitle"/>
          <w:rFonts w:ascii="Times New Roman" w:hAnsi="Times New Roman" w:cs="Times New Roman"/>
          <w:b w:val="0"/>
          <w:bCs w:val="0"/>
          <w:smallCaps w:val="0"/>
          <w:color w:val="auto"/>
          <w:spacing w:val="0"/>
          <w:lang w:val="es-MX"/>
        </w:rPr>
        <w:br/>
        <w:t>redistritación en México</w:t>
      </w:r>
      <w:r w:rsidRPr="00BC1710">
        <w:rPr>
          <w:rStyle w:val="FootnoteAnchor"/>
          <w:rFonts w:ascii="Times New Roman" w:hAnsi="Times New Roman" w:cs="Times New Roman"/>
          <w:color w:val="auto"/>
          <w:lang w:val="es-MX"/>
        </w:rPr>
        <w:footnoteReference w:id="1"/>
      </w:r>
    </w:p>
    <w:p w14:paraId="6ECE52A9" w14:textId="77777777" w:rsidR="005B0486" w:rsidRPr="00BC1710" w:rsidRDefault="005B0486">
      <w:pPr>
        <w:pStyle w:val="LO-normal"/>
        <w:spacing w:line="240" w:lineRule="auto"/>
        <w:jc w:val="center"/>
        <w:rPr>
          <w:rFonts w:ascii="Times New Roman" w:hAnsi="Times New Roman" w:cs="Times New Roman"/>
          <w:color w:val="auto"/>
          <w:lang w:val="es-MX"/>
        </w:rPr>
      </w:pPr>
    </w:p>
    <w:p w14:paraId="7C461B6C" w14:textId="77777777" w:rsidR="005B0486" w:rsidRPr="00BC1710" w:rsidRDefault="006B560D">
      <w:pPr>
        <w:pStyle w:val="LO-normal"/>
        <w:spacing w:line="240" w:lineRule="auto"/>
        <w:jc w:val="center"/>
        <w:rPr>
          <w:rStyle w:val="FootnoteAnchor"/>
          <w:rFonts w:ascii="Times New Roman" w:eastAsia="Times New Roman" w:hAnsi="Times New Roman" w:cs="Times New Roman"/>
          <w:i/>
          <w:iCs/>
          <w:color w:val="auto"/>
          <w:sz w:val="24"/>
          <w:lang w:val="es-MX"/>
        </w:rPr>
      </w:pPr>
      <w:r w:rsidRPr="00BC1710">
        <w:rPr>
          <w:rFonts w:ascii="Times New Roman" w:eastAsia="Times New Roman" w:hAnsi="Times New Roman" w:cs="Times New Roman"/>
          <w:b/>
          <w:color w:val="auto"/>
          <w:sz w:val="24"/>
          <w:lang w:val="es-MX"/>
        </w:rPr>
        <w:t xml:space="preserve">Alejandro Trelles </w:t>
      </w:r>
      <w:r w:rsidRPr="00BC1710">
        <w:rPr>
          <w:rFonts w:ascii="Times New Roman" w:eastAsia="Times New Roman" w:hAnsi="Times New Roman" w:cs="Times New Roman"/>
          <w:i/>
          <w:iCs/>
          <w:color w:val="auto"/>
          <w:sz w:val="24"/>
          <w:lang w:val="es-MX"/>
        </w:rPr>
        <w:t xml:space="preserve"> U. Pittsburgh</w:t>
      </w:r>
      <w:r w:rsidRPr="00BC1710">
        <w:rPr>
          <w:rFonts w:ascii="Times New Roman" w:eastAsia="Times New Roman" w:hAnsi="Times New Roman" w:cs="Times New Roman"/>
          <w:b/>
          <w:color w:val="auto"/>
          <w:sz w:val="24"/>
          <w:lang w:val="es-MX"/>
        </w:rPr>
        <w:t xml:space="preserve">, </w:t>
      </w:r>
      <w:r w:rsidRPr="00BC1710">
        <w:rPr>
          <w:rFonts w:ascii="Times New Roman" w:eastAsia="Times New Roman" w:hAnsi="Times New Roman" w:cs="Times New Roman"/>
          <w:b/>
          <w:color w:val="auto"/>
          <w:sz w:val="24"/>
          <w:lang w:val="es-MX"/>
        </w:rPr>
        <w:br/>
        <w:t xml:space="preserve">Micah Altman  </w:t>
      </w:r>
      <w:r w:rsidRPr="00BC1710">
        <w:rPr>
          <w:rFonts w:ascii="Times New Roman" w:eastAsia="Times New Roman" w:hAnsi="Times New Roman" w:cs="Times New Roman"/>
          <w:i/>
          <w:iCs/>
          <w:color w:val="auto"/>
          <w:sz w:val="24"/>
          <w:lang w:val="es-MX"/>
        </w:rPr>
        <w:t>MIT</w:t>
      </w:r>
      <w:r w:rsidRPr="00BC1710">
        <w:rPr>
          <w:rFonts w:ascii="Times New Roman" w:eastAsia="Times New Roman" w:hAnsi="Times New Roman" w:cs="Times New Roman"/>
          <w:b/>
          <w:color w:val="auto"/>
          <w:sz w:val="24"/>
          <w:lang w:val="es-MX"/>
        </w:rPr>
        <w:t xml:space="preserve">, </w:t>
      </w:r>
      <w:r w:rsidRPr="00BC1710">
        <w:rPr>
          <w:rFonts w:ascii="Times New Roman" w:eastAsia="Times New Roman" w:hAnsi="Times New Roman" w:cs="Times New Roman"/>
          <w:b/>
          <w:color w:val="auto"/>
          <w:sz w:val="24"/>
          <w:lang w:val="es-MX"/>
        </w:rPr>
        <w:br/>
        <w:t xml:space="preserve">Eric Magar  </w:t>
      </w:r>
      <w:r w:rsidRPr="00BC1710">
        <w:rPr>
          <w:rFonts w:ascii="Times New Roman" w:eastAsia="Times New Roman" w:hAnsi="Times New Roman" w:cs="Times New Roman"/>
          <w:i/>
          <w:iCs/>
          <w:color w:val="auto"/>
          <w:sz w:val="24"/>
          <w:lang w:val="es-MX"/>
        </w:rPr>
        <w:t>ITAM</w:t>
      </w:r>
      <w:r w:rsidRPr="00BC1710">
        <w:rPr>
          <w:rFonts w:ascii="Times New Roman" w:eastAsia="Times New Roman" w:hAnsi="Times New Roman" w:cs="Times New Roman"/>
          <w:b/>
          <w:color w:val="auto"/>
          <w:sz w:val="24"/>
          <w:lang w:val="es-MX"/>
        </w:rPr>
        <w:t>,</w:t>
      </w:r>
      <w:r w:rsidRPr="00BC1710">
        <w:rPr>
          <w:rFonts w:ascii="Times New Roman" w:eastAsia="Times New Roman" w:hAnsi="Times New Roman" w:cs="Times New Roman"/>
          <w:b/>
          <w:color w:val="auto"/>
          <w:sz w:val="24"/>
          <w:lang w:val="es-MX"/>
        </w:rPr>
        <w:br/>
        <w:t xml:space="preserve">Michael P. McDonald  </w:t>
      </w:r>
      <w:r w:rsidRPr="00BC1710">
        <w:rPr>
          <w:rFonts w:ascii="Times New Roman" w:eastAsia="Times New Roman" w:hAnsi="Times New Roman" w:cs="Times New Roman"/>
          <w:i/>
          <w:iCs/>
          <w:color w:val="auto"/>
          <w:sz w:val="24"/>
          <w:lang w:val="es-MX"/>
        </w:rPr>
        <w:t>U. Florida</w:t>
      </w:r>
      <w:r w:rsidRPr="00BC1710">
        <w:rPr>
          <w:rStyle w:val="FootnoteAnchor"/>
          <w:rFonts w:ascii="Times New Roman" w:eastAsia="Times New Roman" w:hAnsi="Times New Roman" w:cs="Times New Roman"/>
          <w:i/>
          <w:iCs/>
          <w:color w:val="auto"/>
          <w:sz w:val="24"/>
          <w:lang w:val="es-MX"/>
        </w:rPr>
        <w:footnoteReference w:id="2"/>
      </w:r>
    </w:p>
    <w:p w14:paraId="2896EC28" w14:textId="77777777" w:rsidR="005B0486" w:rsidRPr="00BC1710" w:rsidRDefault="005B0486">
      <w:pPr>
        <w:pStyle w:val="LO-normal"/>
        <w:spacing w:line="240" w:lineRule="auto"/>
        <w:jc w:val="center"/>
        <w:rPr>
          <w:rFonts w:ascii="Times New Roman" w:hAnsi="Times New Roman" w:cs="Times New Roman"/>
          <w:color w:val="auto"/>
          <w:lang w:val="es-MX"/>
        </w:rPr>
      </w:pPr>
    </w:p>
    <w:p w14:paraId="40EE7FFD" w14:textId="77777777" w:rsidR="005B0486" w:rsidRPr="00BC1710" w:rsidRDefault="006B560D" w:rsidP="0095771F">
      <w:pPr>
        <w:pStyle w:val="LO-normal"/>
        <w:spacing w:line="240" w:lineRule="auto"/>
        <w:ind w:left="720" w:right="720"/>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b/>
          <w:color w:val="auto"/>
          <w:sz w:val="24"/>
          <w:lang w:val="es-MX"/>
        </w:rPr>
        <w:t>Resumen:</w:t>
      </w:r>
      <w:r w:rsidRPr="00BC1710">
        <w:rPr>
          <w:rFonts w:ascii="Times New Roman" w:eastAsia="Times New Roman" w:hAnsi="Times New Roman" w:cs="Times New Roman"/>
          <w:color w:val="auto"/>
          <w:sz w:val="24"/>
          <w:lang w:val="es-MX"/>
        </w:rPr>
        <w:t xml:space="preserve"> Los diversos reclamos y protestas de la ciudadanía generados por el desgaste de la clase política en la última década han expuesto, entre otras cosas, la urgencia de estrechar el vínculo entre la ciudadanía y sus representantes. En este rubro, la delimitación de la cartografía electoral es un mecanismo fundamental para transitar hacia una mejor representación política. Por tratarse de una labor inmersa en tecnicismos de diversa índole –geográficos, estadísticos, informáticos, entre los más reconocibles– es fácil caer en la tentación de relegar la redistritación al ámbito de los especialistas y perder de vista su importancia para la vida democrática. Desde nuestra óptica, el uso de la tecnología de la información, así como la generación y el uso de datos abiertos, ofrece una oportunidad para fortalecer la representación democrática en México. En este texto discutimos el contexto de redistritación en México, los desafíos en materia de transparencia, y cómo utilizar herramientas tecnológicas en los procesos de redistritación que nos acerquen a las prácticas internacionales de gobierno abierto. Describimos cómo el </w:t>
      </w:r>
      <w:r w:rsidRPr="00BC1710">
        <w:rPr>
          <w:rFonts w:ascii="Times New Roman" w:eastAsia="Times New Roman" w:hAnsi="Times New Roman" w:cs="Times New Roman"/>
          <w:i/>
          <w:color w:val="auto"/>
          <w:sz w:val="24"/>
          <w:lang w:val="es-MX"/>
        </w:rPr>
        <w:t xml:space="preserve">software </w:t>
      </w:r>
      <w:r w:rsidRPr="00BC1710">
        <w:rPr>
          <w:rFonts w:ascii="Times New Roman" w:eastAsia="Times New Roman" w:hAnsi="Times New Roman" w:cs="Times New Roman"/>
          <w:color w:val="auto"/>
          <w:sz w:val="24"/>
          <w:lang w:val="es-MX"/>
        </w:rPr>
        <w:t>de código abierto ofrece un gran potencial para incrementar los niveles de participación, transparencia, comunicación y rendición de cuentas en torno a los procesos de delimitación electoral.</w:t>
      </w:r>
    </w:p>
    <w:p w14:paraId="18B0F55D" w14:textId="77777777" w:rsidR="005B0486" w:rsidRPr="00BC1710" w:rsidRDefault="006B560D" w:rsidP="0095771F">
      <w:pPr>
        <w:pStyle w:val="LO-normal"/>
        <w:spacing w:line="240" w:lineRule="auto"/>
        <w:ind w:left="720" w:right="720"/>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b/>
          <w:i/>
          <w:color w:val="auto"/>
          <w:sz w:val="24"/>
          <w:lang w:val="es-MX"/>
        </w:rPr>
        <w:t>Palabras clave</w:t>
      </w:r>
      <w:r w:rsidRPr="00BC1710">
        <w:rPr>
          <w:rFonts w:ascii="Times New Roman" w:eastAsia="Times New Roman" w:hAnsi="Times New Roman" w:cs="Times New Roman"/>
          <w:i/>
          <w:color w:val="auto"/>
          <w:sz w:val="24"/>
          <w:lang w:val="es-MX"/>
        </w:rPr>
        <w:t xml:space="preserve">: </w:t>
      </w:r>
      <w:r w:rsidRPr="00BC1710">
        <w:rPr>
          <w:rFonts w:ascii="Times New Roman" w:eastAsia="Times New Roman" w:hAnsi="Times New Roman" w:cs="Times New Roman"/>
          <w:color w:val="auto"/>
          <w:sz w:val="24"/>
          <w:lang w:val="es-MX"/>
        </w:rPr>
        <w:t>datos abiertos, transparencia, redistritación, mapeo público, representación política, grupos minoritarios.</w:t>
      </w:r>
    </w:p>
    <w:p w14:paraId="57C1AC34" w14:textId="77777777" w:rsidR="005B0486" w:rsidRPr="00BC1710" w:rsidRDefault="005B0486" w:rsidP="0095771F">
      <w:pPr>
        <w:pStyle w:val="LO-normal"/>
        <w:spacing w:line="240" w:lineRule="auto"/>
        <w:ind w:left="720" w:right="720"/>
        <w:jc w:val="both"/>
        <w:rPr>
          <w:rFonts w:ascii="Times New Roman" w:eastAsia="Times New Roman" w:hAnsi="Times New Roman" w:cs="Times New Roman"/>
          <w:color w:val="auto"/>
          <w:sz w:val="24"/>
          <w:lang w:val="es-MX"/>
        </w:rPr>
      </w:pPr>
    </w:p>
    <w:p w14:paraId="3BF8224E" w14:textId="77777777" w:rsidR="005B0486" w:rsidRPr="00BC1710" w:rsidRDefault="006B560D" w:rsidP="00F21E50">
      <w:pPr>
        <w:pStyle w:val="LO-normal"/>
        <w:spacing w:line="240" w:lineRule="auto"/>
        <w:ind w:right="720" w:firstLine="720"/>
        <w:jc w:val="center"/>
        <w:rPr>
          <w:rFonts w:ascii="Times New Roman" w:eastAsia="Times New Roman" w:hAnsi="Times New Roman" w:cs="Times New Roman"/>
          <w:b/>
          <w:i/>
          <w:color w:val="auto"/>
          <w:sz w:val="28"/>
        </w:rPr>
      </w:pPr>
      <w:r w:rsidRPr="00BC1710">
        <w:rPr>
          <w:rFonts w:ascii="Times New Roman" w:eastAsia="Times New Roman" w:hAnsi="Times New Roman" w:cs="Times New Roman"/>
          <w:b/>
          <w:i/>
          <w:color w:val="auto"/>
          <w:sz w:val="28"/>
        </w:rPr>
        <w:lastRenderedPageBreak/>
        <w:t>Open Data, Political Representation and Redistricting in Mexico</w:t>
      </w:r>
    </w:p>
    <w:p w14:paraId="3948D4E4" w14:textId="3EE1119F" w:rsidR="005B0486" w:rsidRPr="00BC1710" w:rsidRDefault="006B560D" w:rsidP="0095771F">
      <w:pPr>
        <w:pStyle w:val="LO-normal"/>
        <w:spacing w:line="240" w:lineRule="auto"/>
        <w:ind w:left="720" w:right="720"/>
        <w:jc w:val="both"/>
        <w:rPr>
          <w:rFonts w:ascii="Times New Roman" w:eastAsia="Times New Roman" w:hAnsi="Times New Roman" w:cs="Times New Roman"/>
          <w:color w:val="auto"/>
          <w:sz w:val="24"/>
        </w:rPr>
      </w:pPr>
      <w:r w:rsidRPr="00BC1710">
        <w:rPr>
          <w:rFonts w:ascii="Times New Roman" w:eastAsia="Times New Roman" w:hAnsi="Times New Roman" w:cs="Times New Roman"/>
          <w:b/>
          <w:color w:val="auto"/>
          <w:sz w:val="24"/>
        </w:rPr>
        <w:t>Abstract:</w:t>
      </w:r>
      <w:r w:rsidRPr="00BC1710">
        <w:rPr>
          <w:rFonts w:ascii="Times New Roman" w:eastAsia="Times New Roman" w:hAnsi="Times New Roman" w:cs="Times New Roman"/>
          <w:color w:val="auto"/>
          <w:sz w:val="24"/>
        </w:rPr>
        <w:t xml:space="preserve"> The claims and protests caused by the deterioration of the political elite during the last decade show, among other things, the urgency to strengthen the linkage between citizens and their representatives. In this area, the delimitation of the electoral boundaries is key to improve political representation. Given the technicalities surrounding boundary delimitation processes –geographical, statistical, informatics, among the most recognizable– it is easy to fall into the temptation of relegating redistricting to specialists and lose sight of its importance for democracy. From our perspective, the use of information technology, as well as the generation and use of open data, offers an opportunity to strengthen democratic consolidation in Mexico. In this paper we discuss Mexico’s redistricting context, the challenges in transparency, and how new technologies can be useful to meet the international standards of open government. We also describe how open source web-based software has a great potential for increasing the levels of participation, transparency, communication, and accountability surrounding redistricting process</w:t>
      </w:r>
      <w:r w:rsidR="00D152BD">
        <w:rPr>
          <w:rFonts w:ascii="Times New Roman" w:eastAsia="Times New Roman" w:hAnsi="Times New Roman" w:cs="Times New Roman"/>
          <w:color w:val="auto"/>
          <w:sz w:val="24"/>
        </w:rPr>
        <w:t>es</w:t>
      </w:r>
      <w:r w:rsidRPr="00BC1710">
        <w:rPr>
          <w:rFonts w:ascii="Times New Roman" w:eastAsia="Times New Roman" w:hAnsi="Times New Roman" w:cs="Times New Roman"/>
          <w:color w:val="auto"/>
          <w:sz w:val="24"/>
        </w:rPr>
        <w:t>.</w:t>
      </w:r>
    </w:p>
    <w:p w14:paraId="3A1BFE67" w14:textId="77777777" w:rsidR="005B0486" w:rsidRPr="00BC1710" w:rsidRDefault="006B560D" w:rsidP="0095771F">
      <w:pPr>
        <w:pStyle w:val="LO-normal"/>
        <w:spacing w:line="240" w:lineRule="auto"/>
        <w:ind w:left="720" w:right="720"/>
        <w:jc w:val="both"/>
        <w:rPr>
          <w:rFonts w:ascii="Times New Roman" w:eastAsia="Times New Roman" w:hAnsi="Times New Roman" w:cs="Times New Roman"/>
          <w:color w:val="auto"/>
          <w:sz w:val="24"/>
        </w:rPr>
      </w:pPr>
      <w:r w:rsidRPr="00BC1710">
        <w:rPr>
          <w:rFonts w:ascii="Times New Roman" w:eastAsia="Times New Roman" w:hAnsi="Times New Roman" w:cs="Times New Roman"/>
          <w:b/>
          <w:i/>
          <w:color w:val="auto"/>
          <w:sz w:val="24"/>
        </w:rPr>
        <w:t>Keywords</w:t>
      </w:r>
      <w:r w:rsidRPr="00BC1710">
        <w:rPr>
          <w:rFonts w:ascii="Times New Roman" w:eastAsia="Times New Roman" w:hAnsi="Times New Roman" w:cs="Times New Roman"/>
          <w:b/>
          <w:color w:val="auto"/>
          <w:sz w:val="24"/>
        </w:rPr>
        <w:t>:</w:t>
      </w:r>
      <w:r w:rsidRPr="00BC1710">
        <w:rPr>
          <w:rFonts w:ascii="Times New Roman" w:eastAsia="Times New Roman" w:hAnsi="Times New Roman" w:cs="Times New Roman"/>
          <w:color w:val="auto"/>
          <w:sz w:val="24"/>
        </w:rPr>
        <w:t xml:space="preserve"> open data, transparency, redistricting, public mapping, political representation, and minority groups. </w:t>
      </w:r>
    </w:p>
    <w:p w14:paraId="5EFB8B82" w14:textId="77777777" w:rsidR="005B0486" w:rsidRPr="00BC1710" w:rsidRDefault="005B0486" w:rsidP="0095771F">
      <w:pPr>
        <w:pStyle w:val="LO-normal"/>
        <w:spacing w:line="240" w:lineRule="auto"/>
        <w:ind w:left="720" w:right="720"/>
        <w:jc w:val="both"/>
        <w:rPr>
          <w:color w:val="auto"/>
        </w:rPr>
      </w:pPr>
    </w:p>
    <w:p w14:paraId="7323EF1D" w14:textId="77777777" w:rsidR="005B0486" w:rsidRPr="00BC1710" w:rsidRDefault="005B0486" w:rsidP="0095771F">
      <w:pPr>
        <w:pStyle w:val="LO-normal"/>
        <w:spacing w:line="240" w:lineRule="auto"/>
        <w:ind w:left="720" w:right="720"/>
        <w:jc w:val="both"/>
        <w:rPr>
          <w:color w:val="auto"/>
        </w:rPr>
      </w:pPr>
    </w:p>
    <w:p w14:paraId="44991329" w14:textId="77777777" w:rsidR="005B0486" w:rsidRPr="00BC1710" w:rsidRDefault="006B560D" w:rsidP="0095771F">
      <w:pPr>
        <w:pStyle w:val="LO-normal"/>
        <w:spacing w:line="480" w:lineRule="auto"/>
        <w:ind w:left="-29"/>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La transparencia y el gobierno abierto no son precondiciones de la democracia (Dahl 1972). Sin embargo, ante el imperativo de mejorar la rendición de cuentas y de estrechar la relación con la ciudadanía, el gobierno abierto se ha colocado entre las principales aspiraciones de muchos en aras de mejorar las prácticas gubernamentales y contribuir a la consolidación democrática.</w:t>
      </w:r>
      <w:r w:rsidRPr="00BC1710">
        <w:rPr>
          <w:rStyle w:val="FootnoteAnchor"/>
          <w:rFonts w:ascii="Times New Roman" w:eastAsia="Times New Roman" w:hAnsi="Times New Roman" w:cs="Times New Roman"/>
          <w:color w:val="auto"/>
          <w:sz w:val="24"/>
          <w:szCs w:val="24"/>
          <w:lang w:val="es-MX"/>
        </w:rPr>
        <w:footnoteReference w:id="3"/>
      </w:r>
      <w:r w:rsidRPr="00BC1710">
        <w:rPr>
          <w:rFonts w:ascii="Times New Roman" w:eastAsia="Times New Roman" w:hAnsi="Times New Roman" w:cs="Times New Roman"/>
          <w:color w:val="auto"/>
          <w:sz w:val="24"/>
          <w:szCs w:val="24"/>
          <w:lang w:val="es-MX"/>
        </w:rPr>
        <w:t xml:space="preserve"> Esta nota de investigación hace hincapié en la centralidad que ha cobrado la transparencia para un aspecto particular, pero fundamental, del ámbito electoral: la delimitación de las fronteras geo-electorales, también conocido como redistritación (Altman y McDonald 2012).  Argumentaremos que al hacer público el caudal de información que usa la autoridad electoral para llevar a cabo esta tarea técnica se cumple una condición necesaria, mas no suficiente, para garantizar la transparencia.  La condición faltante es ofrecer también </w:t>
      </w:r>
      <w:r w:rsidRPr="00BC1710">
        <w:rPr>
          <w:rFonts w:ascii="Times New Roman" w:eastAsia="Times New Roman" w:hAnsi="Times New Roman" w:cs="Times New Roman"/>
          <w:i/>
          <w:color w:val="auto"/>
          <w:sz w:val="24"/>
          <w:szCs w:val="24"/>
          <w:lang w:val="es-MX"/>
        </w:rPr>
        <w:t>herramientas</w:t>
      </w:r>
      <w:r w:rsidRPr="00BC1710">
        <w:rPr>
          <w:rFonts w:ascii="Times New Roman" w:eastAsia="Times New Roman" w:hAnsi="Times New Roman" w:cs="Times New Roman"/>
          <w:color w:val="auto"/>
          <w:sz w:val="24"/>
          <w:szCs w:val="24"/>
          <w:lang w:val="es-MX"/>
        </w:rPr>
        <w:t xml:space="preserve"> que permitan al usuario participar, manipular, analizar y compartir el caudal de información demográfica y electoral georreferenciada para la redistritación. Si bien existen acervos gubernamentales de datos que no </w:t>
      </w:r>
      <w:r w:rsidRPr="00BC1710">
        <w:rPr>
          <w:rFonts w:ascii="Times New Roman" w:eastAsia="Times New Roman" w:hAnsi="Times New Roman" w:cs="Times New Roman"/>
          <w:color w:val="auto"/>
          <w:sz w:val="24"/>
          <w:szCs w:val="24"/>
          <w:lang w:val="es-MX"/>
        </w:rPr>
        <w:lastRenderedPageBreak/>
        <w:t xml:space="preserve">requieren de herramientas para su interpretación, la información relacionada a las distintas etapas de los procesos de redistritación no se encuentran entre ellos. </w:t>
      </w:r>
    </w:p>
    <w:p w14:paraId="3F80EDD3" w14:textId="67E0939D" w:rsidR="005B0486" w:rsidRPr="00BC1710" w:rsidRDefault="006B560D" w:rsidP="0095771F">
      <w:pPr>
        <w:pStyle w:val="LO-normal"/>
        <w:ind w:firstLine="720"/>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Delimitar los distritos de mayoría relativa en el país requiere información que generan múltiples instancias gubernamentales, tanto federales como locales. Destacan los datos de organismos como el Instituto Nacional de Estadística, Geografía e Informática (INEGI), la Comisión Nacional para el Desarrollo de los Pueblos Indígenas (CDI), y la del propio Instituto Nacional Electoral (INE) encargado de la redistritación (IFE 2013a). Lo paradójico es que a pesa</w:t>
      </w:r>
      <w:r w:rsidR="00F21E50" w:rsidRPr="00BC1710">
        <w:rPr>
          <w:rFonts w:ascii="Times New Roman" w:eastAsia="Times New Roman" w:hAnsi="Times New Roman" w:cs="Times New Roman"/>
          <w:color w:val="auto"/>
          <w:sz w:val="24"/>
          <w:lang w:val="es-MX"/>
        </w:rPr>
        <w:t>r de que toda esta información –</w:t>
      </w:r>
      <w:r w:rsidRPr="00BC1710">
        <w:rPr>
          <w:rFonts w:ascii="Times New Roman" w:eastAsia="Times New Roman" w:hAnsi="Times New Roman" w:cs="Times New Roman"/>
          <w:color w:val="auto"/>
          <w:sz w:val="24"/>
          <w:lang w:val="es-MX"/>
        </w:rPr>
        <w:t>así como todos los</w:t>
      </w:r>
      <w:r w:rsidR="00F21E50" w:rsidRPr="00BC1710">
        <w:rPr>
          <w:rFonts w:ascii="Times New Roman" w:eastAsia="Times New Roman" w:hAnsi="Times New Roman" w:cs="Times New Roman"/>
          <w:color w:val="auto"/>
          <w:sz w:val="24"/>
          <w:lang w:val="es-MX"/>
        </w:rPr>
        <w:t xml:space="preserve"> acuerdos normativos relevantes–</w:t>
      </w:r>
      <w:r w:rsidRPr="00BC1710">
        <w:rPr>
          <w:rFonts w:ascii="Times New Roman" w:eastAsia="Times New Roman" w:hAnsi="Times New Roman" w:cs="Times New Roman"/>
          <w:color w:val="auto"/>
          <w:sz w:val="24"/>
          <w:lang w:val="es-MX"/>
        </w:rPr>
        <w:t xml:space="preserve"> es pública, carece de un formato accesible que permita la participación ciudadana. El usuario interesado enfrenta obstáculos formidables para recopilar, procesar y evaluar dicha información. El público, por ejemplo, no tiene acceso al mapa preliminar generado de forma automatizada por la autoridad para cada estado, ni tampoco a las contrapropuestas de los partidos políticos involucrados en el proceso de redistritación. Comparar estos mapas con la propuesta final permitiría cuantificar el modo en que las revisiones </w:t>
      </w:r>
      <w:r w:rsidR="00A13FCF" w:rsidRPr="00BC1710">
        <w:rPr>
          <w:rFonts w:ascii="Times New Roman" w:eastAsia="Times New Roman" w:hAnsi="Times New Roman" w:cs="Times New Roman"/>
          <w:color w:val="auto"/>
          <w:sz w:val="24"/>
          <w:lang w:val="es-MX"/>
        </w:rPr>
        <w:t xml:space="preserve">realizadas por los partidos </w:t>
      </w:r>
      <w:r w:rsidRPr="00BC1710">
        <w:rPr>
          <w:rFonts w:ascii="Times New Roman" w:eastAsia="Times New Roman" w:hAnsi="Times New Roman" w:cs="Times New Roman"/>
          <w:color w:val="auto"/>
          <w:sz w:val="24"/>
          <w:lang w:val="es-MX"/>
        </w:rPr>
        <w:t xml:space="preserve">cambian la geografía electoral. Tampoco están disponibles los algoritmos de optimización, el </w:t>
      </w:r>
      <w:r w:rsidRPr="00BC1710">
        <w:rPr>
          <w:rFonts w:ascii="Times New Roman" w:eastAsia="Times New Roman" w:hAnsi="Times New Roman" w:cs="Times New Roman"/>
          <w:i/>
          <w:color w:val="auto"/>
          <w:sz w:val="24"/>
          <w:lang w:val="es-MX"/>
        </w:rPr>
        <w:t>software</w:t>
      </w:r>
      <w:r w:rsidRPr="00BC1710">
        <w:rPr>
          <w:rFonts w:ascii="Times New Roman" w:eastAsia="Times New Roman" w:hAnsi="Times New Roman" w:cs="Times New Roman"/>
          <w:color w:val="auto"/>
          <w:sz w:val="24"/>
          <w:lang w:val="es-MX"/>
        </w:rPr>
        <w:t xml:space="preserve"> utilizado para generar y evaluar planes, o la información necesaria para analizar el efecto político de los cambios propuestos en la cartografía electoral a nivel local y federal. Estas lagunas en la información generan opacidad y limitan de manera importante la rendición de cuentas del proceso. Sin el historial de mapas considerados y sin el software para evaluarlos (o, en su defecto, la metodología apli</w:t>
      </w:r>
      <w:r w:rsidR="00E6241F" w:rsidRPr="00BC1710">
        <w:rPr>
          <w:rFonts w:ascii="Times New Roman" w:eastAsia="Times New Roman" w:hAnsi="Times New Roman" w:cs="Times New Roman"/>
          <w:color w:val="auto"/>
          <w:sz w:val="24"/>
          <w:lang w:val="es-MX"/>
        </w:rPr>
        <w:t>cada completa), el público no pudede</w:t>
      </w:r>
      <w:r w:rsidRPr="00BC1710">
        <w:rPr>
          <w:rFonts w:ascii="Times New Roman" w:eastAsia="Times New Roman" w:hAnsi="Times New Roman" w:cs="Times New Roman"/>
          <w:color w:val="auto"/>
          <w:sz w:val="24"/>
          <w:lang w:val="es-MX"/>
        </w:rPr>
        <w:t xml:space="preserve"> ver</w:t>
      </w:r>
      <w:r w:rsidR="00E6241F" w:rsidRPr="00BC1710">
        <w:rPr>
          <w:rFonts w:ascii="Times New Roman" w:eastAsia="Times New Roman" w:hAnsi="Times New Roman" w:cs="Times New Roman"/>
          <w:color w:val="auto"/>
          <w:sz w:val="24"/>
          <w:lang w:val="es-MX"/>
        </w:rPr>
        <w:t>ificar directamente el cumplimient</w:t>
      </w:r>
      <w:r w:rsidRPr="00BC1710">
        <w:rPr>
          <w:rFonts w:ascii="Times New Roman" w:eastAsia="Times New Roman" w:hAnsi="Times New Roman" w:cs="Times New Roman"/>
          <w:color w:val="auto"/>
          <w:sz w:val="24"/>
          <w:lang w:val="es-MX"/>
        </w:rPr>
        <w:t xml:space="preserve">o de la normatividad y los acuerdos del proceso de redistritación. </w:t>
      </w:r>
    </w:p>
    <w:p w14:paraId="46F3FF0B" w14:textId="04BE2100" w:rsidR="00953AD3" w:rsidRPr="00BC1710" w:rsidRDefault="006B560D" w:rsidP="00953AD3">
      <w:pPr>
        <w:pStyle w:val="LO-normal"/>
        <w:spacing w:line="480" w:lineRule="auto"/>
        <w:ind w:firstLine="720"/>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Además, la</w:t>
      </w:r>
      <w:r w:rsidR="00324A9D" w:rsidRPr="00BC1710">
        <w:rPr>
          <w:rFonts w:ascii="Times New Roman" w:eastAsia="Times New Roman" w:hAnsi="Times New Roman" w:cs="Times New Roman"/>
          <w:color w:val="auto"/>
          <w:sz w:val="24"/>
          <w:lang w:val="es-MX"/>
        </w:rPr>
        <w:t xml:space="preserve"> autoridad electoral no ha construido los mecanismos de </w:t>
      </w:r>
      <w:r w:rsidR="00A01FDD" w:rsidRPr="00BC1710">
        <w:rPr>
          <w:rFonts w:ascii="Times New Roman" w:eastAsia="Times New Roman" w:hAnsi="Times New Roman" w:cs="Times New Roman"/>
          <w:color w:val="auto"/>
          <w:sz w:val="24"/>
          <w:lang w:val="es-MX"/>
        </w:rPr>
        <w:t xml:space="preserve">información para considerar </w:t>
      </w:r>
      <w:r w:rsidR="009F61B6" w:rsidRPr="00BC1710">
        <w:rPr>
          <w:rFonts w:ascii="Times New Roman" w:eastAsia="Times New Roman" w:hAnsi="Times New Roman" w:cs="Times New Roman"/>
          <w:color w:val="auto"/>
          <w:sz w:val="24"/>
          <w:lang w:val="es-MX"/>
        </w:rPr>
        <w:t xml:space="preserve">los intereses de la ciudadanía o </w:t>
      </w:r>
      <w:r w:rsidR="005D5924" w:rsidRPr="00BC1710">
        <w:rPr>
          <w:rFonts w:ascii="Times New Roman" w:eastAsia="Times New Roman" w:hAnsi="Times New Roman" w:cs="Times New Roman"/>
          <w:color w:val="auto"/>
          <w:sz w:val="24"/>
          <w:lang w:val="es-MX"/>
        </w:rPr>
        <w:t>comunidades minoritarias</w:t>
      </w:r>
      <w:r w:rsidRPr="00BC1710">
        <w:rPr>
          <w:rFonts w:ascii="Times New Roman" w:eastAsia="Times New Roman" w:hAnsi="Times New Roman" w:cs="Times New Roman"/>
          <w:color w:val="auto"/>
          <w:sz w:val="24"/>
          <w:lang w:val="es-MX"/>
        </w:rPr>
        <w:t xml:space="preserve">. </w:t>
      </w:r>
      <w:r w:rsidR="00586EA0" w:rsidRPr="00BC1710">
        <w:rPr>
          <w:rFonts w:ascii="Times New Roman" w:eastAsia="Times New Roman" w:hAnsi="Times New Roman" w:cs="Times New Roman"/>
          <w:color w:val="auto"/>
          <w:sz w:val="24"/>
          <w:lang w:val="es-MX"/>
        </w:rPr>
        <w:t xml:space="preserve">El ejemplo más claro es el caso de la población indígena. </w:t>
      </w:r>
      <w:r w:rsidRPr="00BC1710">
        <w:rPr>
          <w:rFonts w:ascii="Times New Roman" w:eastAsia="Times New Roman" w:hAnsi="Times New Roman" w:cs="Times New Roman"/>
          <w:color w:val="auto"/>
          <w:sz w:val="24"/>
          <w:lang w:val="es-MX"/>
        </w:rPr>
        <w:t>A pesar de que la Constitución</w:t>
      </w:r>
      <w:r w:rsidR="007446A7" w:rsidRPr="00BC1710">
        <w:rPr>
          <w:rFonts w:ascii="Times New Roman" w:eastAsia="Times New Roman" w:hAnsi="Times New Roman" w:cs="Times New Roman"/>
          <w:color w:val="auto"/>
          <w:sz w:val="24"/>
          <w:lang w:val="es-MX"/>
        </w:rPr>
        <w:t xml:space="preserve"> </w:t>
      </w:r>
      <w:r w:rsidRPr="00BC1710">
        <w:rPr>
          <w:rFonts w:ascii="Times New Roman" w:eastAsia="Times New Roman" w:hAnsi="Times New Roman" w:cs="Times New Roman"/>
          <w:color w:val="auto"/>
          <w:sz w:val="24"/>
          <w:lang w:val="es-MX"/>
        </w:rPr>
        <w:t xml:space="preserve">establece la obligación de las autoridades en todos los niveles de garantizar </w:t>
      </w:r>
      <w:r w:rsidR="005D5924" w:rsidRPr="00BC1710">
        <w:rPr>
          <w:rFonts w:ascii="Times New Roman" w:eastAsia="Times New Roman" w:hAnsi="Times New Roman" w:cs="Times New Roman"/>
          <w:color w:val="auto"/>
          <w:sz w:val="24"/>
          <w:lang w:val="es-MX"/>
        </w:rPr>
        <w:t xml:space="preserve">la participación y </w:t>
      </w:r>
      <w:r w:rsidRPr="00BC1710">
        <w:rPr>
          <w:rFonts w:ascii="Times New Roman" w:eastAsia="Times New Roman" w:hAnsi="Times New Roman" w:cs="Times New Roman"/>
          <w:color w:val="auto"/>
          <w:sz w:val="24"/>
          <w:lang w:val="es-MX"/>
        </w:rPr>
        <w:t xml:space="preserve">los derechos de </w:t>
      </w:r>
      <w:r w:rsidR="00586EA0" w:rsidRPr="00BC1710">
        <w:rPr>
          <w:rFonts w:ascii="Times New Roman" w:eastAsia="Times New Roman" w:hAnsi="Times New Roman" w:cs="Times New Roman"/>
          <w:color w:val="auto"/>
          <w:sz w:val="24"/>
          <w:lang w:val="es-MX"/>
        </w:rPr>
        <w:t>los pueblos</w:t>
      </w:r>
      <w:r w:rsidRPr="00BC1710">
        <w:rPr>
          <w:rFonts w:ascii="Times New Roman" w:eastAsia="Times New Roman" w:hAnsi="Times New Roman" w:cs="Times New Roman"/>
          <w:color w:val="auto"/>
          <w:sz w:val="24"/>
          <w:lang w:val="es-MX"/>
        </w:rPr>
        <w:t xml:space="preserve"> indígena</w:t>
      </w:r>
      <w:r w:rsidR="00586EA0" w:rsidRPr="00BC1710">
        <w:rPr>
          <w:rFonts w:ascii="Times New Roman" w:eastAsia="Times New Roman" w:hAnsi="Times New Roman" w:cs="Times New Roman"/>
          <w:color w:val="auto"/>
          <w:sz w:val="24"/>
          <w:lang w:val="es-MX"/>
        </w:rPr>
        <w:t>s</w:t>
      </w:r>
      <w:r w:rsidRPr="00BC1710">
        <w:rPr>
          <w:rFonts w:ascii="Times New Roman" w:eastAsia="Times New Roman" w:hAnsi="Times New Roman" w:cs="Times New Roman"/>
          <w:color w:val="auto"/>
          <w:sz w:val="24"/>
          <w:lang w:val="es-MX"/>
        </w:rPr>
        <w:t>, la redistritación sólo conte</w:t>
      </w:r>
      <w:r w:rsidR="005D5924" w:rsidRPr="00BC1710">
        <w:rPr>
          <w:rFonts w:ascii="Times New Roman" w:eastAsia="Times New Roman" w:hAnsi="Times New Roman" w:cs="Times New Roman"/>
          <w:color w:val="auto"/>
          <w:sz w:val="24"/>
          <w:lang w:val="es-MX"/>
        </w:rPr>
        <w:t>mpla el tamaño relativo de este grupo</w:t>
      </w:r>
      <w:r w:rsidRPr="00BC1710">
        <w:rPr>
          <w:rFonts w:ascii="Times New Roman" w:eastAsia="Times New Roman" w:hAnsi="Times New Roman" w:cs="Times New Roman"/>
          <w:color w:val="auto"/>
          <w:sz w:val="24"/>
          <w:lang w:val="es-MX"/>
        </w:rPr>
        <w:t xml:space="preserve"> en cada municipio</w:t>
      </w:r>
      <w:r w:rsidR="005D5924" w:rsidRPr="00BC1710">
        <w:rPr>
          <w:rFonts w:ascii="Times New Roman" w:eastAsia="Times New Roman" w:hAnsi="Times New Roman" w:cs="Times New Roman"/>
          <w:color w:val="auto"/>
          <w:sz w:val="24"/>
          <w:lang w:val="es-MX"/>
        </w:rPr>
        <w:t xml:space="preserve">, </w:t>
      </w:r>
      <w:r w:rsidR="005D5924" w:rsidRPr="00BC1710">
        <w:rPr>
          <w:rFonts w:ascii="Times New Roman" w:eastAsia="Times New Roman" w:hAnsi="Times New Roman" w:cs="Times New Roman"/>
          <w:color w:val="auto"/>
          <w:sz w:val="24"/>
          <w:lang w:val="es-MX"/>
        </w:rPr>
        <w:lastRenderedPageBreak/>
        <w:t>pero no las diferencias entre las más de 50</w:t>
      </w:r>
      <w:r w:rsidR="00760729" w:rsidRPr="00BC1710">
        <w:rPr>
          <w:rFonts w:ascii="Times New Roman" w:eastAsia="Times New Roman" w:hAnsi="Times New Roman" w:cs="Times New Roman"/>
          <w:color w:val="auto"/>
          <w:sz w:val="24"/>
          <w:lang w:val="es-MX"/>
        </w:rPr>
        <w:t xml:space="preserve"> </w:t>
      </w:r>
      <w:r w:rsidR="005D5924" w:rsidRPr="00BC1710">
        <w:rPr>
          <w:rFonts w:ascii="Times New Roman" w:eastAsia="Times New Roman" w:hAnsi="Times New Roman" w:cs="Times New Roman"/>
          <w:color w:val="auto"/>
          <w:sz w:val="24"/>
          <w:lang w:val="es-MX"/>
        </w:rPr>
        <w:t>comunidades y grupos étnicos</w:t>
      </w:r>
      <w:r w:rsidR="00C17BB9" w:rsidRPr="00BC1710">
        <w:rPr>
          <w:rFonts w:ascii="Times New Roman" w:eastAsia="Times New Roman" w:hAnsi="Times New Roman" w:cs="Times New Roman"/>
          <w:color w:val="auto"/>
          <w:sz w:val="24"/>
          <w:lang w:val="es-MX"/>
        </w:rPr>
        <w:t xml:space="preserve"> en el país.</w:t>
      </w:r>
      <w:r w:rsidR="009F61B6" w:rsidRPr="00BC1710">
        <w:rPr>
          <w:rStyle w:val="FootnoteReference"/>
          <w:rFonts w:ascii="Times New Roman" w:eastAsia="Times New Roman" w:hAnsi="Times New Roman" w:cs="Times New Roman"/>
          <w:color w:val="auto"/>
          <w:sz w:val="24"/>
          <w:lang w:val="es-MX"/>
        </w:rPr>
        <w:footnoteReference w:id="4"/>
      </w:r>
      <w:r w:rsidR="00C17BB9" w:rsidRPr="00BC1710">
        <w:rPr>
          <w:rFonts w:ascii="Times New Roman" w:eastAsia="Times New Roman" w:hAnsi="Times New Roman" w:cs="Times New Roman"/>
          <w:color w:val="auto"/>
          <w:sz w:val="24"/>
          <w:lang w:val="es-MX"/>
        </w:rPr>
        <w:t xml:space="preserve"> Al negarle</w:t>
      </w:r>
      <w:r w:rsidRPr="00BC1710">
        <w:rPr>
          <w:rFonts w:ascii="Times New Roman" w:eastAsia="Times New Roman" w:hAnsi="Times New Roman" w:cs="Times New Roman"/>
          <w:color w:val="auto"/>
          <w:sz w:val="24"/>
          <w:lang w:val="es-MX"/>
        </w:rPr>
        <w:t xml:space="preserve"> a los pueblos indígenas una voz en el proceso</w:t>
      </w:r>
      <w:r w:rsidR="000F23D4" w:rsidRPr="00BC1710">
        <w:rPr>
          <w:rFonts w:ascii="Times New Roman" w:eastAsia="Times New Roman" w:hAnsi="Times New Roman" w:cs="Times New Roman"/>
          <w:color w:val="auto"/>
          <w:sz w:val="24"/>
          <w:lang w:val="es-MX"/>
        </w:rPr>
        <w:t xml:space="preserve"> –o</w:t>
      </w:r>
      <w:r w:rsidRPr="00BC1710">
        <w:rPr>
          <w:rFonts w:ascii="Times New Roman" w:eastAsia="Times New Roman" w:hAnsi="Times New Roman" w:cs="Times New Roman"/>
          <w:color w:val="auto"/>
          <w:sz w:val="24"/>
          <w:lang w:val="es-MX"/>
        </w:rPr>
        <w:t xml:space="preserve"> la posibilidad de re</w:t>
      </w:r>
      <w:r w:rsidR="000F23D4" w:rsidRPr="00BC1710">
        <w:rPr>
          <w:rFonts w:ascii="Times New Roman" w:eastAsia="Times New Roman" w:hAnsi="Times New Roman" w:cs="Times New Roman"/>
          <w:color w:val="auto"/>
          <w:sz w:val="24"/>
          <w:lang w:val="es-MX"/>
        </w:rPr>
        <w:t>visar los escenarios propuestos–</w:t>
      </w:r>
      <w:r w:rsidRPr="00BC1710">
        <w:rPr>
          <w:rFonts w:ascii="Times New Roman" w:eastAsia="Times New Roman" w:hAnsi="Times New Roman" w:cs="Times New Roman"/>
          <w:color w:val="auto"/>
          <w:sz w:val="24"/>
          <w:lang w:val="es-MX"/>
        </w:rPr>
        <w:t xml:space="preserve"> los geógrafos del INE corren el riesgo de pasar por alto información f</w:t>
      </w:r>
      <w:r w:rsidR="00953AD3" w:rsidRPr="00BC1710">
        <w:rPr>
          <w:rFonts w:ascii="Times New Roman" w:eastAsia="Times New Roman" w:hAnsi="Times New Roman" w:cs="Times New Roman"/>
          <w:color w:val="auto"/>
          <w:sz w:val="24"/>
          <w:lang w:val="es-MX"/>
        </w:rPr>
        <w:t>undamental para cumplir con el artículo segundo c</w:t>
      </w:r>
      <w:r w:rsidR="00C16919" w:rsidRPr="00BC1710">
        <w:rPr>
          <w:rFonts w:ascii="Times New Roman" w:eastAsia="Times New Roman" w:hAnsi="Times New Roman" w:cs="Times New Roman"/>
          <w:color w:val="auto"/>
          <w:sz w:val="24"/>
          <w:lang w:val="es-MX"/>
        </w:rPr>
        <w:t>onstitucional</w:t>
      </w:r>
      <w:r w:rsidRPr="00BC1710">
        <w:rPr>
          <w:rFonts w:ascii="Times New Roman" w:eastAsia="Times New Roman" w:hAnsi="Times New Roman" w:cs="Times New Roman"/>
          <w:color w:val="auto"/>
          <w:sz w:val="24"/>
          <w:lang w:val="es-MX"/>
        </w:rPr>
        <w:t>. Ejemplos que podrían afectar la delimitación electoral son las diferencias ancestrales entre comunidades indígenas asentadas en un mismo municipio (</w:t>
      </w:r>
      <w:r w:rsidRPr="00BC1710">
        <w:rPr>
          <w:rFonts w:ascii="Times New Roman" w:eastAsia="Times New Roman" w:hAnsi="Times New Roman" w:cs="Times New Roman"/>
          <w:color w:val="auto"/>
          <w:sz w:val="24"/>
          <w:szCs w:val="24"/>
          <w:lang w:val="es-MX"/>
        </w:rPr>
        <w:t>Sonnleitner 2013)</w:t>
      </w:r>
      <w:r w:rsidRPr="00BC1710">
        <w:rPr>
          <w:rFonts w:ascii="Times New Roman" w:eastAsia="Times New Roman" w:hAnsi="Times New Roman" w:cs="Times New Roman"/>
          <w:color w:val="auto"/>
          <w:sz w:val="24"/>
          <w:lang w:val="es-MX"/>
        </w:rPr>
        <w:t xml:space="preserve">. </w:t>
      </w:r>
    </w:p>
    <w:p w14:paraId="55526E2B" w14:textId="13240440" w:rsidR="005B0486" w:rsidRPr="00BC1710" w:rsidRDefault="000717C6" w:rsidP="00ED1854">
      <w:pPr>
        <w:pStyle w:val="LO-normal"/>
        <w:spacing w:line="480" w:lineRule="auto"/>
        <w:ind w:firstLine="720"/>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E</w:t>
      </w:r>
      <w:r w:rsidR="00953AD3" w:rsidRPr="00BC1710">
        <w:rPr>
          <w:rFonts w:ascii="Times New Roman" w:eastAsia="Times New Roman" w:hAnsi="Times New Roman" w:cs="Times New Roman"/>
          <w:color w:val="auto"/>
          <w:sz w:val="24"/>
          <w:lang w:val="es-MX"/>
        </w:rPr>
        <w:t>n esta nota de investigación explicamos por qué la</w:t>
      </w:r>
      <w:r w:rsidR="006B560D" w:rsidRPr="00BC1710">
        <w:rPr>
          <w:rFonts w:ascii="Times New Roman" w:eastAsia="Times New Roman" w:hAnsi="Times New Roman" w:cs="Times New Roman"/>
          <w:color w:val="auto"/>
          <w:sz w:val="24"/>
          <w:lang w:val="es-MX"/>
        </w:rPr>
        <w:t xml:space="preserve"> redistritación </w:t>
      </w:r>
      <w:r w:rsidR="00953AD3" w:rsidRPr="00BC1710">
        <w:rPr>
          <w:rFonts w:ascii="Times New Roman" w:eastAsia="Times New Roman" w:hAnsi="Times New Roman" w:cs="Times New Roman"/>
          <w:color w:val="auto"/>
          <w:sz w:val="24"/>
          <w:lang w:val="es-MX"/>
        </w:rPr>
        <w:t xml:space="preserve">en México </w:t>
      </w:r>
      <w:r w:rsidR="006B560D" w:rsidRPr="00BC1710">
        <w:rPr>
          <w:rFonts w:ascii="Times New Roman" w:eastAsia="Times New Roman" w:hAnsi="Times New Roman" w:cs="Times New Roman"/>
          <w:color w:val="auto"/>
          <w:sz w:val="24"/>
          <w:lang w:val="es-MX"/>
        </w:rPr>
        <w:t xml:space="preserve">no está a la altura de los principios y estándares internacionales de gobierno abierto. A pesar de que los criterios generales de la redistritación se determinan en un proceso público, puede afirmarse que la delimitación electoral en México permanece en la opacidad. </w:t>
      </w:r>
      <w:r w:rsidR="00ED1854" w:rsidRPr="00BC1710">
        <w:rPr>
          <w:rFonts w:ascii="Times New Roman" w:hAnsi="Times New Roman" w:cs="Times New Roman"/>
          <w:color w:val="auto"/>
        </w:rPr>
        <w:t>E</w:t>
      </w:r>
      <w:r w:rsidR="006B560D" w:rsidRPr="00BC1710">
        <w:rPr>
          <w:rFonts w:ascii="Times New Roman" w:eastAsia="Times New Roman" w:hAnsi="Times New Roman" w:cs="Times New Roman"/>
          <w:color w:val="auto"/>
          <w:sz w:val="24"/>
          <w:lang w:val="es-MX"/>
        </w:rPr>
        <w:t xml:space="preserve">n </w:t>
      </w:r>
      <w:r w:rsidR="00353174" w:rsidRPr="00BC1710">
        <w:rPr>
          <w:rFonts w:ascii="Times New Roman" w:eastAsia="Times New Roman" w:hAnsi="Times New Roman" w:cs="Times New Roman"/>
          <w:color w:val="auto"/>
          <w:sz w:val="24"/>
          <w:lang w:val="es-MX"/>
        </w:rPr>
        <w:t>la siguinete sección</w:t>
      </w:r>
      <w:r w:rsidR="006B560D" w:rsidRPr="00BC1710">
        <w:rPr>
          <w:rFonts w:ascii="Times New Roman" w:eastAsia="Times New Roman" w:hAnsi="Times New Roman" w:cs="Times New Roman"/>
          <w:color w:val="auto"/>
          <w:sz w:val="24"/>
          <w:lang w:val="es-MX"/>
        </w:rPr>
        <w:t xml:space="preserve"> describimos brevemente la experiencia de redistritación en México. Después </w:t>
      </w:r>
      <w:r w:rsidR="00B65589" w:rsidRPr="00BC1710">
        <w:rPr>
          <w:rFonts w:ascii="Times New Roman" w:eastAsia="Times New Roman" w:hAnsi="Times New Roman" w:cs="Times New Roman"/>
          <w:color w:val="auto"/>
          <w:sz w:val="24"/>
          <w:lang w:val="es-MX"/>
        </w:rPr>
        <w:t>enlistamos</w:t>
      </w:r>
      <w:r w:rsidR="006B560D" w:rsidRPr="00BC1710">
        <w:rPr>
          <w:rFonts w:ascii="Times New Roman" w:eastAsia="Times New Roman" w:hAnsi="Times New Roman" w:cs="Times New Roman"/>
          <w:color w:val="auto"/>
          <w:sz w:val="24"/>
          <w:lang w:val="es-MX"/>
        </w:rPr>
        <w:t xml:space="preserve"> una serie de característic</w:t>
      </w:r>
      <w:r w:rsidR="00B65589" w:rsidRPr="00BC1710">
        <w:rPr>
          <w:rFonts w:ascii="Times New Roman" w:eastAsia="Times New Roman" w:hAnsi="Times New Roman" w:cs="Times New Roman"/>
          <w:color w:val="auto"/>
          <w:sz w:val="24"/>
          <w:lang w:val="es-MX"/>
        </w:rPr>
        <w:t>as necesarias para consolidar l</w:t>
      </w:r>
      <w:r w:rsidR="006B560D" w:rsidRPr="00BC1710">
        <w:rPr>
          <w:rFonts w:ascii="Times New Roman" w:eastAsia="Times New Roman" w:hAnsi="Times New Roman" w:cs="Times New Roman"/>
          <w:color w:val="auto"/>
          <w:sz w:val="24"/>
          <w:lang w:val="es-MX"/>
        </w:rPr>
        <w:t xml:space="preserve">a política de datos abiertos </w:t>
      </w:r>
      <w:r w:rsidR="00B65589" w:rsidRPr="00BC1710">
        <w:rPr>
          <w:rFonts w:ascii="Times New Roman" w:eastAsia="Times New Roman" w:hAnsi="Times New Roman" w:cs="Times New Roman"/>
          <w:color w:val="auto"/>
          <w:sz w:val="24"/>
          <w:lang w:val="es-MX"/>
        </w:rPr>
        <w:t>vinculada</w:t>
      </w:r>
      <w:r w:rsidR="006B560D" w:rsidRPr="00BC1710">
        <w:rPr>
          <w:rFonts w:ascii="Times New Roman" w:eastAsia="Times New Roman" w:hAnsi="Times New Roman" w:cs="Times New Roman"/>
          <w:color w:val="auto"/>
          <w:sz w:val="24"/>
          <w:lang w:val="es-MX"/>
        </w:rPr>
        <w:t xml:space="preserve"> </w:t>
      </w:r>
      <w:r w:rsidR="00B65589" w:rsidRPr="00BC1710">
        <w:rPr>
          <w:rFonts w:ascii="Times New Roman" w:eastAsia="Times New Roman" w:hAnsi="Times New Roman" w:cs="Times New Roman"/>
          <w:color w:val="auto"/>
          <w:sz w:val="24"/>
          <w:lang w:val="es-MX"/>
        </w:rPr>
        <w:t xml:space="preserve"> a la </w:t>
      </w:r>
      <w:r w:rsidR="006B560D" w:rsidRPr="00BC1710">
        <w:rPr>
          <w:rFonts w:ascii="Times New Roman" w:eastAsia="Times New Roman" w:hAnsi="Times New Roman" w:cs="Times New Roman"/>
          <w:color w:val="auto"/>
          <w:sz w:val="24"/>
          <w:lang w:val="es-MX"/>
        </w:rPr>
        <w:t xml:space="preserve">redistritación y discutimos los desafíos que hay en México en materia de transparencia y participación ciudadana. Explicamos por qué el </w:t>
      </w:r>
      <w:r w:rsidR="006B560D" w:rsidRPr="00BC1710">
        <w:rPr>
          <w:rFonts w:ascii="Times New Roman" w:eastAsia="Times New Roman" w:hAnsi="Times New Roman" w:cs="Times New Roman"/>
          <w:i/>
          <w:color w:val="auto"/>
          <w:sz w:val="24"/>
          <w:lang w:val="es-MX"/>
        </w:rPr>
        <w:t xml:space="preserve">software </w:t>
      </w:r>
      <w:r w:rsidR="006B560D" w:rsidRPr="00BC1710">
        <w:rPr>
          <w:rFonts w:ascii="Times New Roman" w:eastAsia="Times New Roman" w:hAnsi="Times New Roman" w:cs="Times New Roman"/>
          <w:color w:val="auto"/>
          <w:sz w:val="24"/>
          <w:lang w:val="es-MX"/>
        </w:rPr>
        <w:t xml:space="preserve">de código abierto tiene un gran potencial para incrementar los niveles de participación, transparencia, y rendición de cuentas en torno a los procesos de redistritación en el país. Al final, ofrecemos una breve reflexión sobre el </w:t>
      </w:r>
      <w:r w:rsidR="006B560D" w:rsidRPr="00BC1710">
        <w:rPr>
          <w:rFonts w:ascii="Times New Roman" w:eastAsia="Times New Roman" w:hAnsi="Times New Roman" w:cs="Times New Roman"/>
          <w:color w:val="auto"/>
          <w:sz w:val="24"/>
          <w:lang w:val="es-MX"/>
        </w:rPr>
        <w:lastRenderedPageBreak/>
        <w:t xml:space="preserve">uso de datos abiertos en los procesos de redistritación, su efecto en la percepción y confianza ciudadana, así como la agenda de investigación </w:t>
      </w:r>
      <w:r w:rsidR="00B65589" w:rsidRPr="00BC1710">
        <w:rPr>
          <w:rFonts w:ascii="Times New Roman" w:eastAsia="Times New Roman" w:hAnsi="Times New Roman" w:cs="Times New Roman"/>
          <w:color w:val="auto"/>
          <w:sz w:val="24"/>
          <w:lang w:val="es-MX"/>
        </w:rPr>
        <w:t xml:space="preserve">pendiente </w:t>
      </w:r>
      <w:r w:rsidR="006B560D" w:rsidRPr="00BC1710">
        <w:rPr>
          <w:rFonts w:ascii="Times New Roman" w:eastAsia="Times New Roman" w:hAnsi="Times New Roman" w:cs="Times New Roman"/>
          <w:color w:val="auto"/>
          <w:sz w:val="24"/>
          <w:lang w:val="es-MX"/>
        </w:rPr>
        <w:t xml:space="preserve">en esta materia. </w:t>
      </w:r>
    </w:p>
    <w:p w14:paraId="56595D08" w14:textId="77777777" w:rsidR="005B0486" w:rsidRPr="00BC1710" w:rsidRDefault="006B560D" w:rsidP="0095771F">
      <w:pPr>
        <w:pStyle w:val="Heading1"/>
        <w:spacing w:line="240" w:lineRule="auto"/>
        <w:jc w:val="both"/>
        <w:rPr>
          <w:rFonts w:ascii="Times New Roman" w:hAnsi="Times New Roman" w:cs="Times New Roman"/>
          <w:b/>
          <w:color w:val="auto"/>
          <w:lang w:val="es-MX"/>
        </w:rPr>
      </w:pPr>
      <w:r w:rsidRPr="00BC1710">
        <w:rPr>
          <w:rFonts w:ascii="Times New Roman" w:hAnsi="Times New Roman" w:cs="Times New Roman"/>
          <w:b/>
          <w:color w:val="auto"/>
          <w:lang w:val="es-MX"/>
        </w:rPr>
        <w:t>I. La redistritación en México: Avances y limitaciones</w:t>
      </w:r>
    </w:p>
    <w:p w14:paraId="3D52EDF3" w14:textId="77777777" w:rsidR="005B0486" w:rsidRPr="00BC1710" w:rsidRDefault="006B560D" w:rsidP="0095771F">
      <w:pPr>
        <w:pStyle w:val="LO-normal"/>
        <w:spacing w:line="480" w:lineRule="auto"/>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 xml:space="preserve">Parafraseando a Handley y Grofman (2008), la redistritación “es el proceso mediante el que, con el dibujo de líneas en un mapa, se subdivide un territorio en un conjunto de unidades electorales discretas de las que uno o más representantes resultan electos” (p. 3).  Este proceso resulta fundamental para la democracia porque delimita el espacio físico de la representación política, donde se establece el vínculo entre el legislador y los ciudadanos. </w:t>
      </w:r>
    </w:p>
    <w:p w14:paraId="317F484A" w14:textId="4DA31822" w:rsidR="005B0486" w:rsidRPr="00BC1710" w:rsidRDefault="006B560D" w:rsidP="0095771F">
      <w:pPr>
        <w:pStyle w:val="LO-normal"/>
        <w:spacing w:line="480" w:lineRule="auto"/>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ab/>
        <w:t>En el sistema electoral mixto</w:t>
      </w:r>
      <w:r w:rsidR="002D1BD7" w:rsidRPr="00BC1710">
        <w:rPr>
          <w:rFonts w:ascii="Times New Roman" w:eastAsia="Times New Roman" w:hAnsi="Times New Roman" w:cs="Times New Roman"/>
          <w:color w:val="auto"/>
          <w:sz w:val="24"/>
          <w:lang w:val="es-MX"/>
        </w:rPr>
        <w:t xml:space="preserve"> que adoptaron </w:t>
      </w:r>
      <w:r w:rsidRPr="00BC1710">
        <w:rPr>
          <w:rFonts w:ascii="Times New Roman" w:eastAsia="Times New Roman" w:hAnsi="Times New Roman" w:cs="Times New Roman"/>
          <w:color w:val="auto"/>
          <w:sz w:val="24"/>
          <w:lang w:val="es-MX"/>
        </w:rPr>
        <w:t>las legislaturas</w:t>
      </w:r>
      <w:r w:rsidR="002D1BD7" w:rsidRPr="00BC1710">
        <w:rPr>
          <w:rFonts w:ascii="Times New Roman" w:eastAsia="Times New Roman" w:hAnsi="Times New Roman" w:cs="Times New Roman"/>
          <w:color w:val="auto"/>
          <w:sz w:val="24"/>
          <w:lang w:val="es-MX"/>
        </w:rPr>
        <w:t xml:space="preserve"> a nivel federal y estatal en México,</w:t>
      </w:r>
      <w:r w:rsidRPr="00BC1710">
        <w:rPr>
          <w:rFonts w:ascii="Times New Roman" w:eastAsia="Times New Roman" w:hAnsi="Times New Roman" w:cs="Times New Roman"/>
          <w:color w:val="auto"/>
          <w:sz w:val="24"/>
          <w:lang w:val="es-MX"/>
        </w:rPr>
        <w:t xml:space="preserve"> coexisten dos principios de representación</w:t>
      </w:r>
      <w:r w:rsidR="005B32B0" w:rsidRPr="00BC1710">
        <w:rPr>
          <w:rFonts w:ascii="Times New Roman" w:eastAsia="Times New Roman" w:hAnsi="Times New Roman" w:cs="Times New Roman"/>
          <w:color w:val="auto"/>
          <w:sz w:val="24"/>
          <w:lang w:val="es-MX"/>
        </w:rPr>
        <w:t xml:space="preserve"> (Shugart y Wattenberg 2001)</w:t>
      </w:r>
      <w:r w:rsidRPr="00BC1710">
        <w:rPr>
          <w:rFonts w:ascii="Times New Roman" w:eastAsia="Times New Roman" w:hAnsi="Times New Roman" w:cs="Times New Roman"/>
          <w:color w:val="auto"/>
          <w:sz w:val="24"/>
          <w:lang w:val="es-MX"/>
        </w:rPr>
        <w:t>. Uno es el principio mayoritario en distritos uninominales; el otro es el proporcional en distritos plurinominales. La cámara de diputados del Congreso se compone de 300 distritos de</w:t>
      </w:r>
      <w:r w:rsidR="00073F7B" w:rsidRPr="00BC1710">
        <w:rPr>
          <w:rFonts w:ascii="Times New Roman" w:eastAsia="Times New Roman" w:hAnsi="Times New Roman" w:cs="Times New Roman"/>
          <w:color w:val="auto"/>
          <w:sz w:val="24"/>
          <w:lang w:val="es-MX"/>
        </w:rPr>
        <w:t>l primer tipo y 5 del segundo –</w:t>
      </w:r>
      <w:r w:rsidRPr="00BC1710">
        <w:rPr>
          <w:rFonts w:ascii="Times New Roman" w:eastAsia="Times New Roman" w:hAnsi="Times New Roman" w:cs="Times New Roman"/>
          <w:color w:val="auto"/>
          <w:sz w:val="24"/>
          <w:lang w:val="es-MX"/>
        </w:rPr>
        <w:t>números y proporciones que varían de una legislatura estatal a otra (</w:t>
      </w:r>
      <w:r w:rsidRPr="00BC1710">
        <w:rPr>
          <w:rFonts w:ascii="Times New Roman" w:eastAsia="Times New Roman" w:hAnsi="Times New Roman" w:cs="Times New Roman"/>
          <w:color w:val="auto"/>
          <w:sz w:val="24"/>
          <w:szCs w:val="24"/>
          <w:lang w:val="es-MX"/>
        </w:rPr>
        <w:t>Balkin y Orta 2004</w:t>
      </w:r>
      <w:r w:rsidRPr="00BC1710">
        <w:rPr>
          <w:rFonts w:ascii="Times New Roman" w:eastAsia="Times New Roman" w:hAnsi="Times New Roman" w:cs="Times New Roman"/>
          <w:color w:val="auto"/>
          <w:sz w:val="24"/>
          <w:lang w:val="es-MX"/>
        </w:rPr>
        <w:t>). Esta nota de investigación atiende sólo el caso de los distritos de mayoría relativa.</w:t>
      </w:r>
      <w:r w:rsidRPr="00BC1710">
        <w:rPr>
          <w:rStyle w:val="FootnoteAnchor"/>
          <w:rFonts w:ascii="Times New Roman" w:eastAsia="Times New Roman" w:hAnsi="Times New Roman" w:cs="Times New Roman"/>
          <w:color w:val="auto"/>
          <w:sz w:val="24"/>
          <w:lang w:val="es-MX"/>
        </w:rPr>
        <w:footnoteReference w:id="5"/>
      </w:r>
      <w:r w:rsidRPr="00BC1710">
        <w:rPr>
          <w:rFonts w:ascii="Times New Roman" w:eastAsia="Times New Roman" w:hAnsi="Times New Roman" w:cs="Times New Roman"/>
          <w:color w:val="auto"/>
          <w:sz w:val="24"/>
          <w:lang w:val="es-MX"/>
        </w:rPr>
        <w:t xml:space="preserve"> </w:t>
      </w:r>
    </w:p>
    <w:p w14:paraId="7B04FD85" w14:textId="570217D6" w:rsidR="005B0486" w:rsidRPr="00BC1710" w:rsidRDefault="006B560D" w:rsidP="0095771F">
      <w:pPr>
        <w:pStyle w:val="LO-normal"/>
        <w:spacing w:line="480" w:lineRule="auto"/>
        <w:ind w:left="-29" w:firstLine="749"/>
        <w:jc w:val="both"/>
        <w:rPr>
          <w:rFonts w:ascii="Times New Roman" w:hAnsi="Times New Roman" w:cs="Times New Roman"/>
          <w:color w:val="auto"/>
          <w:sz w:val="24"/>
          <w:szCs w:val="24"/>
          <w:lang w:val="es-MX"/>
        </w:rPr>
      </w:pPr>
      <w:r w:rsidRPr="00BC1710">
        <w:rPr>
          <w:rFonts w:ascii="Times New Roman" w:eastAsia="Times New Roman" w:hAnsi="Times New Roman" w:cs="Times New Roman"/>
          <w:color w:val="auto"/>
          <w:sz w:val="24"/>
          <w:lang w:val="es-MX"/>
        </w:rPr>
        <w:t>Con el objetivo de equilibrar cambios demográficos entre distritos, el país inauguró mapas congresionales en las elecciones federales de 1997 (en remplazo del mapa que se usó desde 1979) y de 2006 (Trelles y Martínez 2012; Lujambio y Vives 2008, Magar et al. 2015). El IFE (antecesor del INE), que dibujó ambos mapas, concluyó también</w:t>
      </w:r>
      <w:r w:rsidR="0086388E">
        <w:rPr>
          <w:rFonts w:ascii="Times New Roman" w:eastAsia="Times New Roman" w:hAnsi="Times New Roman" w:cs="Times New Roman"/>
          <w:color w:val="auto"/>
          <w:sz w:val="24"/>
          <w:lang w:val="es-MX"/>
        </w:rPr>
        <w:t xml:space="preserve"> en 2013</w:t>
      </w:r>
      <w:r w:rsidRPr="00BC1710">
        <w:rPr>
          <w:rFonts w:ascii="Times New Roman" w:eastAsia="Times New Roman" w:hAnsi="Times New Roman" w:cs="Times New Roman"/>
          <w:color w:val="auto"/>
          <w:sz w:val="24"/>
          <w:lang w:val="es-MX"/>
        </w:rPr>
        <w:t>, en tiempo y forma, el proceso de redistritación de cara a la elección federal de 2015, pero ante la incertidumbre y tensiones generadas por una reforma electoral</w:t>
      </w:r>
      <w:r w:rsidR="00F72F09" w:rsidRPr="00BC1710">
        <w:rPr>
          <w:rFonts w:ascii="Times New Roman" w:eastAsia="Times New Roman" w:hAnsi="Times New Roman" w:cs="Times New Roman"/>
          <w:color w:val="auto"/>
          <w:sz w:val="24"/>
          <w:lang w:val="es-MX"/>
        </w:rPr>
        <w:t xml:space="preserve"> que se negociaba en paralelo –</w:t>
      </w:r>
      <w:r w:rsidRPr="00BC1710">
        <w:rPr>
          <w:rFonts w:ascii="Times New Roman" w:eastAsia="Times New Roman" w:hAnsi="Times New Roman" w:cs="Times New Roman"/>
          <w:color w:val="auto"/>
          <w:sz w:val="24"/>
          <w:lang w:val="es-MX"/>
        </w:rPr>
        <w:t>y que se adoptaría unos mes</w:t>
      </w:r>
      <w:r w:rsidR="00F72F09" w:rsidRPr="00BC1710">
        <w:rPr>
          <w:rFonts w:ascii="Times New Roman" w:eastAsia="Times New Roman" w:hAnsi="Times New Roman" w:cs="Times New Roman"/>
          <w:color w:val="auto"/>
          <w:sz w:val="24"/>
          <w:lang w:val="es-MX"/>
        </w:rPr>
        <w:t>es más tarde</w:t>
      </w:r>
      <w:r w:rsidRPr="00BC1710">
        <w:rPr>
          <w:rFonts w:ascii="Times New Roman" w:eastAsia="Times New Roman" w:hAnsi="Times New Roman" w:cs="Times New Roman"/>
          <w:color w:val="auto"/>
          <w:sz w:val="24"/>
          <w:lang w:val="es-MX"/>
        </w:rPr>
        <w:t xml:space="preserve">– </w:t>
      </w:r>
      <w:r w:rsidRPr="00BC1710">
        <w:rPr>
          <w:rFonts w:ascii="Times New Roman" w:hAnsi="Times New Roman" w:cs="Times New Roman"/>
          <w:color w:val="auto"/>
          <w:sz w:val="24"/>
          <w:szCs w:val="24"/>
          <w:lang w:val="es-MX"/>
        </w:rPr>
        <w:t xml:space="preserve">decidió frenar en el último minuto la adopción del nuevo </w:t>
      </w:r>
      <w:r w:rsidRPr="00BC1710">
        <w:rPr>
          <w:rFonts w:ascii="Times New Roman" w:hAnsi="Times New Roman" w:cs="Times New Roman"/>
          <w:color w:val="auto"/>
          <w:sz w:val="24"/>
          <w:szCs w:val="24"/>
          <w:lang w:val="es-MX"/>
        </w:rPr>
        <w:lastRenderedPageBreak/>
        <w:t xml:space="preserve">mapa distrital. </w:t>
      </w:r>
    </w:p>
    <w:p w14:paraId="614464E4" w14:textId="279695EB" w:rsidR="005B0486" w:rsidRPr="00BC1710" w:rsidRDefault="006B560D" w:rsidP="002F742F">
      <w:pPr>
        <w:pStyle w:val="LO-normal"/>
        <w:spacing w:line="480" w:lineRule="auto"/>
        <w:ind w:left="-29" w:firstLine="749"/>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 xml:space="preserve">Con algunas diferencias técnicas, el proceso </w:t>
      </w:r>
      <w:r w:rsidR="00164BEB" w:rsidRPr="00BC1710">
        <w:rPr>
          <w:rFonts w:ascii="Times New Roman" w:eastAsia="Times New Roman" w:hAnsi="Times New Roman" w:cs="Times New Roman"/>
          <w:color w:val="auto"/>
          <w:sz w:val="24"/>
          <w:szCs w:val="24"/>
          <w:lang w:val="es-MX"/>
        </w:rPr>
        <w:t>de redistritación</w:t>
      </w:r>
      <w:r w:rsidRPr="00BC1710">
        <w:rPr>
          <w:rFonts w:ascii="Times New Roman" w:eastAsia="Times New Roman" w:hAnsi="Times New Roman" w:cs="Times New Roman"/>
          <w:color w:val="auto"/>
          <w:sz w:val="24"/>
          <w:szCs w:val="24"/>
          <w:lang w:val="es-MX"/>
        </w:rPr>
        <w:t xml:space="preserve"> </w:t>
      </w:r>
      <w:r w:rsidR="0086388E">
        <w:rPr>
          <w:rFonts w:ascii="Times New Roman" w:eastAsia="Times New Roman" w:hAnsi="Times New Roman" w:cs="Times New Roman"/>
          <w:color w:val="auto"/>
          <w:sz w:val="24"/>
          <w:szCs w:val="24"/>
          <w:lang w:val="es-MX"/>
        </w:rPr>
        <w:t xml:space="preserve">de 2013 </w:t>
      </w:r>
      <w:r w:rsidRPr="00BC1710">
        <w:rPr>
          <w:rFonts w:ascii="Times New Roman" w:eastAsia="Times New Roman" w:hAnsi="Times New Roman" w:cs="Times New Roman"/>
          <w:color w:val="auto"/>
          <w:sz w:val="24"/>
          <w:szCs w:val="24"/>
          <w:lang w:val="es-MX"/>
        </w:rPr>
        <w:t>fue el mismo (Trelles et al. 2015), y puede resumirse, como</w:t>
      </w:r>
      <w:r w:rsidR="00963555" w:rsidRPr="00BC1710">
        <w:rPr>
          <w:rFonts w:ascii="Times New Roman" w:eastAsia="Times New Roman" w:hAnsi="Times New Roman" w:cs="Times New Roman"/>
          <w:color w:val="auto"/>
          <w:sz w:val="24"/>
          <w:szCs w:val="24"/>
          <w:lang w:val="es-MX"/>
        </w:rPr>
        <w:t xml:space="preserve"> se muestra</w:t>
      </w:r>
      <w:r w:rsidRPr="00BC1710">
        <w:rPr>
          <w:rFonts w:ascii="Times New Roman" w:eastAsia="Times New Roman" w:hAnsi="Times New Roman" w:cs="Times New Roman"/>
          <w:color w:val="auto"/>
          <w:sz w:val="24"/>
          <w:szCs w:val="24"/>
          <w:lang w:val="es-MX"/>
        </w:rPr>
        <w:t xml:space="preserve"> en el diagrama 1, en cuatro etapas. Inicia con la distribución de 300 distritos de mayoría entre los estados y el DF según las poblaciones relativas del censo más reciente. Sigue el desarrollo y puesta en marcha, </w:t>
      </w:r>
      <w:r w:rsidR="00963555" w:rsidRPr="00BC1710">
        <w:rPr>
          <w:rFonts w:ascii="Times New Roman" w:eastAsia="Times New Roman" w:hAnsi="Times New Roman" w:cs="Times New Roman"/>
          <w:color w:val="auto"/>
          <w:sz w:val="24"/>
          <w:szCs w:val="24"/>
          <w:lang w:val="es-MX"/>
        </w:rPr>
        <w:t xml:space="preserve">por parte de un Comité Técnico </w:t>
      </w:r>
      <w:r w:rsidRPr="00BC1710">
        <w:rPr>
          <w:rFonts w:ascii="Times New Roman" w:eastAsia="Times New Roman" w:hAnsi="Times New Roman" w:cs="Times New Roman"/>
          <w:color w:val="auto"/>
          <w:sz w:val="24"/>
          <w:szCs w:val="24"/>
          <w:lang w:val="es-MX"/>
        </w:rPr>
        <w:t xml:space="preserve">nombrado por </w:t>
      </w:r>
      <w:r w:rsidR="00963555" w:rsidRPr="00BC1710">
        <w:rPr>
          <w:rFonts w:ascii="Times New Roman" w:eastAsia="Times New Roman" w:hAnsi="Times New Roman" w:cs="Times New Roman"/>
          <w:color w:val="auto"/>
          <w:sz w:val="24"/>
          <w:szCs w:val="24"/>
          <w:lang w:val="es-MX"/>
        </w:rPr>
        <w:t>el Consejo General del órgano electoral</w:t>
      </w:r>
      <w:r w:rsidRPr="00BC1710">
        <w:rPr>
          <w:rFonts w:ascii="Times New Roman" w:eastAsia="Times New Roman" w:hAnsi="Times New Roman" w:cs="Times New Roman"/>
          <w:color w:val="auto"/>
          <w:sz w:val="24"/>
          <w:szCs w:val="24"/>
          <w:lang w:val="es-MX"/>
        </w:rPr>
        <w:t xml:space="preserve">, de un algoritmo de optimización que produce un mapa preliminar para cada estado. Siguen dos rondas de revisión de las propuestas por parte de los partidos. Éstos sugieren modificaciones a la cartografía cuya aceptación depende de cuán capaces sean de mejorar la función de costo del algoritmo de optimización. Al final el Comité Técnico </w:t>
      </w:r>
      <w:r w:rsidR="00164BEB" w:rsidRPr="00BC1710">
        <w:rPr>
          <w:rFonts w:ascii="Times New Roman" w:eastAsia="Times New Roman" w:hAnsi="Times New Roman" w:cs="Times New Roman"/>
          <w:color w:val="auto"/>
          <w:sz w:val="24"/>
          <w:szCs w:val="24"/>
          <w:lang w:val="es-MX"/>
        </w:rPr>
        <w:t>selecciona una</w:t>
      </w:r>
      <w:r w:rsidRPr="00BC1710">
        <w:rPr>
          <w:rFonts w:ascii="Times New Roman" w:eastAsia="Times New Roman" w:hAnsi="Times New Roman" w:cs="Times New Roman"/>
          <w:color w:val="auto"/>
          <w:sz w:val="24"/>
          <w:szCs w:val="24"/>
          <w:lang w:val="es-MX"/>
        </w:rPr>
        <w:t xml:space="preserve"> propuesta final y la somete al Consejo General para su aprobación.</w:t>
      </w:r>
      <w:r w:rsidR="00963555" w:rsidRPr="00BC1710">
        <w:rPr>
          <w:rStyle w:val="FootnoteReference"/>
          <w:rFonts w:ascii="Times New Roman" w:eastAsia="Times New Roman" w:hAnsi="Times New Roman" w:cs="Times New Roman"/>
          <w:color w:val="auto"/>
          <w:sz w:val="24"/>
          <w:szCs w:val="24"/>
          <w:lang w:val="es-MX"/>
        </w:rPr>
        <w:footnoteReference w:id="6"/>
      </w:r>
      <w:r w:rsidRPr="00BC1710">
        <w:rPr>
          <w:rFonts w:ascii="Times New Roman" w:eastAsia="Times New Roman" w:hAnsi="Times New Roman" w:cs="Times New Roman"/>
          <w:color w:val="auto"/>
          <w:sz w:val="24"/>
          <w:szCs w:val="24"/>
          <w:lang w:val="es-MX"/>
        </w:rPr>
        <w:t xml:space="preserve"> </w:t>
      </w:r>
      <w:r w:rsidRPr="00BC1710">
        <w:rPr>
          <w:rFonts w:ascii="Times New Roman" w:eastAsia="Times New Roman" w:hAnsi="Times New Roman" w:cs="Times New Roman"/>
          <w:color w:val="auto"/>
          <w:sz w:val="24"/>
          <w:szCs w:val="24"/>
          <w:lang w:val="es-MX"/>
        </w:rPr>
        <w:commentReference w:id="0"/>
      </w:r>
    </w:p>
    <w:p w14:paraId="17DF657C" w14:textId="7888352F" w:rsidR="005B0486" w:rsidRPr="00BC1710" w:rsidRDefault="006B560D" w:rsidP="00963555">
      <w:pPr>
        <w:pStyle w:val="LO-normal"/>
        <w:spacing w:line="240" w:lineRule="auto"/>
        <w:ind w:firstLine="720"/>
        <w:contextualSpacing/>
        <w:jc w:val="center"/>
        <w:rPr>
          <w:rFonts w:ascii="Times New Roman" w:eastAsia="Times New Roman" w:hAnsi="Times New Roman" w:cs="Times New Roman"/>
          <w:b/>
          <w:color w:val="auto"/>
          <w:sz w:val="24"/>
          <w:lang w:val="es-MX"/>
        </w:rPr>
      </w:pPr>
      <w:r w:rsidRPr="00BC1710">
        <w:rPr>
          <w:rFonts w:ascii="Times New Roman" w:eastAsia="Times New Roman" w:hAnsi="Times New Roman" w:cs="Times New Roman"/>
          <w:b/>
          <w:color w:val="auto"/>
          <w:sz w:val="24"/>
          <w:lang w:val="es-MX"/>
        </w:rPr>
        <w:t>[Diagrama 1 por aquí]</w:t>
      </w:r>
    </w:p>
    <w:p w14:paraId="7044F3AD" w14:textId="77777777" w:rsidR="005B0486" w:rsidRPr="00BC1710" w:rsidRDefault="005B0486" w:rsidP="0095771F">
      <w:pPr>
        <w:pStyle w:val="LO-normal"/>
        <w:spacing w:line="240" w:lineRule="auto"/>
        <w:jc w:val="both"/>
        <w:rPr>
          <w:rFonts w:ascii="Times New Roman" w:eastAsia="Times New Roman" w:hAnsi="Times New Roman" w:cs="Times New Roman"/>
          <w:color w:val="auto"/>
          <w:sz w:val="24"/>
          <w:lang w:val="es-MX"/>
        </w:rPr>
      </w:pPr>
    </w:p>
    <w:p w14:paraId="76329F3E" w14:textId="4DDBE847" w:rsidR="00D7296C" w:rsidRPr="00BC1710" w:rsidRDefault="00C43B2F" w:rsidP="00D723CD">
      <w:pPr>
        <w:spacing w:line="480" w:lineRule="auto"/>
        <w:ind w:firstLine="720"/>
        <w:jc w:val="both"/>
        <w:rPr>
          <w:rFonts w:ascii="Times New Roman" w:eastAsia="Times New Roman" w:hAnsi="Times New Roman" w:cs="Times New Roman"/>
          <w:color w:val="auto"/>
          <w:sz w:val="24"/>
          <w:lang w:val="es-MX"/>
        </w:rPr>
      </w:pPr>
      <w:commentRangeStart w:id="1"/>
      <w:r w:rsidRPr="00BC1710">
        <w:rPr>
          <w:rFonts w:ascii="Times New Roman" w:eastAsia="Times New Roman" w:hAnsi="Times New Roman" w:cs="Times New Roman"/>
          <w:color w:val="auto"/>
          <w:sz w:val="24"/>
          <w:lang w:val="es-MX"/>
        </w:rPr>
        <w:t>Desde el ámbito académico</w:t>
      </w:r>
      <w:commentRangeEnd w:id="1"/>
      <w:r w:rsidRPr="00BC1710">
        <w:rPr>
          <w:rFonts w:ascii="Times New Roman" w:eastAsia="Times New Roman" w:hAnsi="Times New Roman" w:cs="Times New Roman"/>
          <w:color w:val="auto"/>
          <w:sz w:val="24"/>
          <w:lang w:val="es-MX"/>
        </w:rPr>
        <w:commentReference w:id="1"/>
      </w:r>
      <w:r w:rsidRPr="00BC1710">
        <w:rPr>
          <w:rFonts w:ascii="Times New Roman" w:eastAsia="Times New Roman" w:hAnsi="Times New Roman" w:cs="Times New Roman"/>
          <w:color w:val="auto"/>
          <w:sz w:val="24"/>
          <w:lang w:val="es-MX"/>
        </w:rPr>
        <w:t xml:space="preserve">, existen contribuciones importantes al estudio de la geografía electoral en México. El trabajo de autores como Martínez Asaad (1990), Molinar (1990), y Emmerich (1993) analiza cómo los cambios en la geografía electoral en México han afectado </w:t>
      </w:r>
      <w:r w:rsidR="009C1856" w:rsidRPr="00BC1710">
        <w:rPr>
          <w:rFonts w:ascii="Times New Roman" w:eastAsia="Times New Roman" w:hAnsi="Times New Roman" w:cs="Times New Roman"/>
          <w:color w:val="auto"/>
          <w:sz w:val="24"/>
          <w:lang w:val="es-MX"/>
        </w:rPr>
        <w:t xml:space="preserve">los resultados electorales y el balance de poder </w:t>
      </w:r>
      <w:r w:rsidRPr="00BC1710">
        <w:rPr>
          <w:rFonts w:ascii="Times New Roman" w:eastAsia="Times New Roman" w:hAnsi="Times New Roman" w:cs="Times New Roman"/>
          <w:color w:val="auto"/>
          <w:sz w:val="24"/>
          <w:lang w:val="es-MX"/>
        </w:rPr>
        <w:t xml:space="preserve">en el país. A su vez, autores como Gómez Tagle y Valdés (2000) e Islas (2007) resaltan el vínculo que existe entre los rasgos socioeconómicos  de la población, su distribución a lo largo del territorio y las preferencias electorales de los ciudadanos. En esa misma línea, Sonnleitner (2013a) enfatiza el carácter social, colectivo y territorial del voto. </w:t>
      </w:r>
      <w:r w:rsidRPr="00BC1710">
        <w:rPr>
          <w:rFonts w:ascii="Times New Roman" w:eastAsia="Times New Roman" w:hAnsi="Times New Roman" w:cs="Times New Roman"/>
          <w:color w:val="auto"/>
          <w:sz w:val="24"/>
          <w:szCs w:val="24"/>
          <w:lang w:val="es-MX"/>
        </w:rPr>
        <w:t xml:space="preserve">A su vez, Sonnleitner (2001, 2013) y González (2008) resaltan la importancia de tomar en cuenta las diferencias sociopolíticas entre los pueblos indígenas y la falta de calidad </w:t>
      </w:r>
      <w:r w:rsidRPr="00BC1710">
        <w:rPr>
          <w:rFonts w:ascii="Times New Roman" w:eastAsia="Times New Roman" w:hAnsi="Times New Roman" w:cs="Times New Roman"/>
          <w:color w:val="auto"/>
          <w:sz w:val="24"/>
          <w:szCs w:val="24"/>
          <w:lang w:val="es-MX"/>
        </w:rPr>
        <w:lastRenderedPageBreak/>
        <w:t>que hay en la representación política de este grupo, a pesar del cambio normativo que se ha dado en las últimas dos décadas.</w:t>
      </w:r>
      <w:r w:rsidRPr="00BC1710">
        <w:rPr>
          <w:rStyle w:val="FootnoteAnchor"/>
          <w:rFonts w:ascii="Times New Roman" w:eastAsia="Times New Roman" w:hAnsi="Times New Roman" w:cs="Times New Roman"/>
          <w:color w:val="auto"/>
          <w:sz w:val="24"/>
          <w:szCs w:val="24"/>
          <w:lang w:val="es-MX"/>
        </w:rPr>
        <w:footnoteReference w:id="7"/>
      </w:r>
      <w:r w:rsidRPr="00BC1710">
        <w:rPr>
          <w:rFonts w:ascii="Times New Roman" w:eastAsia="Times New Roman" w:hAnsi="Times New Roman" w:cs="Times New Roman"/>
          <w:color w:val="auto"/>
          <w:sz w:val="24"/>
          <w:szCs w:val="24"/>
          <w:lang w:val="es-MX"/>
        </w:rPr>
        <w:t xml:space="preserve"> </w:t>
      </w:r>
      <w:r w:rsidRPr="00BC1710">
        <w:rPr>
          <w:rFonts w:ascii="Times New Roman" w:eastAsia="Times New Roman" w:hAnsi="Times New Roman" w:cs="Times New Roman"/>
          <w:color w:val="auto"/>
          <w:sz w:val="24"/>
          <w:lang w:val="es-MX"/>
        </w:rPr>
        <w:t xml:space="preserve">Algunos autores han incluido recientemente la dimensión de la geografía plurinominal y sus efectos sobre la representación política (Palacios y Tirado 2009). </w:t>
      </w:r>
    </w:p>
    <w:p w14:paraId="5F6BB0EE" w14:textId="492E08EA" w:rsidR="00C43B2F" w:rsidRPr="00BC1710" w:rsidRDefault="00C43B2F" w:rsidP="00D7296C">
      <w:pPr>
        <w:spacing w:line="480" w:lineRule="auto"/>
        <w:ind w:firstLine="720"/>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 xml:space="preserve">Los trabajos en este rubro son variaciones monográficas –en su mayoría descriptivas– de la distribución territorial del voto. Sin embargo, son muy pocos los trabajos que estudian, desde una perspectiva teórica y metodológica, los criterios – y ponderación– utilizados por la autoridad electoral (como López 2006; López y Soto 2008), los distintos modelos de optimización empleados en la redistritación (como el trabajo de Rincón-García et al. 2015), o la interacción entre los partidos políticos y la autoridad electoral (como lo hacen Trelles et al. 2015). </w:t>
      </w:r>
      <w:commentRangeStart w:id="2"/>
      <w:r w:rsidRPr="00BC1710">
        <w:rPr>
          <w:rFonts w:ascii="Times New Roman" w:eastAsia="Times New Roman" w:hAnsi="Times New Roman" w:cs="Times New Roman"/>
          <w:color w:val="auto"/>
          <w:sz w:val="24"/>
          <w:szCs w:val="24"/>
          <w:lang w:val="es-MX"/>
        </w:rPr>
        <w:t xml:space="preserve">Creemos que hay un campo fértil para seguir analizando la intersección entre los aspectos técnicos, normativos, y metodológicos que rodean la redistritación y el impacto político de los mismos. A su vez, consideramos que </w:t>
      </w:r>
      <w:r w:rsidR="00D20099">
        <w:rPr>
          <w:rFonts w:ascii="Times New Roman" w:eastAsia="Times New Roman" w:hAnsi="Times New Roman" w:cs="Times New Roman"/>
          <w:color w:val="auto"/>
          <w:sz w:val="24"/>
          <w:szCs w:val="24"/>
          <w:lang w:val="es-MX"/>
        </w:rPr>
        <w:t>la transparencia y la disponibilidad de información en formatos accesibles son dos</w:t>
      </w:r>
      <w:r w:rsidRPr="00BC1710">
        <w:rPr>
          <w:rFonts w:ascii="Times New Roman" w:eastAsia="Times New Roman" w:hAnsi="Times New Roman" w:cs="Times New Roman"/>
          <w:color w:val="auto"/>
          <w:sz w:val="24"/>
          <w:szCs w:val="24"/>
          <w:lang w:val="es-MX"/>
        </w:rPr>
        <w:t xml:space="preserve"> requisitos indispensables para poder desarrollar esta línea de investigación en el futuro. </w:t>
      </w:r>
      <w:commentRangeEnd w:id="2"/>
      <w:r w:rsidRPr="00BC1710">
        <w:rPr>
          <w:rFonts w:ascii="Times New Roman" w:eastAsia="Times New Roman" w:hAnsi="Times New Roman" w:cs="Times New Roman"/>
          <w:color w:val="auto"/>
          <w:sz w:val="24"/>
          <w:szCs w:val="24"/>
          <w:lang w:val="es-MX"/>
        </w:rPr>
        <w:commentReference w:id="2"/>
      </w:r>
    </w:p>
    <w:p w14:paraId="3C5F5386" w14:textId="48E5B140" w:rsidR="00C43B2F" w:rsidRPr="00BC1710" w:rsidRDefault="007A0378" w:rsidP="0098701E">
      <w:pPr>
        <w:spacing w:line="480" w:lineRule="auto"/>
        <w:ind w:firstLine="720"/>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szCs w:val="24"/>
          <w:lang w:val="es-MX"/>
        </w:rPr>
        <w:t xml:space="preserve">Sabemos que los partidos políticos participan activamente en este proceso, pero sabemos muy poco sobre sus incentivos, sus estrategias y sobre la interacción que tienen con la autoridad electoral. </w:t>
      </w:r>
      <w:commentRangeStart w:id="3"/>
      <w:r w:rsidR="00C43B2F" w:rsidRPr="00BC1710">
        <w:rPr>
          <w:rFonts w:ascii="Times New Roman" w:hAnsi="Times New Roman" w:cs="Times New Roman"/>
          <w:color w:val="auto"/>
          <w:sz w:val="24"/>
          <w:szCs w:val="24"/>
          <w:lang w:val="es-MX"/>
        </w:rPr>
        <w:t>Rossiter, Johnston y Pattie (1998),</w:t>
      </w:r>
      <w:commentRangeEnd w:id="3"/>
      <w:r w:rsidR="00C43B2F" w:rsidRPr="00BC1710">
        <w:rPr>
          <w:rFonts w:ascii="Times New Roman" w:hAnsi="Times New Roman" w:cs="Times New Roman"/>
          <w:color w:val="auto"/>
          <w:sz w:val="24"/>
          <w:szCs w:val="24"/>
          <w:lang w:val="es-MX"/>
        </w:rPr>
        <w:commentReference w:id="3"/>
      </w:r>
      <w:r w:rsidR="00C43B2F" w:rsidRPr="00BC1710">
        <w:rPr>
          <w:rFonts w:ascii="Times New Roman" w:hAnsi="Times New Roman" w:cs="Times New Roman"/>
          <w:color w:val="auto"/>
          <w:sz w:val="24"/>
          <w:szCs w:val="24"/>
          <w:lang w:val="es-MX"/>
        </w:rPr>
        <w:t xml:space="preserve"> al estudiar el proceso de redistritación en Irlanda del Norte, argumentan que a pesar de la neutralidad de las comisiones independientes, los partidos políticos buscan influir en las decisiones de éstas para maximizar sus resultados. Según estos autores, la influencia y el sesgo partidista en la redistritación depende de tres factores: a) la </w:t>
      </w:r>
      <w:r w:rsidR="00C43B2F" w:rsidRPr="00BC1710">
        <w:rPr>
          <w:rFonts w:ascii="Times New Roman" w:hAnsi="Times New Roman" w:cs="Times New Roman"/>
          <w:color w:val="auto"/>
          <w:sz w:val="24"/>
          <w:szCs w:val="24"/>
          <w:lang w:val="es-MX"/>
        </w:rPr>
        <w:lastRenderedPageBreak/>
        <w:t xml:space="preserve">claridad de los criterios normativos; b) el perfil de los integrantes de la comisión u órgano técnico, y c) la dinámica entre el agente encargado de redistritar y los partidos políticos. </w:t>
      </w:r>
      <w:commentRangeStart w:id="4"/>
      <w:r w:rsidR="00C43B2F" w:rsidRPr="00BC1710">
        <w:rPr>
          <w:rFonts w:ascii="Times New Roman" w:hAnsi="Times New Roman" w:cs="Times New Roman"/>
          <w:color w:val="auto"/>
          <w:sz w:val="24"/>
          <w:szCs w:val="24"/>
          <w:lang w:val="es-MX"/>
        </w:rPr>
        <w:t>Nosotros sugerimos dos condiciones adicionales para garantizar la imparcialidad en los procesos de redistritación: d) que toda la información del proceso sea transparente y esté a disposción del público en formatos accesibles para que pueda ser utilizada por la ciudadanía, y e) que existan los mecanismos de comunicación y verificación entre público y  el agente encargado de la delimitación electoral</w:t>
      </w:r>
      <w:commentRangeEnd w:id="4"/>
      <w:r w:rsidR="00C43B2F" w:rsidRPr="00BC1710">
        <w:rPr>
          <w:rFonts w:ascii="Times New Roman" w:hAnsi="Times New Roman" w:cs="Times New Roman"/>
          <w:color w:val="auto"/>
          <w:sz w:val="24"/>
          <w:szCs w:val="24"/>
          <w:lang w:val="es-MX"/>
        </w:rPr>
        <w:commentReference w:id="4"/>
      </w:r>
      <w:r w:rsidR="00C43B2F" w:rsidRPr="00BC1710">
        <w:rPr>
          <w:rFonts w:ascii="Times New Roman" w:hAnsi="Times New Roman" w:cs="Times New Roman"/>
          <w:color w:val="auto"/>
          <w:sz w:val="24"/>
          <w:szCs w:val="24"/>
          <w:lang w:val="es-MX"/>
        </w:rPr>
        <w:t xml:space="preserve">. </w:t>
      </w:r>
    </w:p>
    <w:p w14:paraId="301420AF" w14:textId="77777777" w:rsidR="00C43B2F" w:rsidRPr="00BC1710" w:rsidRDefault="00C43B2F" w:rsidP="00C43B2F">
      <w:pPr>
        <w:pStyle w:val="LO-normal"/>
        <w:spacing w:line="480" w:lineRule="auto"/>
        <w:ind w:firstLine="720"/>
        <w:jc w:val="both"/>
        <w:rPr>
          <w:rFonts w:ascii="Times New Roman" w:hAnsi="Times New Roman" w:cs="Times New Roman"/>
          <w:color w:val="auto"/>
          <w:sz w:val="24"/>
          <w:szCs w:val="24"/>
          <w:lang w:val="es-MX"/>
        </w:rPr>
      </w:pPr>
      <w:commentRangeStart w:id="5"/>
      <w:r w:rsidRPr="00BC1710">
        <w:rPr>
          <w:rFonts w:ascii="Times New Roman" w:hAnsi="Times New Roman" w:cs="Times New Roman"/>
          <w:color w:val="auto"/>
          <w:sz w:val="24"/>
          <w:szCs w:val="24"/>
          <w:lang w:val="es-MX"/>
        </w:rPr>
        <w:t xml:space="preserve">En la misma dirección que Rossiter, Johnston y Pattie (1998), autores como Estévez, Magar y Rosas (2008) </w:t>
      </w:r>
      <w:commentRangeEnd w:id="5"/>
      <w:r w:rsidRPr="00BC1710">
        <w:rPr>
          <w:rFonts w:ascii="Times New Roman" w:hAnsi="Times New Roman" w:cs="Times New Roman"/>
          <w:color w:val="auto"/>
          <w:sz w:val="24"/>
          <w:szCs w:val="24"/>
          <w:lang w:val="es-MX"/>
        </w:rPr>
        <w:commentReference w:id="5"/>
      </w:r>
      <w:r w:rsidRPr="00BC1710">
        <w:rPr>
          <w:rFonts w:ascii="Times New Roman" w:hAnsi="Times New Roman" w:cs="Times New Roman"/>
          <w:color w:val="auto"/>
          <w:sz w:val="24"/>
          <w:szCs w:val="24"/>
          <w:lang w:val="es-MX"/>
        </w:rPr>
        <w:t>argumentan que la autonomía del IFE no proviene de la “independencia” de los consejeros electorales, sino del sistema de pesos y contrapesos partidista al interior de la institución. Describen al IFE como una institución en donde los consejeros electorales mantienen un vínculo estrecho –lealtades informales– con los partidos que los postularon a lo largo de su encargo. A su vez, muchas de las actividades y decisiones administrativas son auditables sólo por los partidos políticos. La redistritación es una de ellas, ya que no cuenta con los niveles suficientes de transparencia y mecanismos de información para que el proceso sea auditable por los ciudadanos. Es decir, la interacción entre la autoridad electoral y los partidos políticos es una caja negra. Sólo los partidos políticos pueden vigilarse a sí mismos y no existen las condiciones para que nadie fuera de la institución pueda dar seguimiento, evaluar o participar en el proceso.</w:t>
      </w:r>
    </w:p>
    <w:p w14:paraId="5B6B3D69" w14:textId="488C1688" w:rsidR="00C43B2F" w:rsidRPr="00BC1710" w:rsidRDefault="00C43B2F" w:rsidP="00A94F65">
      <w:pPr>
        <w:pStyle w:val="LO-normal"/>
        <w:spacing w:line="480" w:lineRule="auto"/>
        <w:ind w:firstLine="720"/>
        <w:jc w:val="both"/>
        <w:rPr>
          <w:rFonts w:ascii="Times New Roman" w:hAnsi="Times New Roman" w:cs="Times New Roman"/>
          <w:color w:val="auto"/>
          <w:sz w:val="24"/>
          <w:szCs w:val="24"/>
          <w:lang w:val="es-MX"/>
        </w:rPr>
      </w:pPr>
      <w:r w:rsidRPr="00BC1710">
        <w:rPr>
          <w:rFonts w:ascii="Times New Roman" w:hAnsi="Times New Roman" w:cs="Times New Roman"/>
          <w:color w:val="auto"/>
          <w:sz w:val="24"/>
          <w:szCs w:val="24"/>
          <w:lang w:val="es-MX"/>
        </w:rPr>
        <w:t xml:space="preserve">Algunos ejemplos de la última (y fallida) redistritación federal ilustran como la política de transparencia </w:t>
      </w:r>
      <w:r w:rsidR="000B2B09" w:rsidRPr="00BC1710">
        <w:rPr>
          <w:rFonts w:ascii="Times New Roman" w:hAnsi="Times New Roman" w:cs="Times New Roman"/>
          <w:color w:val="auto"/>
          <w:sz w:val="24"/>
          <w:szCs w:val="24"/>
          <w:lang w:val="es-MX"/>
        </w:rPr>
        <w:t>actual incumple el grueso de la</w:t>
      </w:r>
      <w:r w:rsidRPr="00BC1710">
        <w:rPr>
          <w:rFonts w:ascii="Times New Roman" w:hAnsi="Times New Roman" w:cs="Times New Roman"/>
          <w:color w:val="auto"/>
          <w:sz w:val="24"/>
          <w:szCs w:val="24"/>
          <w:lang w:val="es-MX"/>
        </w:rPr>
        <w:t xml:space="preserve"> desiderata. Los partidos participaron activamente en la formulación de propuestas y contrapropuestas para construir los distritos electorales federales (Trelles et al. 2015). En su intervención, el entonces Consejero Presidente, Leonardo Valdés, resaltó la activa participación de los partidos en la construcción de los </w:t>
      </w:r>
      <w:r w:rsidRPr="00BC1710">
        <w:rPr>
          <w:rFonts w:ascii="Times New Roman" w:hAnsi="Times New Roman" w:cs="Times New Roman"/>
          <w:color w:val="auto"/>
          <w:sz w:val="24"/>
          <w:szCs w:val="24"/>
          <w:lang w:val="es-MX"/>
        </w:rPr>
        <w:lastRenderedPageBreak/>
        <w:t xml:space="preserve">escenarios distritales: </w:t>
      </w:r>
    </w:p>
    <w:p w14:paraId="3C1FBD43" w14:textId="77777777" w:rsidR="00C43B2F" w:rsidRPr="00BC1710" w:rsidRDefault="00C43B2F" w:rsidP="00C43B2F">
      <w:pPr>
        <w:spacing w:line="240" w:lineRule="auto"/>
        <w:ind w:left="720" w:right="720"/>
        <w:jc w:val="both"/>
        <w:rPr>
          <w:rFonts w:ascii="Times New Roman" w:hAnsi="Times New Roman" w:cs="Times New Roman"/>
          <w:color w:val="auto"/>
          <w:szCs w:val="22"/>
          <w:lang w:val="es-MX"/>
        </w:rPr>
      </w:pPr>
      <w:r w:rsidRPr="00BC1710">
        <w:rPr>
          <w:rFonts w:ascii="Times New Roman" w:hAnsi="Times New Roman" w:cs="Times New Roman"/>
          <w:color w:val="auto"/>
          <w:szCs w:val="22"/>
          <w:lang w:val="es-MX"/>
        </w:rPr>
        <w:t>“Ya se reseñó correctamente la enorme participación de las representaciones de los partidos políticos ante la Comisión Nacional de Vigilancia y ante las Comisiones Locales de Vigilancia, efectivamente, son más de 540 observaciones a la Distritación que presentaron esas representaciones, y en muchos casos observaciones que mejoraron de acuerdo con las reglas establecidas, la propuesta de Distritación. En todos los casos que así fue, el Comité Técnico aceptó esas recomendaciones y las impactó en los escenarios, sobre todo en el Tercer Escenario que hoy está a la consideración de este Consejo General.” (Leonardo Valdés, IFE 2013b).</w:t>
      </w:r>
    </w:p>
    <w:p w14:paraId="28AC7E32" w14:textId="77777777" w:rsidR="00C43B2F" w:rsidRPr="00BC1710" w:rsidRDefault="00C43B2F" w:rsidP="00C43B2F">
      <w:pPr>
        <w:spacing w:line="240" w:lineRule="auto"/>
        <w:ind w:left="720" w:right="720"/>
        <w:jc w:val="both"/>
        <w:rPr>
          <w:rFonts w:ascii="Times New Roman" w:hAnsi="Times New Roman" w:cs="Times New Roman"/>
          <w:color w:val="auto"/>
          <w:sz w:val="20"/>
          <w:lang w:val="es-MX"/>
        </w:rPr>
      </w:pPr>
    </w:p>
    <w:p w14:paraId="7C72093F" w14:textId="77777777" w:rsidR="00C43B2F" w:rsidRPr="00BC1710" w:rsidRDefault="00C43B2F" w:rsidP="00C43B2F">
      <w:pPr>
        <w:pStyle w:val="LO-normal"/>
        <w:spacing w:line="480" w:lineRule="auto"/>
        <w:ind w:firstLine="720"/>
        <w:jc w:val="both"/>
        <w:rPr>
          <w:rFonts w:ascii="Times New Roman" w:hAnsi="Times New Roman" w:cs="Times New Roman"/>
          <w:color w:val="auto"/>
          <w:sz w:val="24"/>
          <w:szCs w:val="24"/>
          <w:lang w:val="es-MX"/>
        </w:rPr>
      </w:pPr>
      <w:r w:rsidRPr="00BC1710">
        <w:rPr>
          <w:rFonts w:ascii="Times New Roman" w:hAnsi="Times New Roman" w:cs="Times New Roman"/>
          <w:color w:val="auto"/>
          <w:sz w:val="24"/>
          <w:szCs w:val="24"/>
          <w:lang w:val="es-MX"/>
        </w:rPr>
        <w:t xml:space="preserve">De las 544 contrapropuestas que formularon los partidos políticos en el proceso de redistritación de 2013 (más del doble de las contrapropuestas que se generaron en los procesos de redistritación de 1996 y de 2005), 236 fueron realizadas al primer escenario generado por un proceso automatizado de optimización combinatoria (157 se hicieron en las Comisiones Locales de Vigilancia y 79 en la Comisión Nacional de Vigilancia del IFE). Estas contrapropuestas sirvieron como insumo para conformar un segundo escenario. Una vez que se definió el segundo escenario, los partidos políticos formularon 308 nuevas contrapropuestas (139 en las Comisiones Locales de Vigilancia y 79 en la Comisión Nacional de Vigilancia). Es decir, los siete partidos políticos con representación en el IFE formularon, en promedio, 75 contrapropuestas cada uno (Trelles et al. 2015). </w:t>
      </w:r>
    </w:p>
    <w:p w14:paraId="3DD9A1DC" w14:textId="502216E1" w:rsidR="00C43B2F" w:rsidRPr="00BC1710" w:rsidRDefault="00C43B2F" w:rsidP="00C43B2F">
      <w:pPr>
        <w:pStyle w:val="LO-normal"/>
        <w:spacing w:line="480" w:lineRule="auto"/>
        <w:ind w:firstLine="720"/>
        <w:jc w:val="both"/>
        <w:rPr>
          <w:rFonts w:ascii="Times New Roman" w:hAnsi="Times New Roman" w:cs="Times New Roman"/>
          <w:color w:val="auto"/>
          <w:sz w:val="24"/>
          <w:szCs w:val="24"/>
          <w:lang w:val="es-MX"/>
        </w:rPr>
      </w:pPr>
      <w:commentRangeStart w:id="6"/>
      <w:r w:rsidRPr="00BC1710">
        <w:rPr>
          <w:rFonts w:ascii="Times New Roman" w:hAnsi="Times New Roman" w:cs="Times New Roman"/>
          <w:color w:val="auto"/>
          <w:sz w:val="24"/>
          <w:szCs w:val="24"/>
          <w:lang w:val="es-MX"/>
        </w:rPr>
        <w:t>¿Qué cambios propusieron los partidos políticos?</w:t>
      </w:r>
      <w:r w:rsidR="004832BD" w:rsidRPr="00BC1710">
        <w:rPr>
          <w:rFonts w:ascii="Times New Roman" w:hAnsi="Times New Roman" w:cs="Times New Roman"/>
          <w:color w:val="auto"/>
          <w:sz w:val="24"/>
          <w:szCs w:val="24"/>
          <w:lang w:val="es-MX"/>
        </w:rPr>
        <w:t xml:space="preserve"> ¿Qué intereses había detrás de las contrapropuestas?</w:t>
      </w:r>
      <w:r w:rsidRPr="00BC1710">
        <w:rPr>
          <w:rFonts w:ascii="Times New Roman" w:hAnsi="Times New Roman" w:cs="Times New Roman"/>
          <w:color w:val="auto"/>
          <w:sz w:val="24"/>
          <w:szCs w:val="24"/>
          <w:lang w:val="es-MX"/>
        </w:rPr>
        <w:t xml:space="preserve"> ¿Qué tanto se distanciaron las propuestas </w:t>
      </w:r>
      <w:r w:rsidR="004832BD" w:rsidRPr="00BC1710">
        <w:rPr>
          <w:rFonts w:ascii="Times New Roman" w:hAnsi="Times New Roman" w:cs="Times New Roman"/>
          <w:color w:val="auto"/>
          <w:sz w:val="24"/>
          <w:szCs w:val="24"/>
          <w:lang w:val="es-MX"/>
        </w:rPr>
        <w:t>formluladas por los partidos</w:t>
      </w:r>
      <w:r w:rsidRPr="00BC1710">
        <w:rPr>
          <w:rFonts w:ascii="Times New Roman" w:hAnsi="Times New Roman" w:cs="Times New Roman"/>
          <w:color w:val="auto"/>
          <w:sz w:val="24"/>
          <w:szCs w:val="24"/>
          <w:lang w:val="es-MX"/>
        </w:rPr>
        <w:t xml:space="preserve"> del primer escenario generado de manera automatizada? ¿</w:t>
      </w:r>
      <w:r w:rsidR="004832BD" w:rsidRPr="00BC1710">
        <w:rPr>
          <w:rFonts w:ascii="Times New Roman" w:hAnsi="Times New Roman" w:cs="Times New Roman"/>
          <w:color w:val="auto"/>
          <w:sz w:val="24"/>
          <w:szCs w:val="24"/>
          <w:lang w:val="es-MX"/>
        </w:rPr>
        <w:t>Cuáles</w:t>
      </w:r>
      <w:r w:rsidRPr="00BC1710">
        <w:rPr>
          <w:rFonts w:ascii="Times New Roman" w:hAnsi="Times New Roman" w:cs="Times New Roman"/>
          <w:color w:val="auto"/>
          <w:sz w:val="24"/>
          <w:szCs w:val="24"/>
          <w:lang w:val="es-MX"/>
        </w:rPr>
        <w:t xml:space="preserve"> fueron aceptadas? ¿Se cumplieron todos los criterios normativos? ¿Cuál fue el partido que propuso más escenarios? ¿Por qué algunos partidos realizaron más contrapropuestas que otros? ¿Las propuestas de algún partido en particular fueron más exitosas? ¿La interacción partidista generó escenarios libres de sesgo partidista? ¿La autoridad evaluó con los mismos criterios normativos todas las contrapropuestas partidistas? </w:t>
      </w:r>
      <w:commentRangeEnd w:id="6"/>
      <w:r w:rsidRPr="00BC1710">
        <w:rPr>
          <w:rFonts w:ascii="Times New Roman" w:hAnsi="Times New Roman" w:cs="Times New Roman"/>
          <w:color w:val="auto"/>
          <w:sz w:val="24"/>
          <w:szCs w:val="24"/>
          <w:lang w:val="es-MX"/>
        </w:rPr>
        <w:commentReference w:id="6"/>
      </w:r>
      <w:r w:rsidRPr="00BC1710">
        <w:rPr>
          <w:rFonts w:ascii="Times New Roman" w:hAnsi="Times New Roman" w:cs="Times New Roman"/>
          <w:color w:val="auto"/>
          <w:sz w:val="24"/>
          <w:szCs w:val="24"/>
          <w:lang w:val="es-MX"/>
        </w:rPr>
        <w:t xml:space="preserve">¿Qué tanto se mejoró el valor original asociado a la función de costo? </w:t>
      </w:r>
      <w:r w:rsidRPr="00BC1710">
        <w:rPr>
          <w:rFonts w:ascii="Times New Roman" w:hAnsi="Times New Roman" w:cs="Times New Roman"/>
          <w:color w:val="auto"/>
          <w:sz w:val="24"/>
          <w:szCs w:val="24"/>
          <w:lang w:val="es-MX"/>
        </w:rPr>
        <w:lastRenderedPageBreak/>
        <w:t xml:space="preserve">Desafortunadamente, con la información que está a disposición del público, ningún ciudadano, institución, o grupo de interés, podría evaluar los escenarios y responder estas preguntas. No están disponibles el software,  el algoritmo de optimización, la descripción de la calibración del modelo, la selección aleatoria de una “sección semilla” como punto de partida, las distintas corridas que se realizaron para determinar un primer escenario, o cada una de las 544 contrapropuestas que formularon los partidos políticos. Toda esta información –en un formato accesible y utilizable– es indispensable para que el público las conozca y participe en el proceso de redistritación. </w:t>
      </w:r>
    </w:p>
    <w:p w14:paraId="61234505" w14:textId="413A5ADA" w:rsidR="00C43B2F" w:rsidRPr="00BC1710" w:rsidRDefault="00C43B2F" w:rsidP="00C43B2F">
      <w:pPr>
        <w:pStyle w:val="LO-normal"/>
        <w:spacing w:line="480" w:lineRule="auto"/>
        <w:ind w:firstLine="720"/>
        <w:jc w:val="both"/>
        <w:rPr>
          <w:rFonts w:ascii="Times New Roman" w:eastAsia="Times New Roman" w:hAnsi="Times New Roman" w:cs="Times New Roman"/>
          <w:color w:val="auto"/>
          <w:sz w:val="24"/>
          <w:lang w:val="es-MX"/>
        </w:rPr>
      </w:pPr>
      <w:commentRangeStart w:id="7"/>
      <w:r w:rsidRPr="00BC1710">
        <w:rPr>
          <w:rFonts w:ascii="Times New Roman" w:eastAsia="Times New Roman" w:hAnsi="Times New Roman" w:cs="Times New Roman"/>
          <w:color w:val="auto"/>
          <w:sz w:val="24"/>
          <w:lang w:val="es-MX"/>
        </w:rPr>
        <w:t>En comparación</w:t>
      </w:r>
      <w:ins w:id="8" w:author="..." w:date="2015-10-19T18:12:00Z">
        <w:r w:rsidRPr="00BC1710">
          <w:rPr>
            <w:rFonts w:ascii="Times New Roman" w:eastAsia="Times New Roman" w:hAnsi="Times New Roman" w:cs="Times New Roman"/>
            <w:color w:val="auto"/>
            <w:sz w:val="24"/>
            <w:lang w:val="es-MX"/>
          </w:rPr>
          <w:t xml:space="preserve"> a la redistritación federal</w:t>
        </w:r>
      </w:ins>
      <w:r w:rsidRPr="00BC1710">
        <w:rPr>
          <w:rFonts w:ascii="Times New Roman" w:eastAsia="Times New Roman" w:hAnsi="Times New Roman" w:cs="Times New Roman"/>
          <w:color w:val="auto"/>
          <w:sz w:val="24"/>
          <w:lang w:val="es-MX"/>
        </w:rPr>
        <w:t>, el rezago en términos de capacidad técnica y procedimental era notorio en la mayoría de los estados</w:t>
      </w:r>
      <w:commentRangeEnd w:id="7"/>
      <w:r w:rsidRPr="00BC1710">
        <w:rPr>
          <w:rFonts w:ascii="Times New Roman" w:eastAsia="Times New Roman" w:hAnsi="Times New Roman" w:cs="Times New Roman"/>
          <w:color w:val="auto"/>
          <w:sz w:val="24"/>
          <w:lang w:val="es-MX"/>
        </w:rPr>
        <w:commentReference w:id="7"/>
      </w:r>
      <w:r w:rsidRPr="00BC1710">
        <w:rPr>
          <w:rFonts w:ascii="Times New Roman" w:eastAsia="Times New Roman" w:hAnsi="Times New Roman" w:cs="Times New Roman"/>
          <w:color w:val="auto"/>
          <w:sz w:val="24"/>
          <w:lang w:val="es-MX"/>
        </w:rPr>
        <w:t>. Los niveles de arbitrariedad en el tipo de criterios utilizados, los niveles de politización, y la falta de transparencia que caracterizaba a los procesos de redistritación a nivel local eran mucho más pronunciados.</w:t>
      </w:r>
      <w:r w:rsidRPr="00BC1710">
        <w:rPr>
          <w:rStyle w:val="FootnoteAnchor"/>
          <w:rFonts w:ascii="Times New Roman" w:eastAsia="Times New Roman" w:hAnsi="Times New Roman" w:cs="Times New Roman"/>
          <w:color w:val="auto"/>
          <w:sz w:val="24"/>
          <w:lang w:val="es-MX"/>
        </w:rPr>
        <w:footnoteReference w:id="8"/>
      </w:r>
      <w:r w:rsidRPr="00BC1710">
        <w:rPr>
          <w:rFonts w:ascii="Times New Roman" w:eastAsia="Times New Roman" w:hAnsi="Times New Roman" w:cs="Times New Roman"/>
          <w:color w:val="auto"/>
          <w:sz w:val="24"/>
          <w:lang w:val="es-MX"/>
        </w:rPr>
        <w:t xml:space="preserve"> </w:t>
      </w:r>
      <w:commentRangeStart w:id="9"/>
      <w:r w:rsidRPr="00BC1710">
        <w:rPr>
          <w:rFonts w:ascii="Times New Roman" w:eastAsia="Tahoma" w:hAnsi="Times New Roman" w:cs="Times New Roman"/>
          <w:color w:val="auto"/>
          <w:sz w:val="24"/>
          <w:szCs w:val="24"/>
          <w:lang w:val="es-MX"/>
        </w:rPr>
        <w:t>En el Estado de México, por ejemplo, la cartografía electoral no se ha actualizado en casi dos décadas (desde 1996) por un desacuerdo político entre el partido en el poder –y con mayoría legislativa– y los partidos de oposición</w:t>
      </w:r>
      <w:commentRangeEnd w:id="9"/>
      <w:r w:rsidRPr="00BC1710">
        <w:rPr>
          <w:rFonts w:ascii="Times New Roman" w:eastAsia="Tahoma" w:hAnsi="Times New Roman" w:cs="Times New Roman"/>
          <w:color w:val="auto"/>
          <w:sz w:val="24"/>
          <w:szCs w:val="24"/>
          <w:lang w:val="es-MX"/>
        </w:rPr>
        <w:commentReference w:id="9"/>
      </w:r>
      <w:r w:rsidRPr="00BC1710">
        <w:rPr>
          <w:rFonts w:ascii="Times New Roman" w:eastAsia="Tahoma" w:hAnsi="Times New Roman" w:cs="Times New Roman"/>
          <w:color w:val="auto"/>
          <w:sz w:val="24"/>
          <w:szCs w:val="24"/>
          <w:lang w:val="es-MX"/>
        </w:rPr>
        <w:t>.</w:t>
      </w:r>
      <w:r w:rsidRPr="00BC1710">
        <w:rPr>
          <w:rFonts w:ascii="Times New Roman" w:eastAsia="Times New Roman" w:hAnsi="Times New Roman" w:cs="Times New Roman"/>
          <w:color w:val="auto"/>
          <w:sz w:val="24"/>
          <w:lang w:val="es-MX"/>
        </w:rPr>
        <w:t xml:space="preserve">  En la mayoría de los estados, los institutos electorales locales eran los responsables de redistritar, aunque en algunos </w:t>
      </w:r>
      <w:r w:rsidR="006379F3">
        <w:rPr>
          <w:rFonts w:ascii="Times New Roman" w:eastAsia="Times New Roman" w:hAnsi="Times New Roman" w:cs="Times New Roman"/>
          <w:color w:val="auto"/>
          <w:sz w:val="24"/>
          <w:lang w:val="es-MX"/>
        </w:rPr>
        <w:t>casos</w:t>
      </w:r>
      <w:r w:rsidRPr="00BC1710">
        <w:rPr>
          <w:rFonts w:ascii="Times New Roman" w:eastAsia="Times New Roman" w:hAnsi="Times New Roman" w:cs="Times New Roman"/>
          <w:color w:val="auto"/>
          <w:sz w:val="24"/>
          <w:lang w:val="es-MX"/>
        </w:rPr>
        <w:t xml:space="preserve"> las legislaturas locales jugaban un papel central en dicho proceso (Trelles y Martínez 2007; </w:t>
      </w:r>
      <w:r w:rsidRPr="00BC1710">
        <w:rPr>
          <w:rFonts w:ascii="Times New Roman" w:eastAsia="Times New Roman" w:hAnsi="Times New Roman" w:cs="Times New Roman"/>
          <w:color w:val="auto"/>
          <w:sz w:val="24"/>
          <w:szCs w:val="24"/>
          <w:lang w:val="es-MX"/>
        </w:rPr>
        <w:t xml:space="preserve">López y Soto 2008; </w:t>
      </w:r>
      <w:r w:rsidRPr="00BC1710">
        <w:rPr>
          <w:rFonts w:ascii="Times New Roman" w:eastAsia="Times New Roman" w:hAnsi="Times New Roman" w:cs="Times New Roman"/>
          <w:color w:val="auto"/>
          <w:sz w:val="24"/>
          <w:lang w:val="es-MX"/>
        </w:rPr>
        <w:t>Lujambio y Vives 2008). A partir de la reforma electoral de 2014 la redistritación federal, y los procesos de delimitación electoral a nivel local, quedaron en manos del INE.</w:t>
      </w:r>
      <w:r w:rsidRPr="00BC1710">
        <w:rPr>
          <w:rStyle w:val="FootnoteAnchor"/>
          <w:rFonts w:ascii="Times New Roman" w:eastAsia="Times New Roman" w:hAnsi="Times New Roman" w:cs="Times New Roman"/>
          <w:color w:val="auto"/>
          <w:sz w:val="24"/>
          <w:lang w:val="es-MX"/>
        </w:rPr>
        <w:footnoteReference w:id="9"/>
      </w:r>
      <w:r w:rsidRPr="00BC1710">
        <w:rPr>
          <w:rFonts w:ascii="Times New Roman" w:eastAsia="Times New Roman" w:hAnsi="Times New Roman" w:cs="Times New Roman"/>
          <w:color w:val="auto"/>
          <w:sz w:val="24"/>
          <w:lang w:val="es-MX"/>
        </w:rPr>
        <w:t xml:space="preserve"> Debido a que el marco legal y las condiciones </w:t>
      </w:r>
      <w:r w:rsidRPr="00BC1710">
        <w:rPr>
          <w:rFonts w:ascii="Times New Roman" w:eastAsia="Times New Roman" w:hAnsi="Times New Roman" w:cs="Times New Roman"/>
          <w:color w:val="auto"/>
          <w:sz w:val="24"/>
          <w:lang w:val="es-MX"/>
        </w:rPr>
        <w:lastRenderedPageBreak/>
        <w:t>sociodemográficas de cada entidad son distintas, el INE entabló un diálogo con los Organismos Públicos Locales (OPLES) para establecer qué criterios tomar en cuenta, cómo ponderarlos y reducir las tensiones generadas por el  desfase entre los intereses locales y el marco normativo constitucional. El INE inició los trabajos para renovar la cartografía electoral de los congresos locales en los primeros meses de 2015.</w:t>
      </w:r>
      <w:r w:rsidRPr="00BC1710">
        <w:rPr>
          <w:rStyle w:val="FootnoteAnchor"/>
          <w:rFonts w:ascii="Times New Roman" w:eastAsia="Times New Roman" w:hAnsi="Times New Roman" w:cs="Times New Roman"/>
          <w:color w:val="auto"/>
          <w:sz w:val="24"/>
          <w:lang w:val="es-MX"/>
        </w:rPr>
        <w:footnoteReference w:id="10"/>
      </w:r>
      <w:r w:rsidRPr="00BC1710">
        <w:rPr>
          <w:rFonts w:ascii="Times New Roman" w:eastAsia="Times New Roman" w:hAnsi="Times New Roman" w:cs="Times New Roman"/>
          <w:color w:val="auto"/>
          <w:sz w:val="24"/>
          <w:lang w:val="es-MX"/>
        </w:rPr>
        <w:t xml:space="preserve"> </w:t>
      </w:r>
    </w:p>
    <w:p w14:paraId="211BB154" w14:textId="77777777" w:rsidR="00C43B2F" w:rsidRPr="00BC1710" w:rsidRDefault="00C43B2F" w:rsidP="00C43B2F">
      <w:pPr>
        <w:pStyle w:val="LO-normal"/>
        <w:spacing w:line="480" w:lineRule="auto"/>
        <w:ind w:firstLine="720"/>
        <w:jc w:val="both"/>
        <w:rPr>
          <w:rFonts w:ascii="Times New Roman" w:eastAsia="Tahoma" w:hAnsi="Times New Roman" w:cs="Times New Roman"/>
          <w:color w:val="auto"/>
          <w:sz w:val="24"/>
          <w:szCs w:val="24"/>
          <w:lang w:val="es-MX"/>
        </w:rPr>
      </w:pPr>
      <w:r w:rsidRPr="00BC1710">
        <w:rPr>
          <w:rFonts w:ascii="Times New Roman" w:eastAsia="Tahoma" w:hAnsi="Times New Roman" w:cs="Times New Roman"/>
          <w:color w:val="auto"/>
          <w:sz w:val="24"/>
          <w:szCs w:val="24"/>
          <w:lang w:val="es-MX"/>
        </w:rPr>
        <w:t>En la fase de redistritaciones a nivel local, el INE decidió utilizar un método distinto al que había utilizado en los procesos federales.</w:t>
      </w:r>
      <w:r w:rsidRPr="00BC1710">
        <w:rPr>
          <w:rStyle w:val="FootnoteAnchor"/>
          <w:rFonts w:ascii="Times New Roman" w:eastAsia="Tahoma" w:hAnsi="Times New Roman" w:cs="Times New Roman"/>
          <w:color w:val="auto"/>
          <w:sz w:val="24"/>
          <w:szCs w:val="24"/>
          <w:lang w:val="es-MX"/>
        </w:rPr>
        <w:footnoteReference w:id="11"/>
      </w:r>
      <w:r w:rsidRPr="00BC1710">
        <w:rPr>
          <w:rFonts w:ascii="Times New Roman" w:eastAsia="Tahoma" w:hAnsi="Times New Roman" w:cs="Times New Roman"/>
          <w:color w:val="auto"/>
          <w:sz w:val="24"/>
          <w:szCs w:val="24"/>
          <w:lang w:val="es-MX"/>
        </w:rPr>
        <w:t xml:space="preserve"> Para los procesos locales, a diferencia de las redistritaciones federales de 2004 y 2013, se optó por aislar del proceso de optimización, junto con los municipios con concentraciones importantes de población indígena, el criterio vinculado a los tiempos de traslado entre cabeceras municipales. Lo anterior, con el fin de aislar a los municipios que no podrían ser divididos por el algoritmo durante el proceso de optimización. Para la segunda fase del proceso de optimización, se utilizaron sólo dos –en lugar de cuatro– componentes: el equilibrio poblacional y la compacidad geométrica (INE 2015, Trelles et al. 2015). El componente poblacional recibió dos veces el peso de la compacidad en la función de costo.</w:t>
      </w:r>
      <w:r w:rsidRPr="00BC1710">
        <w:rPr>
          <w:rStyle w:val="FootnoteAnchor"/>
          <w:rFonts w:ascii="Times New Roman" w:eastAsia="Tahoma" w:hAnsi="Times New Roman" w:cs="Times New Roman"/>
          <w:color w:val="auto"/>
          <w:sz w:val="24"/>
          <w:szCs w:val="24"/>
          <w:lang w:val="es-MX"/>
        </w:rPr>
        <w:footnoteReference w:id="12"/>
      </w:r>
      <w:r w:rsidRPr="00BC1710">
        <w:rPr>
          <w:rFonts w:ascii="Times New Roman" w:eastAsia="Tahoma" w:hAnsi="Times New Roman" w:cs="Times New Roman"/>
          <w:color w:val="auto"/>
          <w:sz w:val="24"/>
          <w:szCs w:val="24"/>
          <w:lang w:val="es-MX"/>
        </w:rPr>
        <w:t xml:space="preserve"> </w:t>
      </w:r>
    </w:p>
    <w:p w14:paraId="3E6E9532" w14:textId="3E02C7C2" w:rsidR="00C43B2F" w:rsidRPr="00BC1710" w:rsidRDefault="00C43B2F" w:rsidP="00C43B2F">
      <w:pPr>
        <w:pStyle w:val="LO-normal"/>
        <w:spacing w:line="480" w:lineRule="auto"/>
        <w:ind w:firstLine="720"/>
        <w:jc w:val="both"/>
        <w:rPr>
          <w:rFonts w:ascii="Times New Roman" w:eastAsia="Tahoma" w:hAnsi="Times New Roman" w:cs="Times New Roman"/>
          <w:color w:val="auto"/>
          <w:sz w:val="24"/>
          <w:szCs w:val="24"/>
          <w:lang w:val="es-MX"/>
        </w:rPr>
      </w:pPr>
      <w:r w:rsidRPr="00BC1710">
        <w:rPr>
          <w:rFonts w:ascii="Times New Roman" w:eastAsia="Tahoma" w:hAnsi="Times New Roman" w:cs="Times New Roman"/>
          <w:color w:val="auto"/>
          <w:sz w:val="24"/>
          <w:szCs w:val="24"/>
          <w:lang w:val="es-MX"/>
        </w:rPr>
        <w:lastRenderedPageBreak/>
        <w:t xml:space="preserve">El INE no ha justificado estos cambios –ni técnica, ni normativamente– y, dada la falta de transparencia y la sensibilización del público en torno a los procesos de redistritación, consideramos que la ambigüedad en el proceso puede ser un gran desafío a futuro. </w:t>
      </w:r>
      <w:commentRangeStart w:id="10"/>
      <w:r w:rsidRPr="00BC1710">
        <w:rPr>
          <w:rFonts w:ascii="Times New Roman" w:eastAsia="Tahoma" w:hAnsi="Times New Roman" w:cs="Times New Roman"/>
          <w:color w:val="auto"/>
          <w:sz w:val="24"/>
          <w:szCs w:val="24"/>
          <w:lang w:val="es-MX"/>
        </w:rPr>
        <w:t>¿Por qué han cambiado los algoritmos, los componentes del modelo, y su ponderación si la legislación en materia de redistrictación no ha cambiado en los últimos años? ¿Cómo afectan estos cambios a la conformación distrital? ¿Algún partido (o partidos) se han beneficiado sistemáticamente con estos cambios? ¿Por qué los criterios, su ponderación, y la metodología para redistritar los congresos locales son distintos a los métodos que se han utilizado en las redistritaciones federales?</w:t>
      </w:r>
      <w:commentRangeEnd w:id="10"/>
      <w:r w:rsidRPr="00BC1710">
        <w:rPr>
          <w:rFonts w:ascii="Times New Roman" w:eastAsia="Tahoma" w:hAnsi="Times New Roman" w:cs="Times New Roman"/>
          <w:color w:val="auto"/>
          <w:sz w:val="24"/>
          <w:szCs w:val="24"/>
          <w:lang w:val="es-MX"/>
        </w:rPr>
        <w:commentReference w:id="10"/>
      </w:r>
      <w:r w:rsidRPr="00BC1710">
        <w:rPr>
          <w:rFonts w:ascii="Times New Roman" w:eastAsia="Tahoma" w:hAnsi="Times New Roman" w:cs="Times New Roman"/>
          <w:color w:val="auto"/>
          <w:sz w:val="24"/>
          <w:szCs w:val="24"/>
          <w:lang w:val="es-MX"/>
        </w:rPr>
        <w:t xml:space="preserve"> ¿Qué efecto político ha tenido el </w:t>
      </w:r>
      <w:r w:rsidRPr="00BC1710">
        <w:rPr>
          <w:rFonts w:ascii="Times New Roman" w:eastAsia="Tahoma" w:hAnsi="Times New Roman" w:cs="Times New Roman"/>
          <w:i/>
          <w:color w:val="auto"/>
          <w:sz w:val="24"/>
          <w:szCs w:val="24"/>
          <w:lang w:val="es-MX"/>
        </w:rPr>
        <w:t xml:space="preserve">malapportionment </w:t>
      </w:r>
      <w:r w:rsidRPr="00BC1710">
        <w:rPr>
          <w:rFonts w:ascii="Times New Roman" w:eastAsia="Tahoma" w:hAnsi="Times New Roman" w:cs="Times New Roman"/>
          <w:color w:val="auto"/>
          <w:sz w:val="24"/>
          <w:szCs w:val="24"/>
          <w:lang w:val="es-MX"/>
        </w:rPr>
        <w:t xml:space="preserve">introducido por los distintos criterios adoptados en los procesos de redistritación? Con la información que está disponible, el público </w:t>
      </w:r>
      <w:r w:rsidR="008F57A4">
        <w:rPr>
          <w:rFonts w:ascii="Times New Roman" w:eastAsia="Tahoma" w:hAnsi="Times New Roman" w:cs="Times New Roman"/>
          <w:color w:val="auto"/>
          <w:sz w:val="24"/>
          <w:szCs w:val="24"/>
          <w:lang w:val="es-MX"/>
        </w:rPr>
        <w:t>difícilmente puede</w:t>
      </w:r>
      <w:r w:rsidRPr="00BC1710">
        <w:rPr>
          <w:rFonts w:ascii="Times New Roman" w:eastAsia="Tahoma" w:hAnsi="Times New Roman" w:cs="Times New Roman"/>
          <w:color w:val="auto"/>
          <w:sz w:val="24"/>
          <w:szCs w:val="24"/>
          <w:lang w:val="es-MX"/>
        </w:rPr>
        <w:t xml:space="preserve"> evaluar el impacto de estos cambios y, por tanto, es muy </w:t>
      </w:r>
      <w:r w:rsidR="008F57A4">
        <w:rPr>
          <w:rFonts w:ascii="Times New Roman" w:eastAsia="Tahoma" w:hAnsi="Times New Roman" w:cs="Times New Roman"/>
          <w:color w:val="auto"/>
          <w:sz w:val="24"/>
          <w:szCs w:val="24"/>
          <w:lang w:val="es-MX"/>
        </w:rPr>
        <w:t>complicado</w:t>
      </w:r>
      <w:r w:rsidRPr="00BC1710">
        <w:rPr>
          <w:rFonts w:ascii="Times New Roman" w:eastAsia="Tahoma" w:hAnsi="Times New Roman" w:cs="Times New Roman"/>
          <w:color w:val="auto"/>
          <w:sz w:val="24"/>
          <w:szCs w:val="24"/>
          <w:lang w:val="es-MX"/>
        </w:rPr>
        <w:t xml:space="preserve"> responder este tipo de preguntas. Para las elecciones de 2018, por ejemplo, no está claro qué método de optimización, criterios, o ponderación utilizará el INE para redistritar los 300 distritos federales. Los distritos bajo los cuales se lleve a cabo la elección de 2018 serán, por primera ocasión, distritos en donde los representantes de mayoría relativa intentarán estrechar el vínculo que tienen con el electorado con el fin de ser reelectos hasta por tres periodos consecutivos. E</w:t>
      </w:r>
      <w:ins w:id="11" w:author="..." w:date="2015-10-19T18:14:00Z">
        <w:r w:rsidRPr="00BC1710">
          <w:rPr>
            <w:rFonts w:ascii="Times New Roman" w:eastAsia="Tahoma" w:hAnsi="Times New Roman" w:cs="Times New Roman"/>
            <w:color w:val="auto"/>
            <w:sz w:val="24"/>
            <w:szCs w:val="24"/>
            <w:lang w:val="es-MX"/>
          </w:rPr>
          <w:t>n teoría, e</w:t>
        </w:r>
      </w:ins>
      <w:r w:rsidRPr="00BC1710">
        <w:rPr>
          <w:rFonts w:ascii="Times New Roman" w:eastAsia="Tahoma" w:hAnsi="Times New Roman" w:cs="Times New Roman"/>
          <w:color w:val="auto"/>
          <w:sz w:val="24"/>
          <w:szCs w:val="24"/>
          <w:lang w:val="es-MX"/>
        </w:rPr>
        <w:t>stos distritos servirán para reelegir a los legisladores en las elecciones subsecuentes de 2021, 2024 y 2027.</w:t>
      </w:r>
      <w:r w:rsidRPr="00BC1710">
        <w:rPr>
          <w:rStyle w:val="FootnoteAnchor"/>
          <w:rFonts w:ascii="Times New Roman" w:eastAsia="Tahoma" w:hAnsi="Times New Roman" w:cs="Times New Roman"/>
          <w:color w:val="auto"/>
          <w:sz w:val="24"/>
          <w:szCs w:val="24"/>
          <w:lang w:val="es-MX"/>
        </w:rPr>
        <w:footnoteReference w:id="13"/>
      </w:r>
      <w:r w:rsidRPr="00BC1710">
        <w:rPr>
          <w:rFonts w:ascii="Times New Roman" w:eastAsia="Tahoma" w:hAnsi="Times New Roman" w:cs="Times New Roman"/>
          <w:color w:val="auto"/>
          <w:sz w:val="24"/>
          <w:szCs w:val="24"/>
          <w:lang w:val="es-MX"/>
        </w:rPr>
        <w:t xml:space="preserve"> </w:t>
      </w:r>
    </w:p>
    <w:p w14:paraId="41F9FF98" w14:textId="49AFADE3" w:rsidR="00514B46" w:rsidRDefault="00C43B2F" w:rsidP="00D277A5">
      <w:pPr>
        <w:pStyle w:val="LO-normal"/>
        <w:spacing w:line="480" w:lineRule="auto"/>
        <w:ind w:firstLine="720"/>
        <w:jc w:val="both"/>
        <w:rPr>
          <w:rFonts w:ascii="Times New Roman" w:eastAsia="Tahoma" w:hAnsi="Times New Roman" w:cs="Times New Roman"/>
          <w:color w:val="auto"/>
          <w:sz w:val="24"/>
          <w:szCs w:val="24"/>
          <w:lang w:val="es-MX"/>
        </w:rPr>
      </w:pPr>
      <w:ins w:id="12" w:author="..." w:date="2015-10-19T18:20:00Z">
        <w:r w:rsidRPr="00BC1710">
          <w:rPr>
            <w:rFonts w:ascii="Times New Roman" w:eastAsia="Tahoma" w:hAnsi="Times New Roman" w:cs="Times New Roman"/>
            <w:color w:val="auto"/>
            <w:sz w:val="24"/>
            <w:szCs w:val="24"/>
            <w:lang w:val="es-MX"/>
          </w:rPr>
          <w:t>Si bien es cierto que l</w:t>
        </w:r>
      </w:ins>
      <w:commentRangeStart w:id="13"/>
      <w:r w:rsidRPr="00BC1710">
        <w:rPr>
          <w:rFonts w:ascii="Times New Roman" w:eastAsia="Tahoma" w:hAnsi="Times New Roman" w:cs="Times New Roman"/>
          <w:color w:val="auto"/>
          <w:sz w:val="24"/>
          <w:szCs w:val="24"/>
          <w:lang w:val="es-MX"/>
        </w:rPr>
        <w:t>a redistritación en México no ha sido un tema que se haya caracterizado por los altos niveles de politización en el pasado</w:t>
      </w:r>
      <w:ins w:id="14" w:author="..." w:date="2015-10-19T18:20:00Z">
        <w:r w:rsidRPr="00BC1710">
          <w:rPr>
            <w:rFonts w:ascii="Times New Roman" w:eastAsia="Tahoma" w:hAnsi="Times New Roman" w:cs="Times New Roman"/>
            <w:color w:val="auto"/>
            <w:sz w:val="24"/>
            <w:szCs w:val="24"/>
            <w:lang w:val="es-MX"/>
          </w:rPr>
          <w:t xml:space="preserve">, no podemos afirmar que es un </w:t>
        </w:r>
        <w:r w:rsidRPr="00BC1710">
          <w:rPr>
            <w:rFonts w:ascii="Times New Roman" w:eastAsia="Tahoma" w:hAnsi="Times New Roman" w:cs="Times New Roman"/>
            <w:color w:val="auto"/>
            <w:sz w:val="24"/>
            <w:szCs w:val="24"/>
            <w:lang w:val="es-MX"/>
          </w:rPr>
          <w:lastRenderedPageBreak/>
          <w:t>proceso que se caracterice por su transpaerencia</w:t>
        </w:r>
      </w:ins>
      <w:r w:rsidRPr="00BC1710">
        <w:rPr>
          <w:rFonts w:ascii="Times New Roman" w:eastAsia="Tahoma" w:hAnsi="Times New Roman" w:cs="Times New Roman"/>
          <w:color w:val="auto"/>
          <w:sz w:val="24"/>
          <w:szCs w:val="24"/>
          <w:lang w:val="es-MX"/>
        </w:rPr>
        <w:t xml:space="preserve"> o que esté libre de tensiones políticas en el mediano plazo</w:t>
      </w:r>
      <w:commentRangeEnd w:id="13"/>
      <w:r w:rsidRPr="00BC1710">
        <w:rPr>
          <w:rFonts w:ascii="Times New Roman" w:eastAsia="Tahoma" w:hAnsi="Times New Roman" w:cs="Times New Roman"/>
          <w:color w:val="auto"/>
          <w:sz w:val="24"/>
          <w:szCs w:val="24"/>
          <w:lang w:val="es-MX"/>
        </w:rPr>
        <w:commentReference w:id="13"/>
      </w:r>
      <w:r w:rsidR="00D277A5">
        <w:rPr>
          <w:rFonts w:ascii="Times New Roman" w:eastAsia="Tahoma" w:hAnsi="Times New Roman" w:cs="Times New Roman"/>
          <w:color w:val="auto"/>
          <w:sz w:val="24"/>
          <w:szCs w:val="24"/>
          <w:lang w:val="es-MX"/>
        </w:rPr>
        <w:t>.</w:t>
      </w:r>
      <w:r w:rsidR="006668C5">
        <w:rPr>
          <w:rStyle w:val="FootnoteReference"/>
          <w:rFonts w:ascii="Times New Roman" w:eastAsia="Tahoma" w:hAnsi="Times New Roman" w:cs="Times New Roman"/>
          <w:color w:val="auto"/>
          <w:sz w:val="24"/>
          <w:szCs w:val="24"/>
          <w:lang w:val="es-MX"/>
        </w:rPr>
        <w:footnoteReference w:id="14"/>
      </w:r>
      <w:r w:rsidR="00D277A5">
        <w:rPr>
          <w:rFonts w:ascii="Times New Roman" w:eastAsia="Tahoma" w:hAnsi="Times New Roman" w:cs="Times New Roman"/>
          <w:color w:val="auto"/>
          <w:sz w:val="24"/>
          <w:szCs w:val="24"/>
          <w:lang w:val="es-MX"/>
        </w:rPr>
        <w:t xml:space="preserve"> </w:t>
      </w:r>
      <w:r w:rsidRPr="00BC1710">
        <w:rPr>
          <w:rFonts w:ascii="Times New Roman" w:eastAsia="Tahoma" w:hAnsi="Times New Roman" w:cs="Times New Roman"/>
          <w:color w:val="auto"/>
          <w:sz w:val="24"/>
          <w:szCs w:val="24"/>
          <w:lang w:val="es-MX"/>
        </w:rPr>
        <w:t>Desde nuestra perspectiva, la ausencia de reelección legislativa explica</w:t>
      </w:r>
      <w:r w:rsidR="00D277A5">
        <w:rPr>
          <w:rFonts w:ascii="Times New Roman" w:eastAsia="Tahoma" w:hAnsi="Times New Roman" w:cs="Times New Roman"/>
          <w:color w:val="auto"/>
          <w:sz w:val="24"/>
          <w:szCs w:val="24"/>
          <w:lang w:val="es-MX"/>
        </w:rPr>
        <w:t>, en parte,</w:t>
      </w:r>
      <w:r w:rsidRPr="00BC1710">
        <w:rPr>
          <w:rFonts w:ascii="Times New Roman" w:eastAsia="Tahoma" w:hAnsi="Times New Roman" w:cs="Times New Roman"/>
          <w:color w:val="auto"/>
          <w:sz w:val="24"/>
          <w:szCs w:val="24"/>
          <w:lang w:val="es-MX"/>
        </w:rPr>
        <w:t xml:space="preserve"> la falta de politiziación en torno a estos procesos. Los electores, como lo describe Dworak (2003), no tienen un vínculo con sus legisladores y la gran mayoría de los ciudadanos vota por un partido, no para castigar o reconocer el desempeño de los representantes en cada distrito</w:t>
      </w:r>
      <w:r w:rsidRPr="00BC1710">
        <w:rPr>
          <w:rFonts w:ascii="Times New Roman" w:eastAsia="Tahoma" w:hAnsi="Times New Roman" w:cs="Times New Roman"/>
          <w:color w:val="auto"/>
          <w:sz w:val="24"/>
          <w:szCs w:val="24"/>
          <w:lang w:val="es-MX"/>
        </w:rPr>
        <w:commentReference w:id="15"/>
      </w:r>
      <w:r w:rsidRPr="00BC1710">
        <w:rPr>
          <w:rFonts w:ascii="Times New Roman" w:eastAsia="Tahoma" w:hAnsi="Times New Roman" w:cs="Times New Roman"/>
          <w:color w:val="auto"/>
          <w:sz w:val="24"/>
          <w:szCs w:val="24"/>
          <w:lang w:val="es-MX"/>
        </w:rPr>
        <w:t xml:space="preserve">. </w:t>
      </w:r>
      <w:r w:rsidR="00D277A5">
        <w:rPr>
          <w:rFonts w:ascii="Times New Roman" w:eastAsia="Tahoma" w:hAnsi="Times New Roman" w:cs="Times New Roman"/>
          <w:color w:val="auto"/>
          <w:sz w:val="24"/>
          <w:szCs w:val="24"/>
          <w:lang w:val="es-MX"/>
        </w:rPr>
        <w:t>A su vez</w:t>
      </w:r>
      <w:r w:rsidRPr="00BC1710">
        <w:rPr>
          <w:rFonts w:ascii="Times New Roman" w:eastAsia="Tahoma" w:hAnsi="Times New Roman" w:cs="Times New Roman"/>
          <w:color w:val="auto"/>
          <w:sz w:val="24"/>
          <w:szCs w:val="24"/>
          <w:lang w:val="es-MX"/>
        </w:rPr>
        <w:t xml:space="preserve">, los legilsladores tienen incentivos para cultivar lealtades con la cúpula partidista, pero no con los electores de su demarcación. </w:t>
      </w:r>
    </w:p>
    <w:p w14:paraId="6F24E293" w14:textId="4512E6A7" w:rsidR="00693D2C" w:rsidRPr="00BC1710" w:rsidRDefault="00384E46" w:rsidP="00185089">
      <w:pPr>
        <w:pStyle w:val="LO-normal"/>
        <w:spacing w:line="480" w:lineRule="auto"/>
        <w:ind w:firstLine="720"/>
        <w:jc w:val="both"/>
        <w:rPr>
          <w:rFonts w:ascii="Times New Roman" w:eastAsia="Tahoma" w:hAnsi="Times New Roman" w:cs="Times New Roman"/>
          <w:color w:val="auto"/>
          <w:sz w:val="24"/>
          <w:szCs w:val="24"/>
          <w:lang w:val="es-MX"/>
        </w:rPr>
      </w:pPr>
      <w:r>
        <w:rPr>
          <w:rFonts w:ascii="Times New Roman" w:eastAsia="Tahoma" w:hAnsi="Times New Roman" w:cs="Times New Roman"/>
          <w:color w:val="auto"/>
          <w:sz w:val="24"/>
          <w:szCs w:val="24"/>
          <w:lang w:val="es-MX"/>
        </w:rPr>
        <w:t>Por otra parte, l</w:t>
      </w:r>
      <w:r w:rsidR="00C43B2F" w:rsidRPr="00BC1710">
        <w:rPr>
          <w:rFonts w:ascii="Times New Roman" w:eastAsia="Tahoma" w:hAnsi="Times New Roman" w:cs="Times New Roman"/>
          <w:color w:val="auto"/>
          <w:sz w:val="24"/>
          <w:szCs w:val="24"/>
          <w:lang w:val="es-MX"/>
        </w:rPr>
        <w:t xml:space="preserve">a </w:t>
      </w:r>
      <w:r w:rsidR="00514B46">
        <w:rPr>
          <w:rFonts w:ascii="Times New Roman" w:eastAsia="Tahoma" w:hAnsi="Times New Roman" w:cs="Times New Roman"/>
          <w:color w:val="auto"/>
          <w:sz w:val="24"/>
          <w:szCs w:val="24"/>
          <w:lang w:val="es-MX"/>
        </w:rPr>
        <w:t>interacción partidista que se dio</w:t>
      </w:r>
      <w:r w:rsidR="00C43B2F" w:rsidRPr="00BC1710">
        <w:rPr>
          <w:rFonts w:ascii="Times New Roman" w:eastAsia="Tahoma" w:hAnsi="Times New Roman" w:cs="Times New Roman"/>
          <w:color w:val="auto"/>
          <w:sz w:val="24"/>
          <w:szCs w:val="24"/>
          <w:lang w:val="es-MX"/>
        </w:rPr>
        <w:t xml:space="preserve"> en torno al</w:t>
      </w:r>
      <w:r w:rsidR="00514B46">
        <w:rPr>
          <w:rFonts w:ascii="Times New Roman" w:eastAsia="Tahoma" w:hAnsi="Times New Roman" w:cs="Times New Roman"/>
          <w:color w:val="auto"/>
          <w:sz w:val="24"/>
          <w:szCs w:val="24"/>
          <w:lang w:val="es-MX"/>
        </w:rPr>
        <w:t xml:space="preserve"> último</w:t>
      </w:r>
      <w:r w:rsidR="00C43B2F" w:rsidRPr="00BC1710">
        <w:rPr>
          <w:rFonts w:ascii="Times New Roman" w:eastAsia="Tahoma" w:hAnsi="Times New Roman" w:cs="Times New Roman"/>
          <w:color w:val="auto"/>
          <w:sz w:val="24"/>
          <w:szCs w:val="24"/>
          <w:lang w:val="es-MX"/>
        </w:rPr>
        <w:t xml:space="preserve"> proceso de redistritación </w:t>
      </w:r>
      <w:r w:rsidR="00514B46">
        <w:rPr>
          <w:rFonts w:ascii="Times New Roman" w:eastAsia="Tahoma" w:hAnsi="Times New Roman" w:cs="Times New Roman"/>
          <w:color w:val="auto"/>
          <w:sz w:val="24"/>
          <w:szCs w:val="24"/>
          <w:lang w:val="es-MX"/>
        </w:rPr>
        <w:t xml:space="preserve">a nivel federal </w:t>
      </w:r>
      <w:r>
        <w:rPr>
          <w:rFonts w:ascii="Times New Roman" w:eastAsia="Tahoma" w:hAnsi="Times New Roman" w:cs="Times New Roman"/>
          <w:color w:val="auto"/>
          <w:sz w:val="24"/>
          <w:szCs w:val="24"/>
          <w:lang w:val="es-MX"/>
        </w:rPr>
        <w:t>(</w:t>
      </w:r>
      <w:r w:rsidR="00514B46">
        <w:rPr>
          <w:rFonts w:ascii="Times New Roman" w:eastAsia="Tahoma" w:hAnsi="Times New Roman" w:cs="Times New Roman"/>
          <w:color w:val="auto"/>
          <w:sz w:val="24"/>
          <w:szCs w:val="24"/>
          <w:lang w:val="es-MX"/>
        </w:rPr>
        <w:t>en 2103</w:t>
      </w:r>
      <w:r>
        <w:rPr>
          <w:rFonts w:ascii="Times New Roman" w:eastAsia="Tahoma" w:hAnsi="Times New Roman" w:cs="Times New Roman"/>
          <w:color w:val="auto"/>
          <w:sz w:val="24"/>
          <w:szCs w:val="24"/>
          <w:lang w:val="es-MX"/>
        </w:rPr>
        <w:t>)</w:t>
      </w:r>
      <w:r w:rsidR="00514B46">
        <w:rPr>
          <w:rFonts w:ascii="Times New Roman" w:eastAsia="Tahoma" w:hAnsi="Times New Roman" w:cs="Times New Roman"/>
          <w:color w:val="auto"/>
          <w:sz w:val="24"/>
          <w:szCs w:val="24"/>
          <w:lang w:val="es-MX"/>
        </w:rPr>
        <w:t xml:space="preserve"> </w:t>
      </w:r>
      <w:r w:rsidR="004E56C7">
        <w:rPr>
          <w:rFonts w:ascii="Times New Roman" w:eastAsia="Tahoma" w:hAnsi="Times New Roman" w:cs="Times New Roman"/>
          <w:color w:val="auto"/>
          <w:sz w:val="24"/>
          <w:szCs w:val="24"/>
          <w:lang w:val="es-MX"/>
        </w:rPr>
        <w:t>muestra</w:t>
      </w:r>
      <w:r w:rsidR="00514B46">
        <w:rPr>
          <w:rFonts w:ascii="Times New Roman" w:eastAsia="Tahoma" w:hAnsi="Times New Roman" w:cs="Times New Roman"/>
          <w:color w:val="auto"/>
          <w:sz w:val="24"/>
          <w:szCs w:val="24"/>
          <w:lang w:val="es-MX"/>
        </w:rPr>
        <w:t xml:space="preserve"> cómo los part</w:t>
      </w:r>
      <w:r w:rsidR="004E56C7">
        <w:rPr>
          <w:rFonts w:ascii="Times New Roman" w:eastAsia="Tahoma" w:hAnsi="Times New Roman" w:cs="Times New Roman"/>
          <w:color w:val="auto"/>
          <w:sz w:val="24"/>
          <w:szCs w:val="24"/>
          <w:lang w:val="es-MX"/>
        </w:rPr>
        <w:t>idos formularon</w:t>
      </w:r>
      <w:r w:rsidR="00514B46">
        <w:rPr>
          <w:rFonts w:ascii="Times New Roman" w:eastAsia="Tahoma" w:hAnsi="Times New Roman" w:cs="Times New Roman"/>
          <w:color w:val="auto"/>
          <w:sz w:val="24"/>
          <w:szCs w:val="24"/>
          <w:lang w:val="es-MX"/>
        </w:rPr>
        <w:t xml:space="preserve"> </w:t>
      </w:r>
      <w:r w:rsidR="004E56C7">
        <w:rPr>
          <w:rFonts w:ascii="Times New Roman" w:eastAsia="Tahoma" w:hAnsi="Times New Roman" w:cs="Times New Roman"/>
          <w:color w:val="auto"/>
          <w:sz w:val="24"/>
          <w:szCs w:val="24"/>
          <w:lang w:val="es-MX"/>
        </w:rPr>
        <w:t xml:space="preserve">contrapropuestas </w:t>
      </w:r>
      <w:r w:rsidR="007C2EDA">
        <w:rPr>
          <w:rFonts w:ascii="Times New Roman" w:eastAsia="Tahoma" w:hAnsi="Times New Roman" w:cs="Times New Roman"/>
          <w:color w:val="auto"/>
          <w:sz w:val="24"/>
          <w:szCs w:val="24"/>
          <w:lang w:val="es-MX"/>
        </w:rPr>
        <w:t>en donde buscaban</w:t>
      </w:r>
      <w:r w:rsidR="004E56C7">
        <w:rPr>
          <w:rFonts w:ascii="Times New Roman" w:eastAsia="Tahoma" w:hAnsi="Times New Roman" w:cs="Times New Roman"/>
          <w:color w:val="auto"/>
          <w:sz w:val="24"/>
          <w:szCs w:val="24"/>
          <w:lang w:val="es-MX"/>
        </w:rPr>
        <w:t xml:space="preserve"> </w:t>
      </w:r>
      <w:r w:rsidR="00514B46">
        <w:rPr>
          <w:rFonts w:ascii="Times New Roman" w:eastAsia="Tahoma" w:hAnsi="Times New Roman" w:cs="Times New Roman"/>
          <w:color w:val="auto"/>
          <w:sz w:val="24"/>
          <w:szCs w:val="24"/>
          <w:lang w:val="es-MX"/>
        </w:rPr>
        <w:t xml:space="preserve">preservar </w:t>
      </w:r>
      <w:r w:rsidR="004E56C7">
        <w:rPr>
          <w:rFonts w:ascii="Times New Roman" w:eastAsia="Tahoma" w:hAnsi="Times New Roman" w:cs="Times New Roman"/>
          <w:color w:val="auto"/>
          <w:sz w:val="24"/>
          <w:szCs w:val="24"/>
          <w:lang w:val="es-MX"/>
        </w:rPr>
        <w:t xml:space="preserve">sus </w:t>
      </w:r>
      <w:r w:rsidR="00514B46">
        <w:rPr>
          <w:rFonts w:ascii="Times New Roman" w:eastAsia="Tahoma" w:hAnsi="Times New Roman" w:cs="Times New Roman"/>
          <w:color w:val="auto"/>
          <w:sz w:val="24"/>
          <w:szCs w:val="24"/>
          <w:lang w:val="es-MX"/>
        </w:rPr>
        <w:t>bastiones</w:t>
      </w:r>
      <w:r>
        <w:rPr>
          <w:rFonts w:ascii="Times New Roman" w:eastAsia="Tahoma" w:hAnsi="Times New Roman" w:cs="Times New Roman"/>
          <w:color w:val="auto"/>
          <w:sz w:val="24"/>
          <w:szCs w:val="24"/>
          <w:lang w:val="es-MX"/>
        </w:rPr>
        <w:t xml:space="preserve"> </w:t>
      </w:r>
      <w:r w:rsidR="00514B46">
        <w:rPr>
          <w:rFonts w:ascii="Times New Roman" w:eastAsia="Tahoma" w:hAnsi="Times New Roman" w:cs="Times New Roman"/>
          <w:color w:val="auto"/>
          <w:sz w:val="24"/>
          <w:szCs w:val="24"/>
          <w:lang w:val="es-MX"/>
        </w:rPr>
        <w:t>(</w:t>
      </w:r>
      <w:r w:rsidR="008E3791">
        <w:rPr>
          <w:rFonts w:ascii="Times New Roman" w:eastAsia="Tahoma" w:hAnsi="Times New Roman" w:cs="Times New Roman"/>
          <w:color w:val="auto"/>
          <w:sz w:val="24"/>
          <w:szCs w:val="24"/>
          <w:lang w:val="es-MX"/>
        </w:rPr>
        <w:t>Trelles</w:t>
      </w:r>
      <w:r w:rsidR="00514B46">
        <w:rPr>
          <w:rFonts w:ascii="Times New Roman" w:eastAsia="Tahoma" w:hAnsi="Times New Roman" w:cs="Times New Roman"/>
          <w:color w:val="auto"/>
          <w:sz w:val="24"/>
          <w:szCs w:val="24"/>
          <w:lang w:val="es-MX"/>
        </w:rPr>
        <w:t xml:space="preserve"> et. al. 2015).</w:t>
      </w:r>
      <w:r>
        <w:rPr>
          <w:rFonts w:ascii="Times New Roman" w:eastAsia="Tahoma" w:hAnsi="Times New Roman" w:cs="Times New Roman"/>
          <w:color w:val="auto"/>
          <w:sz w:val="24"/>
          <w:szCs w:val="24"/>
          <w:lang w:val="es-MX"/>
        </w:rPr>
        <w:t xml:space="preserve"> </w:t>
      </w:r>
      <w:r w:rsidR="00DC0858">
        <w:rPr>
          <w:rFonts w:ascii="Times New Roman" w:eastAsia="Tahoma" w:hAnsi="Times New Roman" w:cs="Times New Roman"/>
          <w:color w:val="auto"/>
          <w:sz w:val="24"/>
          <w:szCs w:val="24"/>
          <w:lang w:val="es-MX"/>
        </w:rPr>
        <w:t>Esto sugiere que la falta de politización</w:t>
      </w:r>
      <w:r w:rsidR="002E5E67">
        <w:rPr>
          <w:rFonts w:ascii="Times New Roman" w:eastAsia="Tahoma" w:hAnsi="Times New Roman" w:cs="Times New Roman"/>
          <w:color w:val="auto"/>
          <w:sz w:val="24"/>
          <w:szCs w:val="24"/>
          <w:lang w:val="es-MX"/>
        </w:rPr>
        <w:t xml:space="preserve"> que hemos observado hasta ahora, </w:t>
      </w:r>
      <w:r w:rsidR="008C2307">
        <w:rPr>
          <w:rFonts w:ascii="Times New Roman" w:eastAsia="Tahoma" w:hAnsi="Times New Roman" w:cs="Times New Roman"/>
          <w:color w:val="auto"/>
          <w:sz w:val="24"/>
          <w:szCs w:val="24"/>
          <w:lang w:val="es-MX"/>
        </w:rPr>
        <w:t>podría</w:t>
      </w:r>
      <w:r w:rsidR="00471A77">
        <w:rPr>
          <w:rFonts w:ascii="Times New Roman" w:eastAsia="Tahoma" w:hAnsi="Times New Roman" w:cs="Times New Roman"/>
          <w:color w:val="auto"/>
          <w:sz w:val="24"/>
          <w:szCs w:val="24"/>
          <w:lang w:val="es-MX"/>
        </w:rPr>
        <w:t xml:space="preserve"> </w:t>
      </w:r>
      <w:r w:rsidR="008C2307">
        <w:rPr>
          <w:rFonts w:ascii="Times New Roman" w:eastAsia="Tahoma" w:hAnsi="Times New Roman" w:cs="Times New Roman"/>
          <w:color w:val="auto"/>
          <w:sz w:val="24"/>
          <w:szCs w:val="24"/>
          <w:lang w:val="es-MX"/>
        </w:rPr>
        <w:t>deberse</w:t>
      </w:r>
      <w:r w:rsidR="002E5E67">
        <w:rPr>
          <w:rFonts w:ascii="Times New Roman" w:eastAsia="Tahoma" w:hAnsi="Times New Roman" w:cs="Times New Roman"/>
          <w:color w:val="auto"/>
          <w:sz w:val="24"/>
          <w:szCs w:val="24"/>
          <w:lang w:val="es-MX"/>
        </w:rPr>
        <w:t xml:space="preserve"> a</w:t>
      </w:r>
      <w:r w:rsidR="00DC0858">
        <w:rPr>
          <w:rFonts w:ascii="Times New Roman" w:eastAsia="Tahoma" w:hAnsi="Times New Roman" w:cs="Times New Roman"/>
          <w:color w:val="auto"/>
          <w:sz w:val="24"/>
          <w:szCs w:val="24"/>
          <w:lang w:val="es-MX"/>
        </w:rPr>
        <w:t xml:space="preserve"> </w:t>
      </w:r>
      <w:r w:rsidR="00471A77">
        <w:rPr>
          <w:rFonts w:ascii="Times New Roman" w:eastAsia="Tahoma" w:hAnsi="Times New Roman" w:cs="Times New Roman"/>
          <w:color w:val="auto"/>
          <w:sz w:val="24"/>
          <w:szCs w:val="24"/>
          <w:lang w:val="es-MX"/>
        </w:rPr>
        <w:t>la</w:t>
      </w:r>
      <w:r w:rsidR="008C2307">
        <w:rPr>
          <w:rFonts w:ascii="Times New Roman" w:eastAsia="Tahoma" w:hAnsi="Times New Roman" w:cs="Times New Roman"/>
          <w:color w:val="auto"/>
          <w:sz w:val="24"/>
          <w:szCs w:val="24"/>
          <w:lang w:val="es-MX"/>
        </w:rPr>
        <w:t>s</w:t>
      </w:r>
      <w:r w:rsidR="00471A77">
        <w:rPr>
          <w:rFonts w:ascii="Times New Roman" w:eastAsia="Tahoma" w:hAnsi="Times New Roman" w:cs="Times New Roman"/>
          <w:color w:val="auto"/>
          <w:sz w:val="24"/>
          <w:szCs w:val="24"/>
          <w:lang w:val="es-MX"/>
        </w:rPr>
        <w:t xml:space="preserve"> </w:t>
      </w:r>
      <w:r w:rsidR="002E5E67">
        <w:rPr>
          <w:rFonts w:ascii="Times New Roman" w:eastAsia="Tahoma" w:hAnsi="Times New Roman" w:cs="Times New Roman"/>
          <w:color w:val="auto"/>
          <w:sz w:val="24"/>
          <w:szCs w:val="24"/>
          <w:lang w:val="es-MX"/>
        </w:rPr>
        <w:t>ne</w:t>
      </w:r>
      <w:r w:rsidR="008C2307">
        <w:rPr>
          <w:rFonts w:ascii="Times New Roman" w:eastAsia="Tahoma" w:hAnsi="Times New Roman" w:cs="Times New Roman"/>
          <w:color w:val="auto"/>
          <w:sz w:val="24"/>
          <w:szCs w:val="24"/>
          <w:lang w:val="es-MX"/>
        </w:rPr>
        <w:t>gociaciones</w:t>
      </w:r>
      <w:r w:rsidR="007C2EDA">
        <w:rPr>
          <w:rFonts w:ascii="Times New Roman" w:eastAsia="Tahoma" w:hAnsi="Times New Roman" w:cs="Times New Roman"/>
          <w:color w:val="auto"/>
          <w:sz w:val="24"/>
          <w:szCs w:val="24"/>
          <w:lang w:val="es-MX"/>
        </w:rPr>
        <w:t xml:space="preserve"> </w:t>
      </w:r>
      <w:r w:rsidR="002E5E67">
        <w:rPr>
          <w:rFonts w:ascii="Times New Roman" w:eastAsia="Tahoma" w:hAnsi="Times New Roman" w:cs="Times New Roman"/>
          <w:i/>
          <w:color w:val="auto"/>
          <w:sz w:val="24"/>
          <w:szCs w:val="24"/>
          <w:lang w:val="es-MX"/>
        </w:rPr>
        <w:t>ex post</w:t>
      </w:r>
      <w:r w:rsidR="002E5E67">
        <w:rPr>
          <w:rFonts w:ascii="Times New Roman" w:eastAsia="Tahoma" w:hAnsi="Times New Roman" w:cs="Times New Roman"/>
          <w:color w:val="auto"/>
          <w:sz w:val="24"/>
          <w:szCs w:val="24"/>
          <w:lang w:val="es-MX"/>
        </w:rPr>
        <w:t xml:space="preserve"> entre partidos,</w:t>
      </w:r>
      <w:r w:rsidR="004E56C7">
        <w:rPr>
          <w:rFonts w:ascii="Times New Roman" w:eastAsia="Tahoma" w:hAnsi="Times New Roman" w:cs="Times New Roman"/>
          <w:color w:val="auto"/>
          <w:sz w:val="24"/>
          <w:szCs w:val="24"/>
          <w:lang w:val="es-MX"/>
        </w:rPr>
        <w:t xml:space="preserve"> en donde se</w:t>
      </w:r>
      <w:r w:rsidR="00471A77">
        <w:rPr>
          <w:rFonts w:ascii="Times New Roman" w:eastAsia="Tahoma" w:hAnsi="Times New Roman" w:cs="Times New Roman"/>
          <w:color w:val="auto"/>
          <w:sz w:val="24"/>
          <w:szCs w:val="24"/>
          <w:lang w:val="es-MX"/>
        </w:rPr>
        <w:t xml:space="preserve"> </w:t>
      </w:r>
      <w:r w:rsidR="004E56C7">
        <w:rPr>
          <w:rFonts w:ascii="Times New Roman" w:eastAsia="Tahoma" w:hAnsi="Times New Roman" w:cs="Times New Roman"/>
          <w:color w:val="auto"/>
          <w:sz w:val="24"/>
          <w:szCs w:val="24"/>
          <w:lang w:val="es-MX"/>
        </w:rPr>
        <w:t>pro</w:t>
      </w:r>
      <w:r w:rsidR="00185089">
        <w:rPr>
          <w:rFonts w:ascii="Times New Roman" w:eastAsia="Tahoma" w:hAnsi="Times New Roman" w:cs="Times New Roman"/>
          <w:color w:val="auto"/>
          <w:sz w:val="24"/>
          <w:szCs w:val="24"/>
          <w:lang w:val="es-MX"/>
        </w:rPr>
        <w:t>mueve</w:t>
      </w:r>
      <w:r w:rsidR="004E56C7">
        <w:rPr>
          <w:rFonts w:ascii="Times New Roman" w:eastAsia="Tahoma" w:hAnsi="Times New Roman" w:cs="Times New Roman"/>
          <w:color w:val="auto"/>
          <w:sz w:val="24"/>
          <w:szCs w:val="24"/>
          <w:lang w:val="es-MX"/>
        </w:rPr>
        <w:t xml:space="preserve"> el </w:t>
      </w:r>
      <w:r w:rsidR="004E56C7">
        <w:rPr>
          <w:rFonts w:ascii="Times New Roman" w:eastAsia="Tahoma" w:hAnsi="Times New Roman" w:cs="Times New Roman"/>
          <w:i/>
          <w:color w:val="auto"/>
          <w:sz w:val="24"/>
          <w:szCs w:val="24"/>
          <w:lang w:val="es-MX"/>
        </w:rPr>
        <w:t xml:space="preserve">status quo </w:t>
      </w:r>
      <w:r w:rsidR="004E56C7">
        <w:rPr>
          <w:rFonts w:ascii="Times New Roman" w:eastAsia="Tahoma" w:hAnsi="Times New Roman" w:cs="Times New Roman"/>
          <w:color w:val="auto"/>
          <w:sz w:val="24"/>
          <w:szCs w:val="24"/>
          <w:lang w:val="es-MX"/>
        </w:rPr>
        <w:t xml:space="preserve">y </w:t>
      </w:r>
      <w:r w:rsidR="00185089">
        <w:rPr>
          <w:rFonts w:ascii="Times New Roman" w:eastAsia="Tahoma" w:hAnsi="Times New Roman" w:cs="Times New Roman"/>
          <w:color w:val="auto"/>
          <w:sz w:val="24"/>
          <w:szCs w:val="24"/>
          <w:lang w:val="es-MX"/>
        </w:rPr>
        <w:t>favorece</w:t>
      </w:r>
      <w:r w:rsidR="00DC0858">
        <w:rPr>
          <w:rFonts w:ascii="Times New Roman" w:eastAsia="Tahoma" w:hAnsi="Times New Roman" w:cs="Times New Roman"/>
          <w:color w:val="auto"/>
          <w:sz w:val="24"/>
          <w:szCs w:val="24"/>
          <w:lang w:val="es-MX"/>
        </w:rPr>
        <w:t xml:space="preserve"> </w:t>
      </w:r>
      <w:r w:rsidR="004E56C7">
        <w:rPr>
          <w:rFonts w:ascii="Times New Roman" w:eastAsia="Tahoma" w:hAnsi="Times New Roman" w:cs="Times New Roman"/>
          <w:color w:val="auto"/>
          <w:sz w:val="24"/>
          <w:szCs w:val="24"/>
          <w:lang w:val="es-MX"/>
        </w:rPr>
        <w:t xml:space="preserve">a los partidos que </w:t>
      </w:r>
      <w:r w:rsidR="008C2307">
        <w:rPr>
          <w:rFonts w:ascii="Times New Roman" w:eastAsia="Tahoma" w:hAnsi="Times New Roman" w:cs="Times New Roman"/>
          <w:color w:val="auto"/>
          <w:sz w:val="24"/>
          <w:szCs w:val="24"/>
          <w:lang w:val="es-MX"/>
        </w:rPr>
        <w:t>se benefician</w:t>
      </w:r>
      <w:r w:rsidR="004E56C7">
        <w:rPr>
          <w:rFonts w:ascii="Times New Roman" w:eastAsia="Tahoma" w:hAnsi="Times New Roman" w:cs="Times New Roman"/>
          <w:color w:val="auto"/>
          <w:sz w:val="24"/>
          <w:szCs w:val="24"/>
          <w:lang w:val="es-MX"/>
        </w:rPr>
        <w:t xml:space="preserve"> del sistema</w:t>
      </w:r>
      <w:r w:rsidR="002E5E67">
        <w:rPr>
          <w:rFonts w:ascii="Times New Roman" w:eastAsia="Tahoma" w:hAnsi="Times New Roman" w:cs="Times New Roman"/>
          <w:color w:val="auto"/>
          <w:sz w:val="24"/>
          <w:szCs w:val="24"/>
          <w:lang w:val="es-MX"/>
        </w:rPr>
        <w:t xml:space="preserve"> </w:t>
      </w:r>
      <w:r w:rsidR="00185089">
        <w:rPr>
          <w:rFonts w:ascii="Times New Roman" w:eastAsia="Tahoma" w:hAnsi="Times New Roman" w:cs="Times New Roman"/>
          <w:color w:val="auto"/>
          <w:sz w:val="24"/>
          <w:szCs w:val="24"/>
          <w:lang w:val="es-MX"/>
        </w:rPr>
        <w:t>mayoritario</w:t>
      </w:r>
      <w:r w:rsidR="002E5E67">
        <w:rPr>
          <w:rFonts w:ascii="Times New Roman" w:eastAsia="Tahoma" w:hAnsi="Times New Roman" w:cs="Times New Roman"/>
          <w:color w:val="auto"/>
          <w:sz w:val="24"/>
          <w:szCs w:val="24"/>
          <w:lang w:val="es-MX"/>
        </w:rPr>
        <w:t>.</w:t>
      </w:r>
      <w:r w:rsidR="004E56C7">
        <w:rPr>
          <w:rFonts w:ascii="Times New Roman" w:eastAsia="Tahoma" w:hAnsi="Times New Roman" w:cs="Times New Roman"/>
          <w:color w:val="auto"/>
          <w:sz w:val="24"/>
          <w:szCs w:val="24"/>
          <w:lang w:val="es-MX"/>
        </w:rPr>
        <w:t xml:space="preserve"> </w:t>
      </w:r>
      <w:r w:rsidR="00185089">
        <w:rPr>
          <w:rFonts w:ascii="Times New Roman" w:eastAsia="Tahoma" w:hAnsi="Times New Roman" w:cs="Times New Roman"/>
          <w:color w:val="auto"/>
          <w:sz w:val="24"/>
          <w:szCs w:val="24"/>
          <w:lang w:val="es-MX"/>
        </w:rPr>
        <w:t>A su vez, l</w:t>
      </w:r>
      <w:r w:rsidR="00514B46">
        <w:rPr>
          <w:rFonts w:ascii="Times New Roman" w:eastAsia="Tahoma" w:hAnsi="Times New Roman" w:cs="Times New Roman"/>
          <w:color w:val="auto"/>
          <w:sz w:val="24"/>
          <w:szCs w:val="24"/>
          <w:lang w:val="es-MX"/>
        </w:rPr>
        <w:t>os efectos políticos de l</w:t>
      </w:r>
      <w:r w:rsidR="00C43B2F" w:rsidRPr="00BC1710">
        <w:rPr>
          <w:rFonts w:ascii="Times New Roman" w:eastAsia="Tahoma" w:hAnsi="Times New Roman" w:cs="Times New Roman"/>
          <w:color w:val="auto"/>
          <w:sz w:val="24"/>
          <w:szCs w:val="24"/>
          <w:lang w:val="es-MX"/>
        </w:rPr>
        <w:t>as decisiones que ha tomado la autoridad en materia de redistritación</w:t>
      </w:r>
      <w:r w:rsidR="00185089">
        <w:rPr>
          <w:rFonts w:ascii="Times New Roman" w:eastAsia="Tahoma" w:hAnsi="Times New Roman" w:cs="Times New Roman"/>
          <w:color w:val="auto"/>
          <w:sz w:val="24"/>
          <w:szCs w:val="24"/>
          <w:lang w:val="es-MX"/>
        </w:rPr>
        <w:t>,</w:t>
      </w:r>
      <w:r w:rsidR="00C82CC5">
        <w:rPr>
          <w:rFonts w:ascii="Times New Roman" w:eastAsia="Tahoma" w:hAnsi="Times New Roman" w:cs="Times New Roman"/>
          <w:color w:val="auto"/>
          <w:sz w:val="24"/>
          <w:szCs w:val="24"/>
          <w:lang w:val="es-MX"/>
        </w:rPr>
        <w:t xml:space="preserve"> a nivel federal y local</w:t>
      </w:r>
      <w:r w:rsidR="00185089">
        <w:rPr>
          <w:rFonts w:ascii="Times New Roman" w:eastAsia="Tahoma" w:hAnsi="Times New Roman" w:cs="Times New Roman"/>
          <w:color w:val="auto"/>
          <w:sz w:val="24"/>
          <w:szCs w:val="24"/>
          <w:lang w:val="es-MX"/>
        </w:rPr>
        <w:t>,</w:t>
      </w:r>
      <w:r w:rsidR="00C82CC5">
        <w:rPr>
          <w:rFonts w:ascii="Times New Roman" w:eastAsia="Tahoma" w:hAnsi="Times New Roman" w:cs="Times New Roman"/>
          <w:color w:val="auto"/>
          <w:sz w:val="24"/>
          <w:szCs w:val="24"/>
          <w:lang w:val="es-MX"/>
        </w:rPr>
        <w:t xml:space="preserve"> no han sido </w:t>
      </w:r>
      <w:r w:rsidR="00185089">
        <w:rPr>
          <w:rFonts w:ascii="Times New Roman" w:eastAsia="Tahoma" w:hAnsi="Times New Roman" w:cs="Times New Roman"/>
          <w:color w:val="auto"/>
          <w:sz w:val="24"/>
          <w:szCs w:val="24"/>
          <w:lang w:val="es-MX"/>
        </w:rPr>
        <w:t>analizados a profundidad</w:t>
      </w:r>
      <w:r w:rsidR="00C82CC5">
        <w:rPr>
          <w:rFonts w:ascii="Times New Roman" w:eastAsia="Tahoma" w:hAnsi="Times New Roman" w:cs="Times New Roman"/>
          <w:color w:val="auto"/>
          <w:sz w:val="24"/>
          <w:szCs w:val="24"/>
          <w:lang w:val="es-MX"/>
        </w:rPr>
        <w:t>. L</w:t>
      </w:r>
      <w:r w:rsidR="00C43B2F" w:rsidRPr="00BC1710">
        <w:rPr>
          <w:rFonts w:ascii="Times New Roman" w:eastAsia="Tahoma" w:hAnsi="Times New Roman" w:cs="Times New Roman"/>
          <w:color w:val="auto"/>
          <w:sz w:val="24"/>
          <w:szCs w:val="24"/>
          <w:lang w:val="es-MX"/>
        </w:rPr>
        <w:t xml:space="preserve">os cambios en la selección de métodos y criterios para redistritar, así como su ponderación, no han sido consistentes a través del tiempo y, en algunos casos, </w:t>
      </w:r>
      <w:r w:rsidR="00C82CC5">
        <w:rPr>
          <w:rFonts w:ascii="Times New Roman" w:eastAsia="Tahoma" w:hAnsi="Times New Roman" w:cs="Times New Roman"/>
          <w:color w:val="auto"/>
          <w:sz w:val="24"/>
          <w:szCs w:val="24"/>
          <w:lang w:val="es-MX"/>
        </w:rPr>
        <w:t>carecen</w:t>
      </w:r>
      <w:r w:rsidR="00C43B2F" w:rsidRPr="00BC1710">
        <w:rPr>
          <w:rFonts w:ascii="Times New Roman" w:eastAsia="Tahoma" w:hAnsi="Times New Roman" w:cs="Times New Roman"/>
          <w:color w:val="auto"/>
          <w:sz w:val="24"/>
          <w:szCs w:val="24"/>
          <w:lang w:val="es-MX"/>
        </w:rPr>
        <w:t xml:space="preserve"> de sustento teórico y normativo. </w:t>
      </w:r>
      <w:r w:rsidR="00185089">
        <w:rPr>
          <w:rFonts w:ascii="Times New Roman" w:eastAsia="Tahoma" w:hAnsi="Times New Roman" w:cs="Times New Roman"/>
          <w:color w:val="auto"/>
          <w:sz w:val="24"/>
          <w:szCs w:val="24"/>
          <w:lang w:val="es-MX"/>
        </w:rPr>
        <w:t xml:space="preserve">Consideramos que estos escenarios merecen ser considerados por futuros trabajos académicos y estudiados a profundidad.  </w:t>
      </w:r>
    </w:p>
    <w:p w14:paraId="5AA85B66" w14:textId="7E2FEBB8" w:rsidR="005B0486" w:rsidRPr="00BC1710" w:rsidRDefault="006B560D" w:rsidP="0095771F">
      <w:pPr>
        <w:pStyle w:val="Heading2"/>
        <w:jc w:val="both"/>
        <w:rPr>
          <w:rFonts w:ascii="Times New Roman" w:hAnsi="Times New Roman" w:cs="Times New Roman"/>
          <w:b/>
          <w:color w:val="auto"/>
          <w:lang w:val="es-ES_tradnl"/>
        </w:rPr>
      </w:pPr>
      <w:r w:rsidRPr="00BC1710">
        <w:rPr>
          <w:rFonts w:ascii="Times New Roman" w:hAnsi="Times New Roman" w:cs="Times New Roman"/>
          <w:b/>
          <w:color w:val="auto"/>
          <w:lang w:val="es-ES_tradnl"/>
        </w:rPr>
        <w:t xml:space="preserve">II. </w:t>
      </w:r>
      <w:r w:rsidR="008F37EB" w:rsidRPr="00BC1710">
        <w:rPr>
          <w:rFonts w:ascii="Times New Roman" w:hAnsi="Times New Roman" w:cs="Times New Roman"/>
          <w:b/>
          <w:color w:val="auto"/>
          <w:lang w:val="es-ES_tradnl"/>
        </w:rPr>
        <w:t>T</w:t>
      </w:r>
      <w:r w:rsidRPr="00BC1710">
        <w:rPr>
          <w:rFonts w:ascii="Times New Roman" w:hAnsi="Times New Roman" w:cs="Times New Roman"/>
          <w:b/>
          <w:color w:val="auto"/>
          <w:lang w:val="es-ES_tradnl"/>
        </w:rPr>
        <w:t>ransparencia</w:t>
      </w:r>
      <w:r w:rsidR="008F37EB" w:rsidRPr="00BC1710">
        <w:rPr>
          <w:rFonts w:ascii="Times New Roman" w:hAnsi="Times New Roman" w:cs="Times New Roman"/>
          <w:b/>
          <w:color w:val="auto"/>
          <w:lang w:val="es-ES_tradnl"/>
        </w:rPr>
        <w:t>, rendición de cuentas</w:t>
      </w:r>
      <w:r w:rsidRPr="00BC1710">
        <w:rPr>
          <w:rFonts w:ascii="Times New Roman" w:hAnsi="Times New Roman" w:cs="Times New Roman"/>
          <w:b/>
          <w:color w:val="auto"/>
          <w:lang w:val="es-ES_tradnl"/>
        </w:rPr>
        <w:t xml:space="preserve"> </w:t>
      </w:r>
      <w:r w:rsidR="001A12BE" w:rsidRPr="00BC1710">
        <w:rPr>
          <w:rFonts w:ascii="Times New Roman" w:hAnsi="Times New Roman" w:cs="Times New Roman"/>
          <w:b/>
          <w:color w:val="auto"/>
          <w:lang w:val="es-ES_tradnl"/>
        </w:rPr>
        <w:t xml:space="preserve">y </w:t>
      </w:r>
      <w:r w:rsidR="00D57C91" w:rsidRPr="00BC1710">
        <w:rPr>
          <w:rFonts w:ascii="Times New Roman" w:hAnsi="Times New Roman" w:cs="Times New Roman"/>
          <w:b/>
          <w:color w:val="auto"/>
          <w:lang w:val="es-ES_tradnl"/>
        </w:rPr>
        <w:t>participación ciudadana</w:t>
      </w:r>
      <w:r w:rsidR="00325D6C" w:rsidRPr="00BC1710">
        <w:rPr>
          <w:rFonts w:ascii="Times New Roman" w:hAnsi="Times New Roman" w:cs="Times New Roman"/>
          <w:b/>
          <w:color w:val="auto"/>
          <w:lang w:val="es-ES_tradnl"/>
        </w:rPr>
        <w:t xml:space="preserve"> </w:t>
      </w:r>
    </w:p>
    <w:p w14:paraId="6BEC93C4" w14:textId="6280BFDA" w:rsidR="00C43B2F" w:rsidRPr="00BC1710" w:rsidRDefault="00C43B2F" w:rsidP="00C43B2F">
      <w:pPr>
        <w:spacing w:line="480" w:lineRule="auto"/>
        <w:jc w:val="both"/>
        <w:rPr>
          <w:rFonts w:ascii="Times New Roman" w:eastAsia="Times New Roman" w:hAnsi="Times New Roman" w:cs="Times New Roman"/>
          <w:color w:val="auto"/>
          <w:sz w:val="24"/>
          <w:lang w:val="es-MX"/>
        </w:rPr>
      </w:pPr>
      <w:r w:rsidRPr="00BC1710">
        <w:rPr>
          <w:rFonts w:ascii="Times New Roman" w:eastAsia="Tahoma" w:hAnsi="Times New Roman" w:cs="Times New Roman"/>
          <w:color w:val="auto"/>
          <w:sz w:val="24"/>
          <w:szCs w:val="24"/>
          <w:lang w:val="es-MX"/>
        </w:rPr>
        <w:t>La delimitación de los distritos es una tarea que requiere de un volum</w:t>
      </w:r>
      <w:r w:rsidR="00B65589" w:rsidRPr="00BC1710">
        <w:rPr>
          <w:rFonts w:ascii="Times New Roman" w:eastAsia="Tahoma" w:hAnsi="Times New Roman" w:cs="Times New Roman"/>
          <w:color w:val="auto"/>
          <w:sz w:val="24"/>
          <w:szCs w:val="24"/>
          <w:lang w:val="es-MX"/>
        </w:rPr>
        <w:t xml:space="preserve">en de información </w:t>
      </w:r>
      <w:r w:rsidR="00B65589" w:rsidRPr="00BC1710">
        <w:rPr>
          <w:rFonts w:ascii="Times New Roman" w:eastAsia="Tahoma" w:hAnsi="Times New Roman" w:cs="Times New Roman"/>
          <w:color w:val="auto"/>
          <w:sz w:val="24"/>
          <w:szCs w:val="24"/>
          <w:lang w:val="es-MX"/>
        </w:rPr>
        <w:lastRenderedPageBreak/>
        <w:t>considerable</w:t>
      </w:r>
      <w:r w:rsidRPr="00BC1710">
        <w:rPr>
          <w:rFonts w:ascii="Times New Roman" w:eastAsia="Tahoma" w:hAnsi="Times New Roman" w:cs="Times New Roman"/>
          <w:color w:val="auto"/>
          <w:sz w:val="24"/>
          <w:szCs w:val="24"/>
          <w:lang w:val="es-MX"/>
        </w:rPr>
        <w:t>.</w:t>
      </w:r>
      <w:r w:rsidRPr="00BC1710">
        <w:rPr>
          <w:rStyle w:val="FootnoteReference"/>
          <w:rFonts w:ascii="Times New Roman" w:eastAsia="Tahoma" w:hAnsi="Times New Roman" w:cs="Times New Roman"/>
          <w:color w:val="auto"/>
          <w:sz w:val="24"/>
          <w:szCs w:val="24"/>
          <w:lang w:val="es-MX"/>
        </w:rPr>
        <w:footnoteReference w:id="15"/>
      </w:r>
      <w:r w:rsidR="00FD1DEF">
        <w:rPr>
          <w:rFonts w:ascii="Times New Roman" w:eastAsia="Tahoma" w:hAnsi="Times New Roman" w:cs="Times New Roman"/>
          <w:color w:val="auto"/>
          <w:sz w:val="24"/>
          <w:szCs w:val="24"/>
          <w:lang w:val="es-MX"/>
        </w:rPr>
        <w:t xml:space="preserve"> El c</w:t>
      </w:r>
      <w:r w:rsidRPr="00BC1710">
        <w:rPr>
          <w:rFonts w:ascii="Times New Roman" w:eastAsia="Tahoma" w:hAnsi="Times New Roman" w:cs="Times New Roman"/>
          <w:color w:val="auto"/>
          <w:sz w:val="24"/>
          <w:szCs w:val="24"/>
          <w:lang w:val="es-MX"/>
        </w:rPr>
        <w:t xml:space="preserve">uadro 1 enumera siete </w:t>
      </w:r>
      <w:r w:rsidR="00FB568D">
        <w:rPr>
          <w:rFonts w:ascii="Times New Roman" w:eastAsia="Tahoma" w:hAnsi="Times New Roman" w:cs="Times New Roman"/>
          <w:color w:val="auto"/>
          <w:sz w:val="24"/>
          <w:szCs w:val="24"/>
          <w:lang w:val="es-MX"/>
        </w:rPr>
        <w:t xml:space="preserve">grandes </w:t>
      </w:r>
      <w:r w:rsidR="00931DC6">
        <w:rPr>
          <w:rFonts w:ascii="Times New Roman" w:eastAsia="Tahoma" w:hAnsi="Times New Roman" w:cs="Times New Roman"/>
          <w:color w:val="auto"/>
          <w:sz w:val="24"/>
          <w:szCs w:val="24"/>
          <w:lang w:val="es-MX"/>
        </w:rPr>
        <w:t>categorías</w:t>
      </w:r>
      <w:r w:rsidR="00FB568D">
        <w:rPr>
          <w:rFonts w:ascii="Times New Roman" w:eastAsia="Tahoma" w:hAnsi="Times New Roman" w:cs="Times New Roman"/>
          <w:color w:val="auto"/>
          <w:sz w:val="24"/>
          <w:szCs w:val="24"/>
          <w:lang w:val="es-MX"/>
        </w:rPr>
        <w:t xml:space="preserve"> que</w:t>
      </w:r>
      <w:r w:rsidR="00931DC6">
        <w:rPr>
          <w:rFonts w:ascii="Times New Roman" w:eastAsia="Tahoma" w:hAnsi="Times New Roman" w:cs="Times New Roman"/>
          <w:color w:val="auto"/>
          <w:sz w:val="24"/>
          <w:szCs w:val="24"/>
          <w:lang w:val="es-MX"/>
        </w:rPr>
        <w:t xml:space="preserve"> consideramos necesarias, y suficientes, para que cualquiera pueda </w:t>
      </w:r>
      <w:r w:rsidR="00C77500">
        <w:rPr>
          <w:rFonts w:ascii="Times New Roman" w:eastAsia="Tahoma" w:hAnsi="Times New Roman" w:cs="Times New Roman"/>
          <w:color w:val="auto"/>
          <w:sz w:val="24"/>
          <w:szCs w:val="24"/>
          <w:lang w:val="es-MX"/>
        </w:rPr>
        <w:t xml:space="preserve">replicar </w:t>
      </w:r>
      <w:r w:rsidR="00931DC6">
        <w:rPr>
          <w:rFonts w:ascii="Times New Roman" w:eastAsia="Tahoma" w:hAnsi="Times New Roman" w:cs="Times New Roman"/>
          <w:color w:val="auto"/>
          <w:sz w:val="24"/>
          <w:szCs w:val="24"/>
          <w:lang w:val="es-MX"/>
        </w:rPr>
        <w:t xml:space="preserve">y </w:t>
      </w:r>
      <w:r w:rsidR="00C77500">
        <w:rPr>
          <w:rFonts w:ascii="Times New Roman" w:eastAsia="Tahoma" w:hAnsi="Times New Roman" w:cs="Times New Roman"/>
          <w:color w:val="auto"/>
          <w:sz w:val="24"/>
          <w:szCs w:val="24"/>
          <w:lang w:val="es-MX"/>
        </w:rPr>
        <w:t xml:space="preserve">evaluar </w:t>
      </w:r>
      <w:r w:rsidR="00931DC6">
        <w:rPr>
          <w:rFonts w:ascii="Times New Roman" w:eastAsia="Tahoma" w:hAnsi="Times New Roman" w:cs="Times New Roman"/>
          <w:color w:val="auto"/>
          <w:sz w:val="24"/>
          <w:szCs w:val="24"/>
          <w:lang w:val="es-MX"/>
        </w:rPr>
        <w:t xml:space="preserve">el </w:t>
      </w:r>
      <w:r w:rsidR="00A77244">
        <w:rPr>
          <w:rFonts w:ascii="Times New Roman" w:eastAsia="Tahoma" w:hAnsi="Times New Roman" w:cs="Times New Roman"/>
          <w:color w:val="auto"/>
          <w:sz w:val="24"/>
          <w:szCs w:val="24"/>
          <w:lang w:val="es-MX"/>
        </w:rPr>
        <w:t>proceso de redistritación. Estos</w:t>
      </w:r>
      <w:r w:rsidR="00931DC6">
        <w:rPr>
          <w:rFonts w:ascii="Times New Roman" w:eastAsia="Tahoma" w:hAnsi="Times New Roman" w:cs="Times New Roman"/>
          <w:color w:val="auto"/>
          <w:sz w:val="24"/>
          <w:szCs w:val="24"/>
          <w:lang w:val="es-MX"/>
        </w:rPr>
        <w:t xml:space="preserve"> rubros </w:t>
      </w:r>
      <w:r w:rsidR="00FB568D">
        <w:rPr>
          <w:rFonts w:ascii="Times New Roman" w:eastAsia="Tahoma" w:hAnsi="Times New Roman" w:cs="Times New Roman"/>
          <w:color w:val="auto"/>
          <w:sz w:val="24"/>
          <w:szCs w:val="24"/>
          <w:lang w:val="es-MX"/>
        </w:rPr>
        <w:t>incluye</w:t>
      </w:r>
      <w:r w:rsidR="00931DC6">
        <w:rPr>
          <w:rFonts w:ascii="Times New Roman" w:eastAsia="Tahoma" w:hAnsi="Times New Roman" w:cs="Times New Roman"/>
          <w:color w:val="auto"/>
          <w:sz w:val="24"/>
          <w:szCs w:val="24"/>
          <w:lang w:val="es-MX"/>
        </w:rPr>
        <w:t>n</w:t>
      </w:r>
      <w:r w:rsidRPr="00BC1710">
        <w:rPr>
          <w:rFonts w:ascii="Times New Roman" w:eastAsia="Tahoma" w:hAnsi="Times New Roman" w:cs="Times New Roman"/>
          <w:color w:val="auto"/>
          <w:sz w:val="24"/>
          <w:szCs w:val="24"/>
          <w:lang w:val="es-MX"/>
        </w:rPr>
        <w:t xml:space="preserve"> </w:t>
      </w:r>
      <w:r w:rsidR="00FB568D">
        <w:rPr>
          <w:rFonts w:ascii="Times New Roman" w:eastAsia="Tahoma" w:hAnsi="Times New Roman" w:cs="Times New Roman"/>
          <w:color w:val="auto"/>
          <w:sz w:val="24"/>
          <w:szCs w:val="24"/>
          <w:lang w:val="es-MX"/>
        </w:rPr>
        <w:t xml:space="preserve">las </w:t>
      </w:r>
      <w:r w:rsidRPr="00BC1710">
        <w:rPr>
          <w:rFonts w:ascii="Times New Roman" w:eastAsia="Tahoma" w:hAnsi="Times New Roman" w:cs="Times New Roman"/>
          <w:color w:val="auto"/>
          <w:sz w:val="24"/>
          <w:szCs w:val="24"/>
          <w:lang w:val="es-MX"/>
        </w:rPr>
        <w:t xml:space="preserve">bases de datos, </w:t>
      </w:r>
      <w:r w:rsidR="00802B12">
        <w:rPr>
          <w:rFonts w:ascii="Times New Roman" w:eastAsia="Tahoma" w:hAnsi="Times New Roman" w:cs="Times New Roman"/>
          <w:color w:val="auto"/>
          <w:sz w:val="24"/>
          <w:szCs w:val="24"/>
          <w:lang w:val="es-MX"/>
        </w:rPr>
        <w:t>la cartogrfía</w:t>
      </w:r>
      <w:r w:rsidRPr="00BC1710">
        <w:rPr>
          <w:rFonts w:ascii="Times New Roman" w:eastAsia="Tahoma" w:hAnsi="Times New Roman" w:cs="Times New Roman"/>
          <w:color w:val="auto"/>
          <w:sz w:val="24"/>
          <w:szCs w:val="24"/>
          <w:lang w:val="es-MX"/>
        </w:rPr>
        <w:t xml:space="preserve">, </w:t>
      </w:r>
      <w:r w:rsidR="00802B12">
        <w:rPr>
          <w:rFonts w:ascii="Times New Roman" w:eastAsia="Tahoma" w:hAnsi="Times New Roman" w:cs="Times New Roman"/>
          <w:color w:val="auto"/>
          <w:sz w:val="24"/>
          <w:szCs w:val="24"/>
          <w:lang w:val="es-MX"/>
        </w:rPr>
        <w:t>la</w:t>
      </w:r>
      <w:r w:rsidR="00FB568D">
        <w:rPr>
          <w:rFonts w:ascii="Times New Roman" w:eastAsia="Tahoma" w:hAnsi="Times New Roman" w:cs="Times New Roman"/>
          <w:color w:val="auto"/>
          <w:sz w:val="24"/>
          <w:szCs w:val="24"/>
          <w:lang w:val="es-MX"/>
        </w:rPr>
        <w:t xml:space="preserve">s </w:t>
      </w:r>
      <w:r w:rsidR="00931DC6">
        <w:rPr>
          <w:rFonts w:ascii="Times New Roman" w:eastAsia="Tahoma" w:hAnsi="Times New Roman" w:cs="Times New Roman"/>
          <w:color w:val="auto"/>
          <w:sz w:val="24"/>
          <w:szCs w:val="24"/>
          <w:lang w:val="es-MX"/>
        </w:rPr>
        <w:t>fórmulas matemáticas</w:t>
      </w:r>
      <w:r w:rsidR="00FB568D">
        <w:rPr>
          <w:rFonts w:ascii="Times New Roman" w:eastAsia="Tahoma" w:hAnsi="Times New Roman" w:cs="Times New Roman"/>
          <w:color w:val="auto"/>
          <w:sz w:val="24"/>
          <w:szCs w:val="24"/>
          <w:lang w:val="es-MX"/>
        </w:rPr>
        <w:t>,</w:t>
      </w:r>
      <w:r w:rsidR="00931DC6">
        <w:rPr>
          <w:rFonts w:ascii="Times New Roman" w:eastAsia="Tahoma" w:hAnsi="Times New Roman" w:cs="Times New Roman"/>
          <w:color w:val="auto"/>
          <w:sz w:val="24"/>
          <w:szCs w:val="24"/>
          <w:lang w:val="es-MX"/>
        </w:rPr>
        <w:t xml:space="preserve"> </w:t>
      </w:r>
      <w:r w:rsidR="00FB568D">
        <w:rPr>
          <w:rFonts w:ascii="Times New Roman" w:eastAsia="Tahoma" w:hAnsi="Times New Roman" w:cs="Times New Roman"/>
          <w:color w:val="auto"/>
          <w:sz w:val="24"/>
          <w:szCs w:val="24"/>
          <w:lang w:val="es-MX"/>
        </w:rPr>
        <w:t>la normatividad</w:t>
      </w:r>
      <w:r w:rsidR="00C77500">
        <w:rPr>
          <w:rFonts w:ascii="Times New Roman" w:eastAsia="Tahoma" w:hAnsi="Times New Roman" w:cs="Times New Roman"/>
          <w:color w:val="auto"/>
          <w:sz w:val="24"/>
          <w:szCs w:val="24"/>
          <w:lang w:val="es-MX"/>
        </w:rPr>
        <w:t xml:space="preserve">, los </w:t>
      </w:r>
      <w:r w:rsidR="00802B12">
        <w:rPr>
          <w:rFonts w:ascii="Times New Roman" w:eastAsia="Tahoma" w:hAnsi="Times New Roman" w:cs="Times New Roman"/>
          <w:color w:val="auto"/>
          <w:sz w:val="24"/>
          <w:szCs w:val="24"/>
          <w:lang w:val="es-MX"/>
        </w:rPr>
        <w:t>mapas y revisiones partidistas</w:t>
      </w:r>
      <w:r w:rsidR="00C77500">
        <w:rPr>
          <w:rFonts w:ascii="Times New Roman" w:eastAsia="Tahoma" w:hAnsi="Times New Roman" w:cs="Times New Roman"/>
          <w:color w:val="auto"/>
          <w:sz w:val="24"/>
          <w:szCs w:val="24"/>
          <w:lang w:val="es-MX"/>
        </w:rPr>
        <w:t>, los resultados electorales,</w:t>
      </w:r>
      <w:r w:rsidR="00FB568D">
        <w:rPr>
          <w:rFonts w:ascii="Times New Roman" w:eastAsia="Tahoma" w:hAnsi="Times New Roman" w:cs="Times New Roman"/>
          <w:color w:val="auto"/>
          <w:sz w:val="24"/>
          <w:szCs w:val="24"/>
          <w:lang w:val="es-MX"/>
        </w:rPr>
        <w:t xml:space="preserve"> y el software especializado</w:t>
      </w:r>
      <w:r w:rsidRPr="00BC1710">
        <w:rPr>
          <w:rFonts w:ascii="Times New Roman" w:eastAsia="Tahoma" w:hAnsi="Times New Roman" w:cs="Times New Roman"/>
          <w:color w:val="auto"/>
          <w:sz w:val="24"/>
          <w:szCs w:val="24"/>
          <w:lang w:val="es-MX"/>
        </w:rPr>
        <w:t>.</w:t>
      </w:r>
      <w:r w:rsidR="00C77500">
        <w:rPr>
          <w:rStyle w:val="FootnoteReference"/>
          <w:rFonts w:ascii="Times New Roman" w:eastAsia="Tahoma" w:hAnsi="Times New Roman" w:cs="Times New Roman"/>
          <w:color w:val="auto"/>
          <w:sz w:val="24"/>
          <w:szCs w:val="24"/>
          <w:lang w:val="es-MX"/>
        </w:rPr>
        <w:footnoteReference w:id="16"/>
      </w:r>
      <w:r w:rsidRPr="00BC1710">
        <w:rPr>
          <w:rFonts w:ascii="Times New Roman" w:eastAsia="Tahoma" w:hAnsi="Times New Roman" w:cs="Times New Roman"/>
          <w:color w:val="auto"/>
          <w:sz w:val="24"/>
          <w:szCs w:val="24"/>
          <w:lang w:val="es-MX"/>
        </w:rPr>
        <w:t xml:space="preserve"> Treinta y seis órganos públicos son responsables de producirla y distribuirla. Una parte de la información es de fuentes </w:t>
      </w:r>
      <w:r w:rsidRPr="00BC1710">
        <w:rPr>
          <w:rFonts w:ascii="Times New Roman" w:eastAsia="Times New Roman" w:hAnsi="Times New Roman" w:cs="Times New Roman"/>
          <w:color w:val="auto"/>
          <w:sz w:val="24"/>
          <w:szCs w:val="24"/>
          <w:lang w:val="es-MX"/>
        </w:rPr>
        <w:t>externas a la autoridad electoral, como la censal que reporta el</w:t>
      </w:r>
      <w:r w:rsidRPr="00BC1710">
        <w:rPr>
          <w:rFonts w:ascii="Times New Roman" w:eastAsia="Times New Roman" w:hAnsi="Times New Roman" w:cs="Times New Roman"/>
          <w:color w:val="auto"/>
          <w:sz w:val="24"/>
          <w:lang w:val="es-MX"/>
        </w:rPr>
        <w:t xml:space="preserve"> INEGI; la estimación de tiempos de traslado en las vialidades y carreteras de cada distrito, proveniente de la Secretaría de Comunicaciones y Transportes; o la ubicación y concentración de la población indígena, elaborada por la CDI. Otra parte importante de la información proviene del propio INE, como la descripción de los algoritmos de optimización,</w:t>
      </w:r>
      <w:r w:rsidRPr="00BC1710">
        <w:rPr>
          <w:rStyle w:val="FootnoteAnchor"/>
          <w:rFonts w:ascii="Times New Roman" w:eastAsia="Times New Roman" w:hAnsi="Times New Roman" w:cs="Times New Roman"/>
          <w:color w:val="auto"/>
          <w:sz w:val="24"/>
          <w:lang w:val="es-MX"/>
        </w:rPr>
        <w:footnoteReference w:id="17"/>
      </w:r>
      <w:r w:rsidRPr="00BC1710">
        <w:rPr>
          <w:rFonts w:ascii="Times New Roman" w:eastAsia="Times New Roman" w:hAnsi="Times New Roman" w:cs="Times New Roman"/>
          <w:color w:val="auto"/>
          <w:sz w:val="24"/>
          <w:lang w:val="es-MX"/>
        </w:rPr>
        <w:t xml:space="preserve"> la normatividad relevante o la cartografía de las s</w:t>
      </w:r>
      <w:r w:rsidR="00561FDB" w:rsidRPr="00BC1710">
        <w:rPr>
          <w:rFonts w:ascii="Times New Roman" w:eastAsia="Times New Roman" w:hAnsi="Times New Roman" w:cs="Times New Roman"/>
          <w:color w:val="auto"/>
          <w:sz w:val="24"/>
          <w:lang w:val="es-MX"/>
        </w:rPr>
        <w:t>ecciones electorales del país –</w:t>
      </w:r>
      <w:r w:rsidRPr="00BC1710">
        <w:rPr>
          <w:rFonts w:ascii="Times New Roman" w:eastAsia="Times New Roman" w:hAnsi="Times New Roman" w:cs="Times New Roman"/>
          <w:color w:val="auto"/>
          <w:sz w:val="24"/>
          <w:lang w:val="es-MX"/>
        </w:rPr>
        <w:t xml:space="preserve">que son las unidades fundamentales de la redistritación. Por último, cada órgano electoral local concentra los distintos criterios legales y administrativos que tiene cada entidad. El proceso formal de la redistritación no contempla el análisis de resultados electorales, pero es de suponer que las revisiones partidistas se hacen, primordialmente, a la luz de éstos y los votos son, por ende, información clave para que cada partido evalúe los mapas y pueda realizar contrapropuestas. </w:t>
      </w:r>
    </w:p>
    <w:p w14:paraId="6DEDAD60" w14:textId="77777777" w:rsidR="00C43B2F" w:rsidRPr="00BC1710" w:rsidRDefault="00C43B2F" w:rsidP="00C43B2F">
      <w:pPr>
        <w:pStyle w:val="LO-normal"/>
        <w:spacing w:line="240" w:lineRule="auto"/>
        <w:ind w:firstLine="720"/>
        <w:contextualSpacing/>
        <w:jc w:val="center"/>
        <w:rPr>
          <w:rFonts w:ascii="Times New Roman" w:eastAsia="Times New Roman" w:hAnsi="Times New Roman" w:cs="Times New Roman"/>
          <w:b/>
          <w:color w:val="auto"/>
          <w:sz w:val="24"/>
          <w:lang w:val="es-MX"/>
        </w:rPr>
      </w:pPr>
      <w:r w:rsidRPr="00BC1710">
        <w:rPr>
          <w:rFonts w:ascii="Times New Roman" w:eastAsia="Times New Roman" w:hAnsi="Times New Roman" w:cs="Times New Roman"/>
          <w:b/>
          <w:color w:val="auto"/>
          <w:sz w:val="24"/>
          <w:lang w:val="es-MX"/>
        </w:rPr>
        <w:t>[Insertar el Cuadro 1 aproximadamente aquí]</w:t>
      </w:r>
    </w:p>
    <w:p w14:paraId="522140B9" w14:textId="77777777" w:rsidR="00C43B2F" w:rsidRPr="00BC1710" w:rsidRDefault="00C43B2F" w:rsidP="00C43B2F">
      <w:pPr>
        <w:pStyle w:val="LO-normal"/>
        <w:spacing w:line="240" w:lineRule="auto"/>
        <w:ind w:firstLine="720"/>
        <w:contextualSpacing/>
        <w:jc w:val="center"/>
        <w:rPr>
          <w:rFonts w:ascii="Times New Roman" w:eastAsia="Times New Roman" w:hAnsi="Times New Roman" w:cs="Times New Roman"/>
          <w:b/>
          <w:color w:val="auto"/>
          <w:sz w:val="24"/>
          <w:lang w:val="es-MX"/>
        </w:rPr>
      </w:pPr>
    </w:p>
    <w:p w14:paraId="60BCD4FE" w14:textId="2501ED6F" w:rsidR="00C43B2F" w:rsidRPr="00BC1710" w:rsidRDefault="00C43B2F" w:rsidP="00C43B2F">
      <w:pPr>
        <w:spacing w:line="480" w:lineRule="auto"/>
        <w:ind w:firstLine="720"/>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 xml:space="preserve">El software especializado para procesar una parte de la información es de tres tipos. Se necesita, por un lado, algún programa para manipular información georreferenciada en formato GIS. Existen muchas opciones, tanto comerciales como de fuente abierta y gratuitas (wikipedia </w:t>
      </w:r>
      <w:r w:rsidRPr="00BC1710">
        <w:rPr>
          <w:rFonts w:ascii="Times New Roman" w:eastAsia="Times New Roman" w:hAnsi="Times New Roman" w:cs="Times New Roman"/>
          <w:color w:val="auto"/>
          <w:sz w:val="24"/>
          <w:lang w:val="es-MX"/>
        </w:rPr>
        <w:lastRenderedPageBreak/>
        <w:t>enlista una docena bajo el rubro “geographic information systems”).  Por otro, se necesita una copia del sistema que desarrolló el INE específicamente para redistritar. Este software cumple varias tareas: elabora propuestas de mapas con algoritmos de optimización combinatoria (como el recocido simulado o la optimización por enjambre);</w:t>
      </w:r>
      <w:r w:rsidR="00E12D18">
        <w:rPr>
          <w:rFonts w:ascii="Times New Roman" w:eastAsia="Times New Roman" w:hAnsi="Times New Roman" w:cs="Times New Roman"/>
          <w:color w:val="auto"/>
          <w:sz w:val="24"/>
          <w:lang w:val="es-MX"/>
        </w:rPr>
        <w:t xml:space="preserve"> permite seleccionar “secciones </w:t>
      </w:r>
      <w:r w:rsidRPr="00BC1710">
        <w:rPr>
          <w:rFonts w:ascii="Times New Roman" w:eastAsia="Times New Roman" w:hAnsi="Times New Roman" w:cs="Times New Roman"/>
          <w:color w:val="auto"/>
          <w:sz w:val="24"/>
          <w:lang w:val="es-MX"/>
        </w:rPr>
        <w:t>semilla” como punto de partida pa</w:t>
      </w:r>
      <w:r w:rsidR="00E12D18">
        <w:rPr>
          <w:rFonts w:ascii="Times New Roman" w:eastAsia="Times New Roman" w:hAnsi="Times New Roman" w:cs="Times New Roman"/>
          <w:color w:val="auto"/>
          <w:sz w:val="24"/>
          <w:lang w:val="es-MX"/>
        </w:rPr>
        <w:t>ra el proceso de optimización; o</w:t>
      </w:r>
      <w:r w:rsidRPr="00BC1710">
        <w:rPr>
          <w:rFonts w:ascii="Times New Roman" w:eastAsia="Times New Roman" w:hAnsi="Times New Roman" w:cs="Times New Roman"/>
          <w:color w:val="auto"/>
          <w:sz w:val="24"/>
          <w:lang w:val="es-MX"/>
        </w:rPr>
        <w:t xml:space="preserve"> calcula</w:t>
      </w:r>
      <w:r w:rsidR="00E12D18">
        <w:rPr>
          <w:rFonts w:ascii="Times New Roman" w:eastAsia="Times New Roman" w:hAnsi="Times New Roman" w:cs="Times New Roman"/>
          <w:color w:val="auto"/>
          <w:sz w:val="24"/>
          <w:lang w:val="es-MX"/>
        </w:rPr>
        <w:t>r</w:t>
      </w:r>
      <w:r w:rsidRPr="00BC1710">
        <w:rPr>
          <w:rFonts w:ascii="Times New Roman" w:eastAsia="Times New Roman" w:hAnsi="Times New Roman" w:cs="Times New Roman"/>
          <w:color w:val="auto"/>
          <w:sz w:val="24"/>
          <w:lang w:val="es-MX"/>
        </w:rPr>
        <w:t xml:space="preserve"> indicadores cuantitativos para la evaluación de distintos escenarios. Por último, se necesita </w:t>
      </w:r>
      <w:r w:rsidR="00E12D18">
        <w:rPr>
          <w:rFonts w:ascii="Times New Roman" w:eastAsia="Times New Roman" w:hAnsi="Times New Roman" w:cs="Times New Roman"/>
          <w:color w:val="auto"/>
          <w:sz w:val="24"/>
          <w:lang w:val="es-MX"/>
        </w:rPr>
        <w:t>una</w:t>
      </w:r>
      <w:r w:rsidRPr="00BC1710">
        <w:rPr>
          <w:rFonts w:ascii="Times New Roman" w:eastAsia="Times New Roman" w:hAnsi="Times New Roman" w:cs="Times New Roman"/>
          <w:color w:val="auto"/>
          <w:sz w:val="24"/>
          <w:lang w:val="es-MX"/>
        </w:rPr>
        <w:t xml:space="preserve"> plataforma </w:t>
      </w:r>
      <w:r w:rsidR="00E12D18">
        <w:rPr>
          <w:rFonts w:ascii="Times New Roman" w:eastAsia="Times New Roman" w:hAnsi="Times New Roman" w:cs="Times New Roman"/>
          <w:color w:val="auto"/>
          <w:sz w:val="24"/>
          <w:lang w:val="es-MX"/>
        </w:rPr>
        <w:t>de mapeo</w:t>
      </w:r>
      <w:r w:rsidRPr="00BC1710">
        <w:rPr>
          <w:rFonts w:ascii="Times New Roman" w:eastAsia="Times New Roman" w:hAnsi="Times New Roman" w:cs="Times New Roman"/>
          <w:color w:val="auto"/>
          <w:sz w:val="24"/>
          <w:lang w:val="es-MX"/>
        </w:rPr>
        <w:t xml:space="preserve"> que  sirve de vehículo para socializar las propuestas y recibir sus contrapropuestas.</w:t>
      </w:r>
    </w:p>
    <w:p w14:paraId="35F0A4BC" w14:textId="4E00B0FC" w:rsidR="00C43B2F" w:rsidRPr="00BC1710" w:rsidRDefault="00F33A43" w:rsidP="00F33A43">
      <w:pPr>
        <w:pStyle w:val="LO-normal"/>
        <w:spacing w:line="480" w:lineRule="auto"/>
        <w:ind w:firstLine="720"/>
        <w:jc w:val="both"/>
        <w:rPr>
          <w:rFonts w:ascii="Times New Roman" w:eastAsia="Tahoma" w:hAnsi="Times New Roman" w:cs="Times New Roman"/>
          <w:color w:val="auto"/>
          <w:sz w:val="24"/>
          <w:szCs w:val="24"/>
          <w:lang w:val="es-MX"/>
        </w:rPr>
      </w:pPr>
      <w:r w:rsidRPr="00BC1710">
        <w:rPr>
          <w:rFonts w:ascii="Times New Roman" w:eastAsia="Tahoma" w:hAnsi="Times New Roman" w:cs="Times New Roman"/>
          <w:color w:val="auto"/>
          <w:sz w:val="24"/>
          <w:szCs w:val="24"/>
          <w:lang w:val="es-MX"/>
        </w:rPr>
        <w:t>Hay que reconocer los importantes esfuerzos y logros del IFE/INE en aras de una política de datos abiertos. Los casi veinte años que el órgano lleva transparentando gradualmente la información de los procesos electorales y de diversos aspectos de la regulación a su cargo saltan a la vista con solo visitar su página de internet. En materia de redistritación, todos los insumos cartográficos están disponibles en línea.</w:t>
      </w:r>
      <w:r w:rsidRPr="00BC1710">
        <w:rPr>
          <w:rStyle w:val="FootnoteAnchor"/>
          <w:rFonts w:ascii="Times New Roman" w:eastAsia="Tahoma" w:hAnsi="Times New Roman" w:cs="Times New Roman"/>
          <w:color w:val="auto"/>
          <w:sz w:val="24"/>
          <w:szCs w:val="24"/>
          <w:lang w:val="es-MX"/>
        </w:rPr>
        <w:footnoteReference w:id="18"/>
      </w:r>
      <w:r w:rsidRPr="00BC1710">
        <w:rPr>
          <w:rFonts w:ascii="Times New Roman" w:eastAsia="Tahoma" w:hAnsi="Times New Roman" w:cs="Times New Roman"/>
          <w:color w:val="auto"/>
          <w:sz w:val="24"/>
          <w:szCs w:val="24"/>
          <w:lang w:val="es-MX"/>
        </w:rPr>
        <w:t xml:space="preserve"> Lo paradójico es que, por la naturaleza de la redistritación y la complejidad técnica del proceso, el enorme esfuerzo hasta ahora es insuficiente. </w:t>
      </w:r>
      <w:r w:rsidRPr="00BC1710">
        <w:rPr>
          <w:rFonts w:ascii="Times New Roman" w:eastAsia="Times New Roman" w:hAnsi="Times New Roman" w:cs="Times New Roman"/>
          <w:color w:val="auto"/>
          <w:sz w:val="24"/>
          <w:szCs w:val="24"/>
          <w:lang w:val="es-MX"/>
        </w:rPr>
        <w:t>Como se  muestra en el cuadro 1, a pesar de que toda esta información es pública, no toda está disponible en formatos accesibles o difícilmente se puede conseguir.</w:t>
      </w:r>
      <w:r w:rsidRPr="00BC1710">
        <w:rPr>
          <w:rStyle w:val="FootnoteAnchor"/>
          <w:rFonts w:ascii="Times New Roman" w:eastAsia="Times New Roman" w:hAnsi="Times New Roman" w:cs="Times New Roman"/>
          <w:color w:val="auto"/>
          <w:sz w:val="24"/>
          <w:szCs w:val="24"/>
          <w:lang w:val="es-MX"/>
        </w:rPr>
        <w:footnoteReference w:id="19"/>
      </w:r>
      <w:r w:rsidRPr="00BC1710">
        <w:rPr>
          <w:rFonts w:ascii="Times New Roman" w:eastAsia="Times New Roman" w:hAnsi="Times New Roman" w:cs="Times New Roman"/>
          <w:color w:val="auto"/>
          <w:sz w:val="24"/>
          <w:szCs w:val="24"/>
          <w:lang w:val="es-MX"/>
        </w:rPr>
        <w:t xml:space="preserve">  A nivel local, la disponibilidad de información es aún menor. </w:t>
      </w:r>
      <w:r w:rsidRPr="00BC1710">
        <w:rPr>
          <w:rFonts w:ascii="Times New Roman" w:eastAsia="Tahoma" w:hAnsi="Times New Roman" w:cs="Times New Roman"/>
          <w:color w:val="auto"/>
          <w:sz w:val="24"/>
          <w:szCs w:val="24"/>
          <w:lang w:val="es-MX"/>
        </w:rPr>
        <w:t>Alcanzar la rendición de cuentas exigirá un esfuerzo importante de armonización e integración de parte de la autoridad electoral. Hoy</w:t>
      </w:r>
      <w:r w:rsidR="00FD1DEF">
        <w:rPr>
          <w:rFonts w:ascii="Times New Roman" w:eastAsia="Tahoma" w:hAnsi="Times New Roman" w:cs="Times New Roman"/>
          <w:color w:val="auto"/>
          <w:sz w:val="24"/>
          <w:szCs w:val="24"/>
          <w:lang w:val="es-MX"/>
        </w:rPr>
        <w:t xml:space="preserve"> por hoy,</w:t>
      </w:r>
      <w:r w:rsidRPr="00BC1710">
        <w:rPr>
          <w:rFonts w:ascii="Times New Roman" w:eastAsia="Tahoma" w:hAnsi="Times New Roman" w:cs="Times New Roman"/>
          <w:color w:val="auto"/>
          <w:sz w:val="24"/>
          <w:szCs w:val="24"/>
          <w:lang w:val="es-MX"/>
        </w:rPr>
        <w:t xml:space="preserve"> no existen formatos accesibles o resulta casi imposible vincular los datos de distintas fuentes para replicar la totalidad del proceso de redistritación. Aunque son necesarios para rendir cuentas, los datos abiertos son a veces insuficientes. En las siguientes líneas </w:t>
      </w:r>
      <w:r w:rsidR="000033FC" w:rsidRPr="00BC1710">
        <w:rPr>
          <w:rFonts w:ascii="Times New Roman" w:eastAsia="Tahoma" w:hAnsi="Times New Roman" w:cs="Times New Roman"/>
          <w:color w:val="auto"/>
          <w:sz w:val="24"/>
          <w:szCs w:val="24"/>
          <w:lang w:val="es-MX"/>
        </w:rPr>
        <w:t>enlistamos</w:t>
      </w:r>
      <w:r w:rsidRPr="00BC1710">
        <w:rPr>
          <w:rFonts w:ascii="Times New Roman" w:eastAsia="Tahoma" w:hAnsi="Times New Roman" w:cs="Times New Roman"/>
          <w:color w:val="auto"/>
          <w:sz w:val="24"/>
          <w:szCs w:val="24"/>
          <w:lang w:val="es-MX"/>
        </w:rPr>
        <w:t xml:space="preserve"> las </w:t>
      </w:r>
      <w:r w:rsidRPr="00BC1710">
        <w:rPr>
          <w:rFonts w:ascii="Times New Roman" w:eastAsia="Tahoma" w:hAnsi="Times New Roman" w:cs="Times New Roman"/>
          <w:color w:val="auto"/>
          <w:sz w:val="24"/>
          <w:szCs w:val="24"/>
          <w:lang w:val="es-MX"/>
        </w:rPr>
        <w:lastRenderedPageBreak/>
        <w:t>condiciones</w:t>
      </w:r>
      <w:r w:rsidR="000033FC" w:rsidRPr="00BC1710">
        <w:rPr>
          <w:rFonts w:ascii="Times New Roman" w:eastAsia="Tahoma" w:hAnsi="Times New Roman" w:cs="Times New Roman"/>
          <w:color w:val="auto"/>
          <w:sz w:val="24"/>
          <w:szCs w:val="24"/>
          <w:lang w:val="es-MX"/>
        </w:rPr>
        <w:t xml:space="preserve"> mínimas</w:t>
      </w:r>
      <w:r w:rsidRPr="00BC1710">
        <w:rPr>
          <w:rFonts w:ascii="Times New Roman" w:eastAsia="Tahoma" w:hAnsi="Times New Roman" w:cs="Times New Roman"/>
          <w:color w:val="auto"/>
          <w:sz w:val="24"/>
          <w:szCs w:val="24"/>
          <w:lang w:val="es-MX"/>
        </w:rPr>
        <w:t xml:space="preserve"> para que </w:t>
      </w:r>
      <w:r w:rsidRPr="00BC1710">
        <w:rPr>
          <w:rFonts w:ascii="Times New Roman" w:eastAsia="Tahoma" w:hAnsi="Times New Roman" w:cs="Times New Roman"/>
          <w:i/>
          <w:color w:val="auto"/>
          <w:sz w:val="24"/>
          <w:szCs w:val="24"/>
          <w:lang w:val="es-MX"/>
        </w:rPr>
        <w:t>la transparencia</w:t>
      </w:r>
      <w:r w:rsidRPr="00BC1710">
        <w:rPr>
          <w:rFonts w:ascii="Times New Roman" w:eastAsia="Tahoma" w:hAnsi="Times New Roman" w:cs="Times New Roman"/>
          <w:color w:val="auto"/>
          <w:sz w:val="24"/>
          <w:szCs w:val="24"/>
          <w:lang w:val="es-MX"/>
        </w:rPr>
        <w:t xml:space="preserve"> se traduzca en </w:t>
      </w:r>
      <w:r w:rsidRPr="00BC1710">
        <w:rPr>
          <w:rFonts w:ascii="Times New Roman" w:eastAsia="Tahoma" w:hAnsi="Times New Roman" w:cs="Times New Roman"/>
          <w:i/>
          <w:color w:val="auto"/>
          <w:sz w:val="24"/>
          <w:szCs w:val="24"/>
          <w:lang w:val="es-MX"/>
        </w:rPr>
        <w:t>rendición de cuentas</w:t>
      </w:r>
      <w:r w:rsidRPr="00BC1710">
        <w:rPr>
          <w:rFonts w:ascii="Times New Roman" w:eastAsia="Tahoma" w:hAnsi="Times New Roman" w:cs="Times New Roman"/>
          <w:color w:val="auto"/>
          <w:sz w:val="24"/>
          <w:szCs w:val="24"/>
          <w:lang w:val="es-MX"/>
        </w:rPr>
        <w:t xml:space="preserve"> efectiva. </w:t>
      </w:r>
    </w:p>
    <w:p w14:paraId="1797BA49" w14:textId="5E8606B9" w:rsidR="005B0486" w:rsidRPr="00BC1710" w:rsidRDefault="00031BA0" w:rsidP="00BA59CB">
      <w:pPr>
        <w:pStyle w:val="LO-normal"/>
        <w:spacing w:line="480" w:lineRule="auto"/>
        <w:ind w:firstLine="720"/>
        <w:jc w:val="both"/>
        <w:rPr>
          <w:rFonts w:ascii="Times New Roman" w:eastAsia="Tahoma" w:hAnsi="Times New Roman" w:cs="Times New Roman"/>
          <w:color w:val="auto"/>
          <w:sz w:val="24"/>
          <w:szCs w:val="24"/>
          <w:lang w:val="es-MX"/>
        </w:rPr>
      </w:pPr>
      <w:r>
        <w:rPr>
          <w:rFonts w:ascii="Times New Roman" w:eastAsia="Tahoma" w:hAnsi="Times New Roman" w:cs="Times New Roman"/>
          <w:color w:val="auto"/>
          <w:sz w:val="24"/>
          <w:szCs w:val="24"/>
          <w:lang w:val="es-MX"/>
        </w:rPr>
        <w:t>Por</w:t>
      </w:r>
      <w:r w:rsidR="006B560D" w:rsidRPr="00BC1710">
        <w:rPr>
          <w:rFonts w:ascii="Times New Roman" w:eastAsia="Tahoma" w:hAnsi="Times New Roman" w:cs="Times New Roman"/>
          <w:color w:val="auto"/>
          <w:sz w:val="24"/>
          <w:szCs w:val="24"/>
          <w:lang w:val="es-MX"/>
        </w:rPr>
        <w:t xml:space="preserve"> </w:t>
      </w:r>
      <w:r w:rsidR="006B560D" w:rsidRPr="00BC1710">
        <w:rPr>
          <w:rFonts w:ascii="Times New Roman" w:eastAsia="Tahoma" w:hAnsi="Times New Roman" w:cs="Times New Roman"/>
          <w:i/>
          <w:color w:val="auto"/>
          <w:sz w:val="24"/>
          <w:szCs w:val="24"/>
          <w:lang w:val="es-MX"/>
        </w:rPr>
        <w:t xml:space="preserve">transparencia </w:t>
      </w:r>
      <w:r>
        <w:rPr>
          <w:rFonts w:ascii="Times New Roman" w:eastAsia="Tahoma" w:hAnsi="Times New Roman" w:cs="Times New Roman"/>
          <w:color w:val="auto"/>
          <w:sz w:val="24"/>
          <w:szCs w:val="24"/>
          <w:lang w:val="es-MX"/>
        </w:rPr>
        <w:t>nos referimos al</w:t>
      </w:r>
      <w:r w:rsidR="006B560D" w:rsidRPr="00BC1710">
        <w:rPr>
          <w:rFonts w:ascii="Times New Roman" w:eastAsia="Tahoma" w:hAnsi="Times New Roman" w:cs="Times New Roman"/>
          <w:color w:val="auto"/>
          <w:sz w:val="24"/>
          <w:szCs w:val="24"/>
          <w:lang w:val="es-MX"/>
        </w:rPr>
        <w:t xml:space="preserve"> esfuerzo continuo por clasificar como públicos y facilitar la distribución de los datos e información sobre  decisiones regulatorias y sus procesos. Por </w:t>
      </w:r>
      <w:r w:rsidR="006B560D" w:rsidRPr="00031BA0">
        <w:rPr>
          <w:rFonts w:ascii="Times New Roman" w:eastAsia="Tahoma" w:hAnsi="Times New Roman" w:cs="Times New Roman"/>
          <w:i/>
          <w:color w:val="auto"/>
          <w:sz w:val="24"/>
          <w:szCs w:val="24"/>
          <w:lang w:val="es-MX"/>
        </w:rPr>
        <w:t>rendición de cuentas</w:t>
      </w:r>
      <w:r w:rsidR="006B560D" w:rsidRPr="00BC1710">
        <w:rPr>
          <w:rFonts w:ascii="Times New Roman" w:eastAsia="Tahoma" w:hAnsi="Times New Roman" w:cs="Times New Roman"/>
          <w:color w:val="auto"/>
          <w:sz w:val="24"/>
          <w:szCs w:val="24"/>
          <w:lang w:val="es-MX"/>
        </w:rPr>
        <w:t xml:space="preserve"> entendemos que la</w:t>
      </w:r>
      <w:r>
        <w:rPr>
          <w:rFonts w:ascii="Times New Roman" w:eastAsia="Tahoma" w:hAnsi="Times New Roman" w:cs="Times New Roman"/>
          <w:color w:val="auto"/>
          <w:sz w:val="24"/>
          <w:szCs w:val="24"/>
          <w:lang w:val="es-MX"/>
        </w:rPr>
        <w:t>s decisiones</w:t>
      </w:r>
      <w:r w:rsidR="006B560D" w:rsidRPr="00BC1710">
        <w:rPr>
          <w:rFonts w:ascii="Times New Roman" w:eastAsia="Tahoma" w:hAnsi="Times New Roman" w:cs="Times New Roman"/>
          <w:color w:val="auto"/>
          <w:sz w:val="24"/>
          <w:szCs w:val="24"/>
          <w:lang w:val="es-MX"/>
        </w:rPr>
        <w:t xml:space="preserve"> y el proceso sean verificables y replicables en su totalidad por actores externos, tales como periodistas, investigadores o incluso grupos de interés</w:t>
      </w:r>
      <w:r w:rsidR="004D38B8" w:rsidRPr="00BC1710">
        <w:rPr>
          <w:rFonts w:ascii="Times New Roman" w:eastAsia="Tahoma" w:hAnsi="Times New Roman" w:cs="Times New Roman"/>
          <w:color w:val="auto"/>
          <w:sz w:val="24"/>
          <w:szCs w:val="24"/>
          <w:lang w:val="es-MX"/>
        </w:rPr>
        <w:t xml:space="preserve"> (Wonderlich 2010</w:t>
      </w:r>
      <w:r>
        <w:rPr>
          <w:rFonts w:ascii="Times New Roman" w:eastAsia="Tahoma" w:hAnsi="Times New Roman" w:cs="Times New Roman"/>
          <w:color w:val="auto"/>
          <w:sz w:val="24"/>
          <w:szCs w:val="24"/>
          <w:lang w:val="es-MX"/>
        </w:rPr>
        <w:t>, Altman et. a</w:t>
      </w:r>
      <w:r w:rsidR="0027196D" w:rsidRPr="00BC1710">
        <w:rPr>
          <w:rFonts w:ascii="Times New Roman" w:eastAsia="Tahoma" w:hAnsi="Times New Roman" w:cs="Times New Roman"/>
          <w:color w:val="auto"/>
          <w:sz w:val="24"/>
          <w:szCs w:val="24"/>
          <w:lang w:val="es-MX"/>
        </w:rPr>
        <w:t>l. 2010</w:t>
      </w:r>
      <w:r w:rsidR="004D38B8" w:rsidRPr="00BC1710">
        <w:rPr>
          <w:rFonts w:ascii="Times New Roman" w:eastAsia="Tahoma" w:hAnsi="Times New Roman" w:cs="Times New Roman"/>
          <w:color w:val="auto"/>
          <w:sz w:val="24"/>
          <w:szCs w:val="24"/>
          <w:lang w:val="es-MX"/>
        </w:rPr>
        <w:t>)</w:t>
      </w:r>
      <w:r w:rsidR="006B560D" w:rsidRPr="00BC1710">
        <w:rPr>
          <w:rFonts w:ascii="Times New Roman" w:eastAsia="Tahoma" w:hAnsi="Times New Roman" w:cs="Times New Roman"/>
          <w:color w:val="auto"/>
          <w:sz w:val="24"/>
          <w:szCs w:val="24"/>
          <w:lang w:val="es-MX"/>
        </w:rPr>
        <w:t xml:space="preserve">. Cuando la decisión y su proceso son simples, la transparencia puede bastar para rendir cuentas. Un ejemplo es la adjudicación de becas de investigación: basta, en principio, con hacer públicas las solicitudes de los aspirantes, los documentos anexos de cada solicitud y la lista de ganadores para que cualquiera pueda evaluar si la selección final se hizo por los méritos profesionales de los aspirantes. </w:t>
      </w:r>
      <w:r w:rsidR="00724563" w:rsidRPr="00BC1710">
        <w:rPr>
          <w:rFonts w:ascii="Times New Roman" w:eastAsia="Tahoma" w:hAnsi="Times New Roman" w:cs="Times New Roman"/>
          <w:color w:val="auto"/>
          <w:sz w:val="24"/>
          <w:szCs w:val="24"/>
          <w:lang w:val="es-MX"/>
        </w:rPr>
        <w:t>A continuación, distinguimos</w:t>
      </w:r>
      <w:r w:rsidR="006B560D" w:rsidRPr="00BC1710">
        <w:rPr>
          <w:rFonts w:ascii="Times New Roman" w:eastAsia="Tahoma" w:hAnsi="Times New Roman" w:cs="Times New Roman"/>
          <w:color w:val="auto"/>
          <w:sz w:val="24"/>
          <w:szCs w:val="24"/>
          <w:lang w:val="es-MX"/>
        </w:rPr>
        <w:t xml:space="preserve"> </w:t>
      </w:r>
      <w:r w:rsidR="00C46AAC" w:rsidRPr="00BC1710">
        <w:rPr>
          <w:rFonts w:ascii="Times New Roman" w:eastAsia="Tahoma" w:hAnsi="Times New Roman" w:cs="Times New Roman"/>
          <w:color w:val="auto"/>
          <w:sz w:val="24"/>
          <w:szCs w:val="24"/>
          <w:lang w:val="es-MX"/>
        </w:rPr>
        <w:t xml:space="preserve">entre </w:t>
      </w:r>
      <w:r w:rsidR="003A0D57" w:rsidRPr="00BC1710">
        <w:rPr>
          <w:rFonts w:ascii="Times New Roman" w:eastAsia="Tahoma" w:hAnsi="Times New Roman" w:cs="Times New Roman"/>
          <w:color w:val="auto"/>
          <w:sz w:val="24"/>
          <w:szCs w:val="24"/>
          <w:lang w:val="es-MX"/>
        </w:rPr>
        <w:t>tres</w:t>
      </w:r>
      <w:r w:rsidR="00C46AAC" w:rsidRPr="00BC1710">
        <w:rPr>
          <w:rFonts w:ascii="Times New Roman" w:eastAsia="Tahoma" w:hAnsi="Times New Roman" w:cs="Times New Roman"/>
          <w:color w:val="auto"/>
          <w:sz w:val="24"/>
          <w:szCs w:val="24"/>
          <w:lang w:val="es-MX"/>
        </w:rPr>
        <w:t xml:space="preserve"> condiciones</w:t>
      </w:r>
      <w:r w:rsidR="006B560D" w:rsidRPr="00BC1710">
        <w:rPr>
          <w:rFonts w:ascii="Times New Roman" w:eastAsia="Tahoma" w:hAnsi="Times New Roman" w:cs="Times New Roman"/>
          <w:color w:val="auto"/>
          <w:sz w:val="24"/>
          <w:szCs w:val="24"/>
          <w:lang w:val="es-MX"/>
        </w:rPr>
        <w:t xml:space="preserve"> </w:t>
      </w:r>
      <w:r w:rsidR="00C46AAC" w:rsidRPr="00BC1710">
        <w:rPr>
          <w:rFonts w:ascii="Times New Roman" w:eastAsia="Tahoma" w:hAnsi="Times New Roman" w:cs="Times New Roman"/>
          <w:color w:val="auto"/>
          <w:sz w:val="24"/>
          <w:szCs w:val="24"/>
          <w:lang w:val="es-MX"/>
        </w:rPr>
        <w:t>que requiere</w:t>
      </w:r>
      <w:r w:rsidR="006B560D" w:rsidRPr="00BC1710">
        <w:rPr>
          <w:rFonts w:ascii="Times New Roman" w:eastAsia="Tahoma" w:hAnsi="Times New Roman" w:cs="Times New Roman"/>
          <w:color w:val="auto"/>
          <w:sz w:val="24"/>
          <w:szCs w:val="24"/>
          <w:lang w:val="es-MX"/>
        </w:rPr>
        <w:t xml:space="preserve"> </w:t>
      </w:r>
      <w:r w:rsidR="00C46AAC" w:rsidRPr="00BC1710">
        <w:rPr>
          <w:rFonts w:ascii="Times New Roman" w:eastAsia="Tahoma" w:hAnsi="Times New Roman" w:cs="Times New Roman"/>
          <w:color w:val="auto"/>
          <w:sz w:val="24"/>
          <w:szCs w:val="24"/>
          <w:lang w:val="es-MX"/>
        </w:rPr>
        <w:t>la transparencia, cada una</w:t>
      </w:r>
      <w:r w:rsidR="006B560D" w:rsidRPr="00BC1710">
        <w:rPr>
          <w:rFonts w:ascii="Times New Roman" w:eastAsia="Tahoma" w:hAnsi="Times New Roman" w:cs="Times New Roman"/>
          <w:color w:val="auto"/>
          <w:sz w:val="24"/>
          <w:szCs w:val="24"/>
          <w:lang w:val="es-MX"/>
        </w:rPr>
        <w:t xml:space="preserve"> más exigente </w:t>
      </w:r>
      <w:r w:rsidR="00C46AAC" w:rsidRPr="00BC1710">
        <w:rPr>
          <w:rFonts w:ascii="Times New Roman" w:eastAsia="Tahoma" w:hAnsi="Times New Roman" w:cs="Times New Roman"/>
          <w:color w:val="auto"/>
          <w:sz w:val="24"/>
          <w:szCs w:val="24"/>
          <w:lang w:val="es-MX"/>
        </w:rPr>
        <w:t>a la previa</w:t>
      </w:r>
      <w:r w:rsidR="006B560D" w:rsidRPr="00BC1710">
        <w:rPr>
          <w:rFonts w:ascii="Times New Roman" w:eastAsia="Tahoma" w:hAnsi="Times New Roman" w:cs="Times New Roman"/>
          <w:color w:val="auto"/>
          <w:sz w:val="24"/>
          <w:szCs w:val="24"/>
          <w:lang w:val="es-MX"/>
        </w:rPr>
        <w:t>. Mientras mayor el estadío que alcanzan los lineamientos de la redistritación, mayor la probabilidad de que la transparencia se traduzca en rendición de cuentas efectiva.</w:t>
      </w:r>
      <w:r w:rsidR="006B560D" w:rsidRPr="00BC1710">
        <w:rPr>
          <w:rStyle w:val="FootnoteAnchor"/>
          <w:rFonts w:ascii="Times New Roman" w:eastAsia="Tahoma" w:hAnsi="Times New Roman" w:cs="Times New Roman"/>
          <w:color w:val="auto"/>
          <w:sz w:val="24"/>
          <w:szCs w:val="24"/>
          <w:lang w:val="es-MX"/>
        </w:rPr>
        <w:footnoteReference w:id="20"/>
      </w:r>
      <w:r w:rsidR="006B560D" w:rsidRPr="00BC1710">
        <w:rPr>
          <w:rFonts w:ascii="Times New Roman" w:eastAsia="Tahoma" w:hAnsi="Times New Roman" w:cs="Times New Roman"/>
          <w:color w:val="auto"/>
          <w:sz w:val="24"/>
          <w:szCs w:val="24"/>
          <w:lang w:val="es-MX"/>
        </w:rPr>
        <w:t xml:space="preserve"> </w:t>
      </w:r>
    </w:p>
    <w:p w14:paraId="493CBD78" w14:textId="2F9F0D8D" w:rsidR="005B0486" w:rsidRPr="00BC1710" w:rsidRDefault="006B560D" w:rsidP="006E6672">
      <w:pPr>
        <w:pStyle w:val="LO-normal"/>
        <w:spacing w:line="480" w:lineRule="auto"/>
        <w:ind w:firstLine="720"/>
        <w:jc w:val="both"/>
        <w:rPr>
          <w:rFonts w:ascii="Times New Roman" w:eastAsia="Tahoma" w:hAnsi="Times New Roman" w:cs="Times New Roman"/>
          <w:color w:val="auto"/>
          <w:sz w:val="24"/>
          <w:szCs w:val="24"/>
          <w:lang w:val="es-MX"/>
        </w:rPr>
      </w:pPr>
      <w:r w:rsidRPr="00BC1710">
        <w:rPr>
          <w:rFonts w:ascii="Times New Roman" w:eastAsia="Tahoma" w:hAnsi="Times New Roman" w:cs="Times New Roman"/>
          <w:b/>
          <w:bCs/>
          <w:i/>
          <w:color w:val="auto"/>
          <w:sz w:val="24"/>
          <w:szCs w:val="24"/>
          <w:lang w:val="es-MX"/>
        </w:rPr>
        <w:t>Condición de datos abiertos</w:t>
      </w:r>
      <w:r w:rsidRPr="00BC1710">
        <w:rPr>
          <w:rFonts w:ascii="Times New Roman" w:eastAsia="Tahoma" w:hAnsi="Times New Roman" w:cs="Times New Roman"/>
          <w:b/>
          <w:bCs/>
          <w:color w:val="auto"/>
          <w:sz w:val="24"/>
          <w:szCs w:val="24"/>
          <w:lang w:val="es-MX"/>
        </w:rPr>
        <w:t>.</w:t>
      </w:r>
      <w:r w:rsidRPr="00BC1710">
        <w:rPr>
          <w:rFonts w:ascii="Times New Roman" w:eastAsia="Tahoma" w:hAnsi="Times New Roman" w:cs="Times New Roman"/>
          <w:color w:val="auto"/>
          <w:sz w:val="24"/>
          <w:szCs w:val="24"/>
          <w:lang w:val="es-MX"/>
        </w:rPr>
        <w:t xml:space="preserve"> Operar la redistritación con total transparencia y dar al público acceso continuo (preferentemente, en línea) a los acuerdos, los mapas propuestos, las deliberaciones, las observaciones presentadas a los mapas. Clasificar como públicos los datos utilizados. También los datos y registros que vaya generando el propio proceso de redistritación. Todo análisis realizado o consultado por la autoridad debe de ser consultable. </w:t>
      </w:r>
      <w:r w:rsidR="000033FC" w:rsidRPr="00BC1710">
        <w:rPr>
          <w:rFonts w:ascii="Times New Roman" w:eastAsia="Tahoma" w:hAnsi="Times New Roman" w:cs="Times New Roman"/>
          <w:color w:val="auto"/>
          <w:sz w:val="24"/>
          <w:szCs w:val="24"/>
          <w:lang w:val="es-MX"/>
        </w:rPr>
        <w:t xml:space="preserve">Lo mismo en el caso del </w:t>
      </w:r>
      <w:r w:rsidRPr="00BC1710">
        <w:rPr>
          <w:rFonts w:ascii="Times New Roman" w:eastAsia="Tahoma" w:hAnsi="Times New Roman" w:cs="Times New Roman"/>
          <w:i/>
          <w:color w:val="auto"/>
          <w:sz w:val="24"/>
          <w:szCs w:val="24"/>
          <w:lang w:val="es-MX"/>
        </w:rPr>
        <w:t>software</w:t>
      </w:r>
      <w:r w:rsidRPr="00BC1710">
        <w:rPr>
          <w:rFonts w:ascii="Times New Roman" w:eastAsia="Tahoma" w:hAnsi="Times New Roman" w:cs="Times New Roman"/>
          <w:color w:val="auto"/>
          <w:sz w:val="24"/>
          <w:szCs w:val="24"/>
          <w:lang w:val="es-MX"/>
        </w:rPr>
        <w:t xml:space="preserve"> especializado, el público debe poder </w:t>
      </w:r>
      <w:r w:rsidR="00BA59CB" w:rsidRPr="00BC1710">
        <w:rPr>
          <w:rFonts w:ascii="Times New Roman" w:eastAsia="Tahoma" w:hAnsi="Times New Roman" w:cs="Times New Roman"/>
          <w:color w:val="auto"/>
          <w:sz w:val="24"/>
          <w:szCs w:val="24"/>
          <w:lang w:val="es-MX"/>
        </w:rPr>
        <w:t>utilizar</w:t>
      </w:r>
      <w:r w:rsidR="005806D3" w:rsidRPr="00BC1710">
        <w:rPr>
          <w:rFonts w:ascii="Times New Roman" w:eastAsia="Tahoma" w:hAnsi="Times New Roman" w:cs="Times New Roman"/>
          <w:color w:val="auto"/>
          <w:sz w:val="24"/>
          <w:szCs w:val="24"/>
          <w:lang w:val="es-MX"/>
        </w:rPr>
        <w:t>lo</w:t>
      </w:r>
      <w:r w:rsidRPr="00BC1710">
        <w:rPr>
          <w:rFonts w:ascii="Times New Roman" w:eastAsia="Tahoma" w:hAnsi="Times New Roman" w:cs="Times New Roman"/>
          <w:color w:val="auto"/>
          <w:sz w:val="24"/>
          <w:szCs w:val="24"/>
          <w:lang w:val="es-MX"/>
        </w:rPr>
        <w:t xml:space="preserve"> libremente o poder operarlo desde la nube. </w:t>
      </w:r>
      <w:r w:rsidR="00BA59CB" w:rsidRPr="00BC1710">
        <w:rPr>
          <w:rFonts w:ascii="Times New Roman" w:eastAsia="Tahoma" w:hAnsi="Times New Roman" w:cs="Times New Roman"/>
          <w:color w:val="auto"/>
          <w:sz w:val="24"/>
          <w:szCs w:val="24"/>
          <w:lang w:val="es-MX"/>
        </w:rPr>
        <w:t xml:space="preserve">Como se </w:t>
      </w:r>
      <w:r w:rsidR="0097146A" w:rsidRPr="00BC1710">
        <w:rPr>
          <w:rFonts w:ascii="Times New Roman" w:eastAsia="Tahoma" w:hAnsi="Times New Roman" w:cs="Times New Roman"/>
          <w:color w:val="auto"/>
          <w:sz w:val="24"/>
          <w:szCs w:val="24"/>
          <w:lang w:val="es-MX"/>
        </w:rPr>
        <w:t>puede observar en la memoria institucional de los procesos previos</w:t>
      </w:r>
      <w:r w:rsidR="00BA59CB" w:rsidRPr="00BC1710">
        <w:rPr>
          <w:rFonts w:ascii="Times New Roman" w:eastAsia="Tahoma" w:hAnsi="Times New Roman" w:cs="Times New Roman"/>
          <w:color w:val="auto"/>
          <w:sz w:val="24"/>
          <w:szCs w:val="24"/>
          <w:lang w:val="es-MX"/>
        </w:rPr>
        <w:t>,</w:t>
      </w:r>
      <w:r w:rsidR="00E32224" w:rsidRPr="00BC1710">
        <w:rPr>
          <w:rFonts w:ascii="Times New Roman" w:eastAsia="Tahoma" w:hAnsi="Times New Roman" w:cs="Times New Roman"/>
          <w:color w:val="auto"/>
          <w:sz w:val="24"/>
          <w:szCs w:val="24"/>
          <w:lang w:val="es-MX"/>
        </w:rPr>
        <w:t xml:space="preserve"> especialmente en la de 2005, </w:t>
      </w:r>
      <w:r w:rsidR="00BA59CB" w:rsidRPr="00BC1710">
        <w:rPr>
          <w:rFonts w:ascii="Times New Roman" w:eastAsia="Tahoma" w:hAnsi="Times New Roman" w:cs="Times New Roman"/>
          <w:color w:val="auto"/>
          <w:sz w:val="24"/>
          <w:szCs w:val="24"/>
          <w:lang w:val="es-MX"/>
        </w:rPr>
        <w:t xml:space="preserve"> </w:t>
      </w:r>
      <w:r w:rsidR="00E920EE" w:rsidRPr="00BC1710">
        <w:rPr>
          <w:rFonts w:ascii="Times New Roman" w:eastAsia="Tahoma" w:hAnsi="Times New Roman" w:cs="Times New Roman"/>
          <w:color w:val="auto"/>
          <w:sz w:val="24"/>
          <w:szCs w:val="24"/>
          <w:lang w:val="es-MX"/>
        </w:rPr>
        <w:t xml:space="preserve">el IFE ha dado los primeros pasos para cumplir esta primera </w:t>
      </w:r>
      <w:r w:rsidR="00E920EE" w:rsidRPr="00BC1710">
        <w:rPr>
          <w:rFonts w:ascii="Times New Roman" w:eastAsia="Tahoma" w:hAnsi="Times New Roman" w:cs="Times New Roman"/>
          <w:color w:val="auto"/>
          <w:sz w:val="24"/>
          <w:szCs w:val="24"/>
          <w:lang w:val="es-MX"/>
        </w:rPr>
        <w:lastRenderedPageBreak/>
        <w:t xml:space="preserve">condición </w:t>
      </w:r>
      <w:r w:rsidR="006E6672" w:rsidRPr="00BC1710">
        <w:rPr>
          <w:rFonts w:ascii="Times New Roman" w:eastAsia="Tahoma" w:hAnsi="Times New Roman" w:cs="Times New Roman"/>
          <w:color w:val="auto"/>
          <w:sz w:val="24"/>
          <w:szCs w:val="24"/>
          <w:lang w:val="es-MX"/>
        </w:rPr>
        <w:t>a nivel federal (</w:t>
      </w:r>
      <w:r w:rsidR="00E920EE" w:rsidRPr="00BC1710">
        <w:rPr>
          <w:rFonts w:ascii="Times New Roman" w:eastAsia="Tahoma" w:hAnsi="Times New Roman" w:cs="Times New Roman"/>
          <w:color w:val="auto"/>
          <w:sz w:val="24"/>
          <w:szCs w:val="24"/>
          <w:lang w:val="es-MX"/>
        </w:rPr>
        <w:t>IFE</w:t>
      </w:r>
      <w:r w:rsidR="0097146A" w:rsidRPr="00BC1710">
        <w:rPr>
          <w:rFonts w:ascii="Times New Roman" w:eastAsia="Tahoma" w:hAnsi="Times New Roman" w:cs="Times New Roman"/>
          <w:color w:val="auto"/>
          <w:sz w:val="24"/>
          <w:szCs w:val="24"/>
          <w:lang w:val="es-MX"/>
        </w:rPr>
        <w:t xml:space="preserve"> 2005</w:t>
      </w:r>
      <w:r w:rsidR="006E6672" w:rsidRPr="00BC1710">
        <w:rPr>
          <w:rFonts w:ascii="Times New Roman" w:eastAsia="Tahoma" w:hAnsi="Times New Roman" w:cs="Times New Roman"/>
          <w:color w:val="auto"/>
          <w:sz w:val="24"/>
          <w:szCs w:val="24"/>
          <w:lang w:val="es-MX"/>
        </w:rPr>
        <w:t>)</w:t>
      </w:r>
      <w:r w:rsidRPr="00BC1710">
        <w:rPr>
          <w:rFonts w:ascii="Times New Roman" w:eastAsia="Tahoma" w:hAnsi="Times New Roman" w:cs="Times New Roman"/>
          <w:color w:val="auto"/>
          <w:sz w:val="24"/>
          <w:szCs w:val="24"/>
          <w:lang w:val="es-MX"/>
        </w:rPr>
        <w:t xml:space="preserve">. </w:t>
      </w:r>
    </w:p>
    <w:p w14:paraId="3A3D6E06" w14:textId="0DFB8737" w:rsidR="005B0486" w:rsidRPr="00BC1710" w:rsidRDefault="006B560D" w:rsidP="0095771F">
      <w:pPr>
        <w:pStyle w:val="LO-normal"/>
        <w:spacing w:line="480" w:lineRule="auto"/>
        <w:ind w:firstLine="720"/>
        <w:jc w:val="both"/>
        <w:rPr>
          <w:rFonts w:ascii="Times New Roman" w:eastAsia="Tahoma" w:hAnsi="Times New Roman" w:cs="Times New Roman"/>
          <w:color w:val="auto"/>
          <w:sz w:val="24"/>
          <w:szCs w:val="24"/>
          <w:lang w:val="es-MX"/>
        </w:rPr>
      </w:pPr>
      <w:r w:rsidRPr="00BC1710">
        <w:rPr>
          <w:rFonts w:ascii="Times New Roman" w:eastAsia="Tahoma" w:hAnsi="Times New Roman" w:cs="Times New Roman"/>
          <w:b/>
          <w:bCs/>
          <w:i/>
          <w:color w:val="auto"/>
          <w:sz w:val="24"/>
          <w:szCs w:val="24"/>
          <w:lang w:val="es-MX"/>
        </w:rPr>
        <w:t>Condición de replicabilidad</w:t>
      </w:r>
      <w:r w:rsidRPr="00BC1710">
        <w:rPr>
          <w:rFonts w:ascii="Times New Roman" w:eastAsia="Tahoma" w:hAnsi="Times New Roman" w:cs="Times New Roman"/>
          <w:color w:val="auto"/>
          <w:sz w:val="24"/>
          <w:szCs w:val="24"/>
          <w:lang w:val="es-MX"/>
        </w:rPr>
        <w:t xml:space="preserve">. Exigencias adicionales, como la </w:t>
      </w:r>
      <w:r w:rsidRPr="00BC1710">
        <w:rPr>
          <w:rFonts w:ascii="Times New Roman" w:eastAsia="Times New Roman" w:hAnsi="Times New Roman" w:cs="Times New Roman"/>
          <w:color w:val="auto"/>
          <w:sz w:val="24"/>
          <w:szCs w:val="24"/>
          <w:lang w:val="es-MX"/>
        </w:rPr>
        <w:t xml:space="preserve">existencia de un catálogo de los datos abiertos necesarios, gratuitos, de libre uso y estructurados para ser legibles por equipos </w:t>
      </w:r>
      <w:r w:rsidR="00E920EE" w:rsidRPr="00BC1710">
        <w:rPr>
          <w:rFonts w:ascii="Times New Roman" w:eastAsia="Times New Roman" w:hAnsi="Times New Roman" w:cs="Times New Roman"/>
          <w:color w:val="auto"/>
          <w:sz w:val="24"/>
          <w:szCs w:val="24"/>
          <w:lang w:val="es-MX"/>
        </w:rPr>
        <w:t xml:space="preserve">digitales de manera automática. Es decir, se requiere poder </w:t>
      </w:r>
      <w:r w:rsidRPr="00BC1710">
        <w:rPr>
          <w:rFonts w:ascii="Times New Roman" w:eastAsia="Times New Roman" w:hAnsi="Times New Roman" w:cs="Times New Roman"/>
          <w:color w:val="auto"/>
          <w:sz w:val="24"/>
          <w:szCs w:val="24"/>
          <w:lang w:val="es-MX"/>
        </w:rPr>
        <w:t xml:space="preserve">obtener con un clic toda la </w:t>
      </w:r>
      <w:r w:rsidR="00E920EE" w:rsidRPr="00BC1710">
        <w:rPr>
          <w:rFonts w:ascii="Times New Roman" w:eastAsia="Times New Roman" w:hAnsi="Times New Roman" w:cs="Times New Roman"/>
          <w:color w:val="auto"/>
          <w:sz w:val="24"/>
          <w:szCs w:val="24"/>
          <w:lang w:val="es-MX"/>
        </w:rPr>
        <w:t>información relevante</w:t>
      </w:r>
      <w:r w:rsidRPr="00BC1710">
        <w:rPr>
          <w:rFonts w:ascii="Times New Roman" w:eastAsia="Times New Roman" w:hAnsi="Times New Roman" w:cs="Times New Roman"/>
          <w:color w:val="auto"/>
          <w:sz w:val="24"/>
          <w:szCs w:val="24"/>
          <w:lang w:val="es-MX"/>
        </w:rPr>
        <w:t xml:space="preserve">. También es necesario que todos los datos estén estructurados y vinculados entre sí para poder proceder a cruzarlos y analizarlos. Esto en aras de poder replicar íntegramente el proceso y todos sus productos. </w:t>
      </w:r>
      <w:r w:rsidRPr="00BC1710">
        <w:rPr>
          <w:rFonts w:ascii="Times New Roman" w:eastAsia="Tahoma" w:hAnsi="Times New Roman" w:cs="Times New Roman"/>
          <w:color w:val="auto"/>
          <w:sz w:val="24"/>
          <w:szCs w:val="24"/>
          <w:lang w:val="es-MX"/>
        </w:rPr>
        <w:t xml:space="preserve">Con ello, </w:t>
      </w:r>
      <w:r w:rsidR="00F9248C" w:rsidRPr="00BC1710">
        <w:rPr>
          <w:rFonts w:ascii="Times New Roman" w:eastAsia="Tahoma" w:hAnsi="Times New Roman" w:cs="Times New Roman"/>
          <w:color w:val="auto"/>
          <w:sz w:val="24"/>
          <w:szCs w:val="24"/>
          <w:lang w:val="es-MX"/>
        </w:rPr>
        <w:t>se pude incrmentar</w:t>
      </w:r>
      <w:r w:rsidRPr="00BC1710">
        <w:rPr>
          <w:rFonts w:ascii="Times New Roman" w:eastAsia="Tahoma" w:hAnsi="Times New Roman" w:cs="Times New Roman"/>
          <w:color w:val="auto"/>
          <w:sz w:val="24"/>
          <w:szCs w:val="24"/>
          <w:lang w:val="es-MX"/>
        </w:rPr>
        <w:t xml:space="preserve"> la confianza del público en la autoridad ya que puede descartar, de primera mano, que no hubo manipulación indebida. </w:t>
      </w:r>
    </w:p>
    <w:p w14:paraId="61B2B651" w14:textId="1F187C98" w:rsidR="005B0486" w:rsidRPr="00BC1710" w:rsidRDefault="006B560D" w:rsidP="0095771F">
      <w:pPr>
        <w:pStyle w:val="LO-normal"/>
        <w:spacing w:line="480" w:lineRule="auto"/>
        <w:ind w:firstLine="720"/>
        <w:jc w:val="both"/>
        <w:rPr>
          <w:rFonts w:ascii="Times New Roman" w:eastAsia="Tahoma" w:hAnsi="Times New Roman" w:cs="Times New Roman"/>
          <w:color w:val="auto"/>
          <w:sz w:val="24"/>
          <w:szCs w:val="24"/>
          <w:lang w:val="es-MX"/>
        </w:rPr>
      </w:pPr>
      <w:r w:rsidRPr="00BC1710">
        <w:rPr>
          <w:rFonts w:ascii="Times New Roman" w:eastAsia="Tahoma" w:hAnsi="Times New Roman" w:cs="Times New Roman"/>
          <w:color w:val="auto"/>
          <w:sz w:val="24"/>
          <w:szCs w:val="24"/>
          <w:lang w:val="es-MX"/>
        </w:rPr>
        <w:t xml:space="preserve">Los procesos de redistritación deben generar información en formatos comprensibles a través de una interfaz estándar y accesible, así como contar con una licencia de datos abierta. Los datos abiertos deben ser integrales –incluyendo todo lo necesario para </w:t>
      </w:r>
      <w:r w:rsidR="006A6166" w:rsidRPr="00BC1710">
        <w:rPr>
          <w:rFonts w:ascii="Times New Roman" w:eastAsia="Tahoma" w:hAnsi="Times New Roman" w:cs="Times New Roman"/>
          <w:color w:val="auto"/>
          <w:sz w:val="24"/>
          <w:szCs w:val="24"/>
          <w:lang w:val="es-MX"/>
        </w:rPr>
        <w:t>que cualquier intersado puedo formular contra</w:t>
      </w:r>
      <w:r w:rsidRPr="00BC1710">
        <w:rPr>
          <w:rFonts w:ascii="Times New Roman" w:eastAsia="Tahoma" w:hAnsi="Times New Roman" w:cs="Times New Roman"/>
          <w:color w:val="auto"/>
          <w:sz w:val="24"/>
          <w:szCs w:val="24"/>
          <w:lang w:val="es-MX"/>
        </w:rPr>
        <w:t>propues</w:t>
      </w:r>
      <w:r w:rsidR="006A6166" w:rsidRPr="00BC1710">
        <w:rPr>
          <w:rFonts w:ascii="Times New Roman" w:eastAsia="Tahoma" w:hAnsi="Times New Roman" w:cs="Times New Roman"/>
          <w:color w:val="auto"/>
          <w:sz w:val="24"/>
          <w:szCs w:val="24"/>
          <w:lang w:val="es-MX"/>
        </w:rPr>
        <w:t xml:space="preserve">tas de delimitación electoral </w:t>
      </w:r>
      <w:r w:rsidRPr="00BC1710">
        <w:rPr>
          <w:rFonts w:ascii="Times New Roman" w:eastAsia="Tahoma" w:hAnsi="Times New Roman" w:cs="Times New Roman"/>
          <w:color w:val="auto"/>
          <w:sz w:val="24"/>
          <w:szCs w:val="24"/>
          <w:lang w:val="es-MX"/>
        </w:rPr>
        <w:t>legales y evaluar tanto los criterios formales y</w:t>
      </w:r>
      <w:r w:rsidR="00A7694E" w:rsidRPr="00BC1710">
        <w:rPr>
          <w:rFonts w:ascii="Times New Roman" w:eastAsia="Tahoma" w:hAnsi="Times New Roman" w:cs="Times New Roman"/>
          <w:color w:val="auto"/>
          <w:sz w:val="24"/>
          <w:szCs w:val="24"/>
          <w:lang w:val="es-MX"/>
        </w:rPr>
        <w:t xml:space="preserve"> las</w:t>
      </w:r>
      <w:r w:rsidRPr="00BC1710">
        <w:rPr>
          <w:rFonts w:ascii="Times New Roman" w:eastAsia="Tahoma" w:hAnsi="Times New Roman" w:cs="Times New Roman"/>
          <w:color w:val="auto"/>
          <w:sz w:val="24"/>
          <w:szCs w:val="24"/>
          <w:lang w:val="es-MX"/>
        </w:rPr>
        <w:t xml:space="preserve"> consecuencias políticas de los planes propuestos. Poner a disposición del público imágenes o fotos de la cartografía electoral (como archivos en pdf) satisfacen sol</w:t>
      </w:r>
      <w:r w:rsidR="00A7694E" w:rsidRPr="00BC1710">
        <w:rPr>
          <w:rFonts w:ascii="Times New Roman" w:eastAsia="Tahoma" w:hAnsi="Times New Roman" w:cs="Times New Roman"/>
          <w:color w:val="auto"/>
          <w:sz w:val="24"/>
          <w:szCs w:val="24"/>
          <w:lang w:val="es-MX"/>
        </w:rPr>
        <w:t>o las nesidades más superficial</w:t>
      </w:r>
      <w:r w:rsidRPr="00BC1710">
        <w:rPr>
          <w:rFonts w:ascii="Times New Roman" w:eastAsia="Tahoma" w:hAnsi="Times New Roman" w:cs="Times New Roman"/>
          <w:color w:val="auto"/>
          <w:sz w:val="24"/>
          <w:szCs w:val="24"/>
          <w:lang w:val="es-MX"/>
        </w:rPr>
        <w:t>es de la política de datos abiertos, ya que no pueden ser fácilmente convertidos en formatos legibles y no permiten el análisis o la evaluación de distintos escenarios</w:t>
      </w:r>
      <w:r w:rsidR="00A7694E" w:rsidRPr="00BC1710">
        <w:rPr>
          <w:rFonts w:ascii="Times New Roman" w:eastAsia="Tahoma" w:hAnsi="Times New Roman" w:cs="Times New Roman"/>
          <w:color w:val="auto"/>
          <w:sz w:val="24"/>
          <w:szCs w:val="24"/>
          <w:lang w:val="es-MX"/>
        </w:rPr>
        <w:t>.</w:t>
      </w:r>
      <w:r w:rsidR="00BC262E" w:rsidRPr="00BC262E">
        <w:rPr>
          <w:rStyle w:val="FootnoteAnchor"/>
          <w:rFonts w:ascii="Times New Roman" w:eastAsia="Times New Roman" w:hAnsi="Times New Roman" w:cs="Times New Roman"/>
          <w:color w:val="auto"/>
          <w:sz w:val="24"/>
          <w:szCs w:val="24"/>
          <w:lang w:val="es-MX"/>
        </w:rPr>
        <w:t xml:space="preserve"> </w:t>
      </w:r>
      <w:r w:rsidR="00BC262E" w:rsidRPr="00BC1710">
        <w:rPr>
          <w:rStyle w:val="FootnoteAnchor"/>
          <w:rFonts w:ascii="Times New Roman" w:eastAsia="Times New Roman" w:hAnsi="Times New Roman" w:cs="Times New Roman"/>
          <w:color w:val="auto"/>
          <w:sz w:val="24"/>
          <w:szCs w:val="24"/>
          <w:lang w:val="es-MX"/>
        </w:rPr>
        <w:footnoteReference w:id="21"/>
      </w:r>
    </w:p>
    <w:p w14:paraId="20092EF9" w14:textId="2DABB51C" w:rsidR="005B0486" w:rsidRPr="00BC1710" w:rsidRDefault="003A0D57" w:rsidP="003A0D57">
      <w:pPr>
        <w:pStyle w:val="LO-normal"/>
        <w:spacing w:line="480" w:lineRule="auto"/>
        <w:ind w:firstLine="720"/>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b/>
          <w:i/>
          <w:color w:val="auto"/>
          <w:sz w:val="24"/>
          <w:szCs w:val="24"/>
          <w:lang w:val="es-MX"/>
        </w:rPr>
        <w:t>Condición de usabilidad</w:t>
      </w:r>
      <w:r w:rsidRPr="00BC1710">
        <w:rPr>
          <w:rFonts w:ascii="Times New Roman" w:eastAsia="Times New Roman" w:hAnsi="Times New Roman" w:cs="Times New Roman"/>
          <w:color w:val="auto"/>
          <w:sz w:val="24"/>
          <w:szCs w:val="24"/>
          <w:lang w:val="es-MX"/>
        </w:rPr>
        <w:t xml:space="preserve">: El software de mapeo debe ser diseñado para hacer que el proceso de </w:t>
      </w:r>
      <w:r w:rsidR="0072563B" w:rsidRPr="00BC1710">
        <w:rPr>
          <w:rFonts w:ascii="Times New Roman" w:eastAsia="Times New Roman" w:hAnsi="Times New Roman" w:cs="Times New Roman"/>
          <w:color w:val="auto"/>
          <w:sz w:val="24"/>
          <w:szCs w:val="24"/>
          <w:lang w:val="es-MX"/>
        </w:rPr>
        <w:t>re</w:t>
      </w:r>
      <w:r w:rsidRPr="00BC1710">
        <w:rPr>
          <w:rFonts w:ascii="Times New Roman" w:eastAsia="Times New Roman" w:hAnsi="Times New Roman" w:cs="Times New Roman"/>
          <w:color w:val="auto"/>
          <w:sz w:val="24"/>
          <w:szCs w:val="24"/>
          <w:lang w:val="es-MX"/>
        </w:rPr>
        <w:t>distritación sea lo más sencillo para cualquier usuario.</w:t>
      </w:r>
      <w:r w:rsidRPr="00BC1710">
        <w:rPr>
          <w:rStyle w:val="FootnoteReference"/>
          <w:rFonts w:ascii="Times New Roman" w:eastAsia="Times New Roman" w:hAnsi="Times New Roman" w:cs="Times New Roman"/>
          <w:color w:val="auto"/>
          <w:sz w:val="24"/>
          <w:szCs w:val="24"/>
          <w:lang w:val="es-MX"/>
        </w:rPr>
        <w:footnoteReference w:id="22"/>
      </w:r>
      <w:r w:rsidRPr="00BC1710">
        <w:rPr>
          <w:rFonts w:ascii="Times New Roman" w:eastAsia="Times New Roman" w:hAnsi="Times New Roman" w:cs="Times New Roman"/>
          <w:color w:val="auto"/>
          <w:sz w:val="24"/>
          <w:szCs w:val="24"/>
          <w:lang w:val="es-MX"/>
        </w:rPr>
        <w:t xml:space="preserve"> </w:t>
      </w:r>
      <w:r w:rsidRPr="00BC1710">
        <w:rPr>
          <w:rFonts w:ascii="Times New Roman" w:eastAsia="Tahoma" w:hAnsi="Times New Roman" w:cs="Times New Roman"/>
          <w:color w:val="auto"/>
          <w:sz w:val="24"/>
          <w:szCs w:val="24"/>
          <w:lang w:val="es-MX"/>
        </w:rPr>
        <w:t>A su vez, es necesario</w:t>
      </w:r>
      <w:r w:rsidR="006B560D" w:rsidRPr="00BC1710">
        <w:rPr>
          <w:rFonts w:ascii="Times New Roman" w:eastAsia="Tahoma" w:hAnsi="Times New Roman" w:cs="Times New Roman"/>
          <w:color w:val="auto"/>
          <w:sz w:val="24"/>
          <w:szCs w:val="24"/>
          <w:lang w:val="es-MX"/>
        </w:rPr>
        <w:t xml:space="preserve"> crear </w:t>
      </w:r>
      <w:r w:rsidR="006B560D" w:rsidRPr="00BC1710">
        <w:rPr>
          <w:rFonts w:ascii="Times New Roman" w:eastAsia="Times New Roman" w:hAnsi="Times New Roman" w:cs="Times New Roman"/>
          <w:color w:val="auto"/>
          <w:sz w:val="24"/>
          <w:szCs w:val="24"/>
          <w:lang w:val="es-MX"/>
        </w:rPr>
        <w:t xml:space="preserve">mecanismos efectivos de participación que posibiliten la interacción entre la autoridad y el </w:t>
      </w:r>
      <w:r w:rsidR="006B560D" w:rsidRPr="00BC1710">
        <w:rPr>
          <w:rFonts w:ascii="Times New Roman" w:eastAsia="Times New Roman" w:hAnsi="Times New Roman" w:cs="Times New Roman"/>
          <w:color w:val="auto"/>
          <w:sz w:val="24"/>
          <w:szCs w:val="24"/>
          <w:lang w:val="es-MX"/>
        </w:rPr>
        <w:lastRenderedPageBreak/>
        <w:t>público. C</w:t>
      </w:r>
      <w:r w:rsidR="006B560D" w:rsidRPr="00BC1710">
        <w:rPr>
          <w:rFonts w:ascii="Times New Roman" w:eastAsia="Tahoma" w:hAnsi="Times New Roman" w:cs="Times New Roman"/>
          <w:color w:val="auto"/>
          <w:sz w:val="24"/>
          <w:szCs w:val="24"/>
          <w:lang w:val="es-MX"/>
        </w:rPr>
        <w:t xml:space="preserve">rear y distribuir plataforma(s) que permitan analizar y evaluar </w:t>
      </w:r>
      <w:r w:rsidR="00C46AAC" w:rsidRPr="00BC1710">
        <w:rPr>
          <w:rFonts w:ascii="Times New Roman" w:eastAsia="Tahoma" w:hAnsi="Times New Roman" w:cs="Times New Roman"/>
          <w:color w:val="auto"/>
          <w:sz w:val="24"/>
          <w:szCs w:val="24"/>
          <w:lang w:val="es-MX"/>
        </w:rPr>
        <w:t>las decisiones</w:t>
      </w:r>
      <w:r w:rsidR="006B560D" w:rsidRPr="00BC1710">
        <w:rPr>
          <w:rFonts w:ascii="Times New Roman" w:eastAsia="Tahoma" w:hAnsi="Times New Roman" w:cs="Times New Roman"/>
          <w:color w:val="auto"/>
          <w:sz w:val="24"/>
          <w:szCs w:val="24"/>
          <w:lang w:val="es-MX"/>
        </w:rPr>
        <w:t xml:space="preserve"> del proceso fá</w:t>
      </w:r>
      <w:r w:rsidR="00D70F60" w:rsidRPr="00BC1710">
        <w:rPr>
          <w:rFonts w:ascii="Times New Roman" w:eastAsia="Tahoma" w:hAnsi="Times New Roman" w:cs="Times New Roman"/>
          <w:color w:val="auto"/>
          <w:sz w:val="24"/>
          <w:szCs w:val="24"/>
          <w:lang w:val="es-MX"/>
        </w:rPr>
        <w:t xml:space="preserve">cilmente por no especialistas </w:t>
      </w:r>
      <w:r w:rsidR="00C46AAC" w:rsidRPr="00BC1710">
        <w:rPr>
          <w:rFonts w:ascii="Times New Roman" w:eastAsia="Tahoma" w:hAnsi="Times New Roman" w:cs="Times New Roman"/>
          <w:color w:val="auto"/>
          <w:sz w:val="24"/>
          <w:szCs w:val="24"/>
          <w:lang w:val="es-MX"/>
        </w:rPr>
        <w:t>ayudaría a</w:t>
      </w:r>
      <w:r w:rsidR="006B560D" w:rsidRPr="00BC1710">
        <w:rPr>
          <w:rFonts w:ascii="Times New Roman" w:eastAsia="Tahoma" w:hAnsi="Times New Roman" w:cs="Times New Roman"/>
          <w:color w:val="auto"/>
          <w:sz w:val="24"/>
          <w:szCs w:val="24"/>
          <w:lang w:val="es-MX"/>
        </w:rPr>
        <w:t xml:space="preserve"> que</w:t>
      </w:r>
      <w:r w:rsidR="006B560D" w:rsidRPr="00BC1710">
        <w:rPr>
          <w:rFonts w:ascii="Times New Roman" w:eastAsia="Times New Roman" w:hAnsi="Times New Roman" w:cs="Times New Roman"/>
          <w:color w:val="auto"/>
          <w:sz w:val="24"/>
          <w:szCs w:val="24"/>
          <w:lang w:val="es-MX"/>
        </w:rPr>
        <w:t xml:space="preserve"> todos los datos sean accesibles en línea, y puedan ser usados, reutilizados, y redistribu</w:t>
      </w:r>
      <w:r w:rsidR="00DE6AF2" w:rsidRPr="00BC1710">
        <w:rPr>
          <w:rFonts w:ascii="Times New Roman" w:eastAsia="Times New Roman" w:hAnsi="Times New Roman" w:cs="Times New Roman"/>
          <w:color w:val="auto"/>
          <w:sz w:val="24"/>
          <w:szCs w:val="24"/>
          <w:lang w:val="es-MX"/>
        </w:rPr>
        <w:t xml:space="preserve">idos por cualquier interesado. </w:t>
      </w:r>
      <w:r w:rsidR="008376CC" w:rsidRPr="00BC1710">
        <w:rPr>
          <w:rFonts w:ascii="Times New Roman" w:eastAsia="Times New Roman" w:hAnsi="Times New Roman" w:cs="Times New Roman"/>
          <w:color w:val="auto"/>
          <w:sz w:val="24"/>
          <w:szCs w:val="24"/>
          <w:lang w:val="es-MX"/>
        </w:rPr>
        <w:t xml:space="preserve">Las herramientas en línea, hoy por hoy, </w:t>
      </w:r>
      <w:r w:rsidR="006B560D" w:rsidRPr="00BC1710">
        <w:rPr>
          <w:rFonts w:ascii="Times New Roman" w:eastAsia="Times New Roman" w:hAnsi="Times New Roman" w:cs="Times New Roman"/>
          <w:color w:val="auto"/>
          <w:sz w:val="24"/>
          <w:szCs w:val="24"/>
          <w:lang w:val="es-MX"/>
        </w:rPr>
        <w:t>ofrecen tecnología qu</w:t>
      </w:r>
      <w:r w:rsidR="00D70F60" w:rsidRPr="00BC1710">
        <w:rPr>
          <w:rFonts w:ascii="Times New Roman" w:eastAsia="Times New Roman" w:hAnsi="Times New Roman" w:cs="Times New Roman"/>
          <w:color w:val="auto"/>
          <w:sz w:val="24"/>
          <w:szCs w:val="24"/>
          <w:lang w:val="es-MX"/>
        </w:rPr>
        <w:t>e posibilita la participación y a</w:t>
      </w:r>
      <w:r w:rsidR="006B560D" w:rsidRPr="00BC1710">
        <w:rPr>
          <w:rFonts w:ascii="Times New Roman" w:eastAsia="Times New Roman" w:hAnsi="Times New Roman" w:cs="Times New Roman"/>
          <w:color w:val="auto"/>
          <w:sz w:val="24"/>
          <w:szCs w:val="24"/>
          <w:lang w:val="es-MX"/>
        </w:rPr>
        <w:t>ñaden un valor sustancial al proceso.</w:t>
      </w:r>
      <w:r w:rsidR="00D70F60" w:rsidRPr="00BC1710">
        <w:rPr>
          <w:rFonts w:ascii="Times New Roman" w:eastAsia="Times New Roman" w:hAnsi="Times New Roman" w:cs="Times New Roman"/>
          <w:color w:val="auto"/>
          <w:sz w:val="24"/>
          <w:szCs w:val="24"/>
          <w:lang w:val="es-MX"/>
        </w:rPr>
        <w:t xml:space="preserve"> El </w:t>
      </w:r>
      <w:r w:rsidR="00D70F60" w:rsidRPr="00BC1710">
        <w:rPr>
          <w:rFonts w:ascii="Times New Roman" w:eastAsia="Times New Roman" w:hAnsi="Times New Roman" w:cs="Times New Roman"/>
          <w:i/>
          <w:color w:val="auto"/>
          <w:sz w:val="24"/>
          <w:szCs w:val="24"/>
          <w:lang w:val="es-MX"/>
        </w:rPr>
        <w:t xml:space="preserve">crowdsourcing, </w:t>
      </w:r>
      <w:r w:rsidR="00D70F60" w:rsidRPr="00BC1710">
        <w:rPr>
          <w:rFonts w:ascii="Times New Roman" w:eastAsia="Times New Roman" w:hAnsi="Times New Roman" w:cs="Times New Roman"/>
          <w:color w:val="auto"/>
          <w:sz w:val="24"/>
          <w:szCs w:val="24"/>
          <w:lang w:val="es-MX"/>
        </w:rPr>
        <w:t>por ejemplo, ofrece a la autoridad electoral la posibilidad de incrementa</w:t>
      </w:r>
      <w:r w:rsidR="008376CC" w:rsidRPr="00BC1710">
        <w:rPr>
          <w:rFonts w:ascii="Times New Roman" w:eastAsia="Times New Roman" w:hAnsi="Times New Roman" w:cs="Times New Roman"/>
          <w:color w:val="auto"/>
          <w:sz w:val="24"/>
          <w:szCs w:val="24"/>
          <w:lang w:val="es-MX"/>
        </w:rPr>
        <w:t>r y mejorar sustancialmente la</w:t>
      </w:r>
      <w:r w:rsidR="00D70F60" w:rsidRPr="00BC1710">
        <w:rPr>
          <w:rFonts w:ascii="Times New Roman" w:eastAsia="Times New Roman" w:hAnsi="Times New Roman" w:cs="Times New Roman"/>
          <w:color w:val="auto"/>
          <w:sz w:val="24"/>
          <w:szCs w:val="24"/>
          <w:lang w:val="es-MX"/>
        </w:rPr>
        <w:t xml:space="preserve"> información </w:t>
      </w:r>
      <w:r w:rsidR="008376CC" w:rsidRPr="00BC1710">
        <w:rPr>
          <w:rFonts w:ascii="Times New Roman" w:eastAsia="Times New Roman" w:hAnsi="Times New Roman" w:cs="Times New Roman"/>
          <w:color w:val="auto"/>
          <w:sz w:val="24"/>
          <w:szCs w:val="24"/>
          <w:lang w:val="es-MX"/>
        </w:rPr>
        <w:t>que recibe durante</w:t>
      </w:r>
      <w:r w:rsidR="00D70F60" w:rsidRPr="00BC1710">
        <w:rPr>
          <w:rFonts w:ascii="Times New Roman" w:eastAsia="Times New Roman" w:hAnsi="Times New Roman" w:cs="Times New Roman"/>
          <w:color w:val="auto"/>
          <w:sz w:val="24"/>
          <w:szCs w:val="24"/>
          <w:lang w:val="es-MX"/>
        </w:rPr>
        <w:t xml:space="preserve"> las distintas etapas del proceso</w:t>
      </w:r>
      <w:r w:rsidR="00AA0D48" w:rsidRPr="00BC1710">
        <w:rPr>
          <w:rFonts w:ascii="Times New Roman" w:eastAsia="Times New Roman" w:hAnsi="Times New Roman" w:cs="Times New Roman"/>
          <w:color w:val="auto"/>
          <w:sz w:val="24"/>
          <w:szCs w:val="24"/>
          <w:lang w:val="es-MX"/>
        </w:rPr>
        <w:t xml:space="preserve"> (Altman</w:t>
      </w:r>
      <w:r w:rsidR="00446DA1">
        <w:rPr>
          <w:rFonts w:ascii="Times New Roman" w:eastAsia="Times New Roman" w:hAnsi="Times New Roman" w:cs="Times New Roman"/>
          <w:color w:val="auto"/>
          <w:sz w:val="24"/>
          <w:szCs w:val="24"/>
          <w:lang w:val="es-MX"/>
        </w:rPr>
        <w:t xml:space="preserve"> 2011, Altman y McDonald 2014</w:t>
      </w:r>
      <w:r w:rsidR="00AA0D48" w:rsidRPr="00BC1710">
        <w:rPr>
          <w:rFonts w:ascii="Times New Roman" w:eastAsia="Times New Roman" w:hAnsi="Times New Roman" w:cs="Times New Roman"/>
          <w:color w:val="auto"/>
          <w:sz w:val="24"/>
          <w:szCs w:val="24"/>
          <w:lang w:val="es-MX"/>
        </w:rPr>
        <w:t>)</w:t>
      </w:r>
      <w:r w:rsidR="00D70F60" w:rsidRPr="00BC1710">
        <w:rPr>
          <w:rFonts w:ascii="Times New Roman" w:eastAsia="Times New Roman" w:hAnsi="Times New Roman" w:cs="Times New Roman"/>
          <w:color w:val="auto"/>
          <w:sz w:val="24"/>
          <w:szCs w:val="24"/>
          <w:lang w:val="es-MX"/>
        </w:rPr>
        <w:t>.</w:t>
      </w:r>
      <w:r w:rsidR="006B560D" w:rsidRPr="00BC1710">
        <w:rPr>
          <w:rFonts w:ascii="Times New Roman" w:eastAsia="Times New Roman" w:hAnsi="Times New Roman" w:cs="Times New Roman"/>
          <w:color w:val="auto"/>
          <w:sz w:val="24"/>
          <w:szCs w:val="24"/>
          <w:lang w:val="es-MX"/>
        </w:rPr>
        <w:t xml:space="preserve"> Elaboramos acerca de </w:t>
      </w:r>
      <w:r w:rsidR="008376CC" w:rsidRPr="00BC1710">
        <w:rPr>
          <w:rFonts w:ascii="Times New Roman" w:eastAsia="Times New Roman" w:hAnsi="Times New Roman" w:cs="Times New Roman"/>
          <w:color w:val="auto"/>
          <w:sz w:val="24"/>
          <w:szCs w:val="24"/>
          <w:lang w:val="es-MX"/>
        </w:rPr>
        <w:t>este tipo de</w:t>
      </w:r>
      <w:r w:rsidR="006B560D" w:rsidRPr="00BC1710">
        <w:rPr>
          <w:rFonts w:ascii="Times New Roman" w:eastAsia="Times New Roman" w:hAnsi="Times New Roman" w:cs="Times New Roman"/>
          <w:color w:val="auto"/>
          <w:sz w:val="24"/>
          <w:szCs w:val="24"/>
          <w:lang w:val="es-MX"/>
        </w:rPr>
        <w:t xml:space="preserve"> herramienta</w:t>
      </w:r>
      <w:r w:rsidR="008376CC" w:rsidRPr="00BC1710">
        <w:rPr>
          <w:rFonts w:ascii="Times New Roman" w:eastAsia="Times New Roman" w:hAnsi="Times New Roman" w:cs="Times New Roman"/>
          <w:color w:val="auto"/>
          <w:sz w:val="24"/>
          <w:szCs w:val="24"/>
          <w:lang w:val="es-MX"/>
        </w:rPr>
        <w:t>s</w:t>
      </w:r>
      <w:r w:rsidR="006B560D" w:rsidRPr="00BC1710">
        <w:rPr>
          <w:rFonts w:ascii="Times New Roman" w:eastAsia="Times New Roman" w:hAnsi="Times New Roman" w:cs="Times New Roman"/>
          <w:color w:val="auto"/>
          <w:sz w:val="24"/>
          <w:szCs w:val="24"/>
          <w:lang w:val="es-MX"/>
        </w:rPr>
        <w:t xml:space="preserve"> en la</w:t>
      </w:r>
      <w:r w:rsidR="00DE6AF2" w:rsidRPr="00BC1710">
        <w:rPr>
          <w:rFonts w:ascii="Times New Roman" w:eastAsia="Times New Roman" w:hAnsi="Times New Roman" w:cs="Times New Roman"/>
          <w:color w:val="auto"/>
          <w:sz w:val="24"/>
          <w:szCs w:val="24"/>
          <w:lang w:val="es-MX"/>
        </w:rPr>
        <w:t xml:space="preserve"> siguinete sección</w:t>
      </w:r>
      <w:r w:rsidR="006B560D" w:rsidRPr="00BC1710">
        <w:rPr>
          <w:rFonts w:ascii="Times New Roman" w:eastAsia="Times New Roman" w:hAnsi="Times New Roman" w:cs="Times New Roman"/>
          <w:color w:val="auto"/>
          <w:sz w:val="24"/>
          <w:szCs w:val="24"/>
          <w:lang w:val="es-MX"/>
        </w:rPr>
        <w:t xml:space="preserve">. </w:t>
      </w:r>
    </w:p>
    <w:p w14:paraId="50B5F103" w14:textId="2B5D1DFE" w:rsidR="00101185" w:rsidRPr="00BC1710" w:rsidRDefault="006B560D" w:rsidP="00D70F60">
      <w:pPr>
        <w:pStyle w:val="LO-normal"/>
        <w:spacing w:line="480" w:lineRule="auto"/>
        <w:ind w:firstLine="720"/>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lang w:val="es-MX"/>
        </w:rPr>
        <w:t xml:space="preserve">En lo que se refiere a </w:t>
      </w:r>
      <w:r w:rsidRPr="00BC1710">
        <w:rPr>
          <w:rFonts w:ascii="Times New Roman" w:eastAsia="Times New Roman" w:hAnsi="Times New Roman" w:cs="Times New Roman"/>
          <w:color w:val="auto"/>
          <w:sz w:val="24"/>
          <w:szCs w:val="24"/>
          <w:lang w:val="es-MX"/>
        </w:rPr>
        <w:t xml:space="preserve">los mecanismos de </w:t>
      </w:r>
      <w:r w:rsidRPr="00BC1710">
        <w:rPr>
          <w:rFonts w:ascii="Times New Roman" w:eastAsia="Times New Roman" w:hAnsi="Times New Roman" w:cs="Times New Roman"/>
          <w:i/>
          <w:color w:val="auto"/>
          <w:sz w:val="24"/>
          <w:szCs w:val="24"/>
          <w:lang w:val="es-MX"/>
        </w:rPr>
        <w:t>participación</w:t>
      </w:r>
      <w:r w:rsidR="008376CC" w:rsidRPr="00BC1710">
        <w:rPr>
          <w:rFonts w:ascii="Times New Roman" w:eastAsia="Times New Roman" w:hAnsi="Times New Roman" w:cs="Times New Roman"/>
          <w:i/>
          <w:color w:val="auto"/>
          <w:sz w:val="24"/>
          <w:szCs w:val="24"/>
          <w:lang w:val="es-MX"/>
        </w:rPr>
        <w:t xml:space="preserve"> ciudadana</w:t>
      </w:r>
      <w:r w:rsidRPr="00BC1710">
        <w:rPr>
          <w:rFonts w:ascii="Times New Roman" w:eastAsia="Times New Roman" w:hAnsi="Times New Roman" w:cs="Times New Roman"/>
          <w:i/>
          <w:color w:val="auto"/>
          <w:sz w:val="24"/>
          <w:szCs w:val="24"/>
          <w:lang w:val="es-MX"/>
        </w:rPr>
        <w:t xml:space="preserve"> </w:t>
      </w:r>
      <w:r w:rsidRPr="00BC1710">
        <w:rPr>
          <w:rFonts w:ascii="Times New Roman" w:eastAsia="Times New Roman" w:hAnsi="Times New Roman" w:cs="Times New Roman"/>
          <w:color w:val="auto"/>
          <w:sz w:val="24"/>
          <w:szCs w:val="24"/>
          <w:lang w:val="es-MX"/>
        </w:rPr>
        <w:t xml:space="preserve">alrededor de </w:t>
      </w:r>
      <w:r w:rsidR="00D72605">
        <w:rPr>
          <w:rFonts w:ascii="Times New Roman" w:eastAsia="Times New Roman" w:hAnsi="Times New Roman" w:cs="Times New Roman"/>
          <w:color w:val="auto"/>
          <w:sz w:val="24"/>
          <w:szCs w:val="24"/>
          <w:lang w:val="es-MX"/>
        </w:rPr>
        <w:t>la</w:t>
      </w:r>
      <w:r w:rsidRPr="00BC1710">
        <w:rPr>
          <w:rFonts w:ascii="Times New Roman" w:eastAsia="Times New Roman" w:hAnsi="Times New Roman" w:cs="Times New Roman"/>
          <w:color w:val="auto"/>
          <w:sz w:val="24"/>
          <w:szCs w:val="24"/>
          <w:lang w:val="es-MX"/>
        </w:rPr>
        <w:t xml:space="preserve"> redistritación, es importante subrayar que la inclusión de la ciudadanía, o de grupos minoritarios, tiene distintos niveles y posibilidades. Como se muestra en el diagrama 2, es muy distinto tomar </w:t>
      </w:r>
      <w:r w:rsidR="00D72605">
        <w:rPr>
          <w:rFonts w:ascii="Times New Roman" w:eastAsia="Times New Roman" w:hAnsi="Times New Roman" w:cs="Times New Roman"/>
          <w:color w:val="auto"/>
          <w:sz w:val="24"/>
          <w:szCs w:val="24"/>
          <w:lang w:val="es-MX"/>
        </w:rPr>
        <w:t xml:space="preserve">solo </w:t>
      </w:r>
      <w:r w:rsidRPr="00BC1710">
        <w:rPr>
          <w:rFonts w:ascii="Times New Roman" w:eastAsia="Times New Roman" w:hAnsi="Times New Roman" w:cs="Times New Roman"/>
          <w:color w:val="auto"/>
          <w:sz w:val="24"/>
          <w:szCs w:val="24"/>
          <w:lang w:val="es-MX"/>
        </w:rPr>
        <w:t xml:space="preserve">como referencia el número total de habitantes que hablan alguna lengua indígena, y construir distritos que cuentan con un porcentaje  mínimo de población indígena (usualmente el 40 por ciento), </w:t>
      </w:r>
      <w:r w:rsidR="004F1F59">
        <w:rPr>
          <w:rFonts w:ascii="Times New Roman" w:eastAsia="Times New Roman" w:hAnsi="Times New Roman" w:cs="Times New Roman"/>
          <w:color w:val="auto"/>
          <w:sz w:val="24"/>
          <w:szCs w:val="24"/>
          <w:lang w:val="es-MX"/>
        </w:rPr>
        <w:t>a llevar a cabo campañas de educación e información para conscientizar a la población que puede participar, proveer los mecanismos necesarios para que participe</w:t>
      </w:r>
      <w:r w:rsidR="00C92C18">
        <w:rPr>
          <w:rFonts w:ascii="Times New Roman" w:eastAsia="Times New Roman" w:hAnsi="Times New Roman" w:cs="Times New Roman"/>
          <w:color w:val="auto"/>
          <w:sz w:val="24"/>
          <w:szCs w:val="24"/>
          <w:lang w:val="es-MX"/>
        </w:rPr>
        <w:t>,</w:t>
      </w:r>
      <w:r w:rsidR="00B977E9">
        <w:rPr>
          <w:rFonts w:ascii="Times New Roman" w:eastAsia="Times New Roman" w:hAnsi="Times New Roman" w:cs="Times New Roman"/>
          <w:color w:val="auto"/>
          <w:sz w:val="24"/>
          <w:szCs w:val="24"/>
          <w:lang w:val="es-MX"/>
        </w:rPr>
        <w:t xml:space="preserve"> y</w:t>
      </w:r>
      <w:r w:rsidRPr="00BC1710">
        <w:rPr>
          <w:rFonts w:ascii="Times New Roman" w:eastAsia="Times New Roman" w:hAnsi="Times New Roman" w:cs="Times New Roman"/>
          <w:color w:val="auto"/>
          <w:sz w:val="24"/>
          <w:szCs w:val="24"/>
          <w:lang w:val="es-MX"/>
        </w:rPr>
        <w:t xml:space="preserve"> </w:t>
      </w:r>
      <w:r w:rsidR="00C92C18">
        <w:rPr>
          <w:rFonts w:ascii="Times New Roman" w:eastAsia="Times New Roman" w:hAnsi="Times New Roman" w:cs="Times New Roman"/>
          <w:color w:val="auto"/>
          <w:sz w:val="24"/>
          <w:szCs w:val="24"/>
          <w:lang w:val="es-MX"/>
        </w:rPr>
        <w:t>considerar</w:t>
      </w:r>
      <w:r w:rsidRPr="00BC1710">
        <w:rPr>
          <w:rFonts w:ascii="Times New Roman" w:eastAsia="Times New Roman" w:hAnsi="Times New Roman" w:cs="Times New Roman"/>
          <w:color w:val="auto"/>
          <w:sz w:val="24"/>
          <w:szCs w:val="24"/>
          <w:lang w:val="es-MX"/>
        </w:rPr>
        <w:t xml:space="preserve"> </w:t>
      </w:r>
      <w:r w:rsidR="00B977E9">
        <w:rPr>
          <w:rFonts w:ascii="Times New Roman" w:eastAsia="Times New Roman" w:hAnsi="Times New Roman" w:cs="Times New Roman"/>
          <w:color w:val="auto"/>
          <w:sz w:val="24"/>
          <w:szCs w:val="24"/>
          <w:lang w:val="es-MX"/>
        </w:rPr>
        <w:t xml:space="preserve">informal o </w:t>
      </w:r>
      <w:r w:rsidR="00C92C18">
        <w:rPr>
          <w:rFonts w:ascii="Times New Roman" w:eastAsia="Times New Roman" w:hAnsi="Times New Roman" w:cs="Times New Roman"/>
          <w:color w:val="auto"/>
          <w:sz w:val="24"/>
          <w:szCs w:val="24"/>
          <w:lang w:val="es-MX"/>
        </w:rPr>
        <w:t xml:space="preserve">formalmente </w:t>
      </w:r>
      <w:r w:rsidR="004F1F59">
        <w:rPr>
          <w:rFonts w:ascii="Times New Roman" w:eastAsia="Times New Roman" w:hAnsi="Times New Roman" w:cs="Times New Roman"/>
          <w:color w:val="auto"/>
          <w:sz w:val="24"/>
          <w:szCs w:val="24"/>
          <w:lang w:val="es-MX"/>
        </w:rPr>
        <w:t>sus</w:t>
      </w:r>
      <w:r w:rsidRPr="00BC1710">
        <w:rPr>
          <w:rFonts w:ascii="Times New Roman" w:eastAsia="Times New Roman" w:hAnsi="Times New Roman" w:cs="Times New Roman"/>
          <w:color w:val="auto"/>
          <w:sz w:val="24"/>
          <w:szCs w:val="24"/>
          <w:lang w:val="es-MX"/>
        </w:rPr>
        <w:t xml:space="preserve"> opiniones</w:t>
      </w:r>
      <w:r w:rsidR="00C92C18">
        <w:rPr>
          <w:rFonts w:ascii="Times New Roman" w:eastAsia="Times New Roman" w:hAnsi="Times New Roman" w:cs="Times New Roman"/>
          <w:color w:val="auto"/>
          <w:sz w:val="24"/>
          <w:szCs w:val="24"/>
          <w:lang w:val="es-MX"/>
        </w:rPr>
        <w:t xml:space="preserve"> en los procesos de redistritación</w:t>
      </w:r>
      <w:r w:rsidRPr="00BC1710">
        <w:rPr>
          <w:rFonts w:ascii="Times New Roman" w:eastAsia="Times New Roman" w:hAnsi="Times New Roman" w:cs="Times New Roman"/>
          <w:color w:val="auto"/>
          <w:sz w:val="24"/>
          <w:szCs w:val="24"/>
          <w:lang w:val="es-MX"/>
        </w:rPr>
        <w:t xml:space="preserve">. </w:t>
      </w:r>
    </w:p>
    <w:p w14:paraId="0D0192F8" w14:textId="2EF15647" w:rsidR="00EB1D5E" w:rsidRPr="00BC1710" w:rsidRDefault="00EB1D5E" w:rsidP="00EB1D5E">
      <w:pPr>
        <w:pStyle w:val="LO-normal"/>
        <w:spacing w:line="240" w:lineRule="auto"/>
        <w:contextualSpacing/>
        <w:jc w:val="center"/>
        <w:rPr>
          <w:rFonts w:ascii="Times New Roman" w:eastAsia="Times New Roman" w:hAnsi="Times New Roman" w:cs="Times New Roman"/>
          <w:b/>
          <w:color w:val="auto"/>
          <w:sz w:val="24"/>
          <w:lang w:val="es-MX"/>
        </w:rPr>
      </w:pPr>
      <w:r w:rsidRPr="00BC1710">
        <w:rPr>
          <w:rFonts w:ascii="Times New Roman" w:eastAsia="Times New Roman" w:hAnsi="Times New Roman" w:cs="Times New Roman"/>
          <w:b/>
          <w:color w:val="auto"/>
          <w:sz w:val="24"/>
          <w:lang w:val="es-MX"/>
        </w:rPr>
        <w:t>[Insertar el Diagrama 2 aproximadamente aquí]</w:t>
      </w:r>
    </w:p>
    <w:p w14:paraId="7B879DB2" w14:textId="77777777" w:rsidR="00EB1D5E" w:rsidRPr="00BC1710" w:rsidRDefault="00EB1D5E" w:rsidP="00EB1D5E">
      <w:pPr>
        <w:pStyle w:val="LO-normal"/>
        <w:spacing w:line="240" w:lineRule="auto"/>
        <w:contextualSpacing/>
        <w:jc w:val="center"/>
        <w:rPr>
          <w:rFonts w:ascii="Times New Roman" w:eastAsia="Times New Roman" w:hAnsi="Times New Roman" w:cs="Times New Roman"/>
          <w:b/>
          <w:color w:val="auto"/>
          <w:sz w:val="24"/>
          <w:lang w:val="es-MX"/>
        </w:rPr>
      </w:pPr>
    </w:p>
    <w:p w14:paraId="23A1490B" w14:textId="23358A61" w:rsidR="005B0486" w:rsidRPr="00BC1710" w:rsidRDefault="006B560D" w:rsidP="00EB1D5E">
      <w:pPr>
        <w:pStyle w:val="LO-normal"/>
        <w:spacing w:line="480" w:lineRule="auto"/>
        <w:ind w:firstLine="720"/>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 xml:space="preserve">Autores como Sonnleitner (2013) han señalado el desfase entre el esfuerzo inicial que ha hecho la autoridad electoral para construir distritos de “mayoría indígena” y la representación de los pueblos indígenas en la vida política del país. </w:t>
      </w:r>
      <w:r w:rsidR="00101185" w:rsidRPr="00BC1710">
        <w:rPr>
          <w:rFonts w:ascii="Times New Roman" w:eastAsia="Times New Roman" w:hAnsi="Times New Roman" w:cs="Times New Roman"/>
          <w:color w:val="auto"/>
          <w:sz w:val="24"/>
          <w:szCs w:val="24"/>
          <w:lang w:val="es-MX"/>
        </w:rPr>
        <w:t xml:space="preserve">México se encuentra en los niveles más báscios de participación (probablemente en el segundo nivel). </w:t>
      </w:r>
      <w:r w:rsidRPr="00BC1710">
        <w:rPr>
          <w:rFonts w:ascii="Times New Roman" w:eastAsia="Times New Roman" w:hAnsi="Times New Roman" w:cs="Times New Roman"/>
          <w:color w:val="auto"/>
          <w:sz w:val="24"/>
          <w:szCs w:val="24"/>
          <w:lang w:val="es-MX"/>
        </w:rPr>
        <w:t xml:space="preserve">Para transitar de los primeros niveles de participación (de inclusión indirecta) a los niveles de participación </w:t>
      </w:r>
      <w:r w:rsidR="00101185" w:rsidRPr="00BC1710">
        <w:rPr>
          <w:rFonts w:ascii="Times New Roman" w:eastAsia="Times New Roman" w:hAnsi="Times New Roman" w:cs="Times New Roman"/>
          <w:color w:val="auto"/>
          <w:sz w:val="24"/>
          <w:szCs w:val="24"/>
          <w:lang w:val="es-MX"/>
        </w:rPr>
        <w:t xml:space="preserve">real y </w:t>
      </w:r>
      <w:r w:rsidRPr="00BC1710">
        <w:rPr>
          <w:rFonts w:ascii="Times New Roman" w:eastAsia="Times New Roman" w:hAnsi="Times New Roman" w:cs="Times New Roman"/>
          <w:color w:val="auto"/>
          <w:sz w:val="24"/>
          <w:szCs w:val="24"/>
          <w:lang w:val="es-MX"/>
        </w:rPr>
        <w:t>directa</w:t>
      </w:r>
      <w:r w:rsidR="00101185" w:rsidRPr="00BC1710">
        <w:rPr>
          <w:rFonts w:ascii="Times New Roman" w:eastAsia="Times New Roman" w:hAnsi="Times New Roman" w:cs="Times New Roman"/>
          <w:color w:val="auto"/>
          <w:sz w:val="24"/>
          <w:szCs w:val="24"/>
          <w:lang w:val="es-MX"/>
        </w:rPr>
        <w:t xml:space="preserve"> (cuarto y quinto nivel) es necesario</w:t>
      </w:r>
      <w:r w:rsidR="00547601">
        <w:rPr>
          <w:rFonts w:ascii="Times New Roman" w:eastAsia="Times New Roman" w:hAnsi="Times New Roman" w:cs="Times New Roman"/>
          <w:color w:val="auto"/>
          <w:sz w:val="24"/>
          <w:szCs w:val="24"/>
          <w:lang w:val="es-MX"/>
        </w:rPr>
        <w:t xml:space="preserve"> desarrollar una política de datos abiertos que incluya</w:t>
      </w:r>
      <w:r w:rsidR="00101185" w:rsidRPr="00BC1710">
        <w:rPr>
          <w:rFonts w:ascii="Times New Roman" w:eastAsia="Times New Roman" w:hAnsi="Times New Roman" w:cs="Times New Roman"/>
          <w:color w:val="auto"/>
          <w:sz w:val="24"/>
          <w:szCs w:val="24"/>
          <w:lang w:val="es-MX"/>
        </w:rPr>
        <w:t>: a)</w:t>
      </w:r>
      <w:r w:rsidRPr="00BC1710">
        <w:rPr>
          <w:rFonts w:ascii="Times New Roman" w:eastAsia="Times New Roman" w:hAnsi="Times New Roman" w:cs="Times New Roman"/>
          <w:color w:val="auto"/>
          <w:sz w:val="24"/>
          <w:szCs w:val="24"/>
          <w:lang w:val="es-MX"/>
        </w:rPr>
        <w:t xml:space="preserve"> </w:t>
      </w:r>
      <w:r w:rsidR="00101185" w:rsidRPr="00BC1710">
        <w:rPr>
          <w:rFonts w:ascii="Times New Roman" w:eastAsia="Times New Roman" w:hAnsi="Times New Roman" w:cs="Times New Roman"/>
          <w:color w:val="auto"/>
          <w:sz w:val="24"/>
          <w:szCs w:val="24"/>
          <w:lang w:val="es-MX"/>
        </w:rPr>
        <w:t xml:space="preserve">campañas de </w:t>
      </w:r>
      <w:r w:rsidR="00101185" w:rsidRPr="00BC1710">
        <w:rPr>
          <w:rFonts w:ascii="Times New Roman" w:eastAsia="Times New Roman" w:hAnsi="Times New Roman" w:cs="Times New Roman"/>
          <w:color w:val="auto"/>
          <w:sz w:val="24"/>
          <w:szCs w:val="24"/>
          <w:lang w:val="es-MX"/>
        </w:rPr>
        <w:lastRenderedPageBreak/>
        <w:t xml:space="preserve">educación para </w:t>
      </w:r>
      <w:r w:rsidR="00EB1D5E" w:rsidRPr="00BC1710">
        <w:rPr>
          <w:rFonts w:ascii="Times New Roman" w:eastAsia="Times New Roman" w:hAnsi="Times New Roman" w:cs="Times New Roman"/>
          <w:color w:val="auto"/>
          <w:sz w:val="24"/>
          <w:szCs w:val="24"/>
          <w:lang w:val="es-MX"/>
        </w:rPr>
        <w:t xml:space="preserve">que </w:t>
      </w:r>
      <w:r w:rsidRPr="00BC1710">
        <w:rPr>
          <w:rFonts w:ascii="Times New Roman" w:eastAsia="Times New Roman" w:hAnsi="Times New Roman" w:cs="Times New Roman"/>
          <w:color w:val="auto"/>
          <w:sz w:val="24"/>
          <w:szCs w:val="24"/>
          <w:lang w:val="es-MX"/>
        </w:rPr>
        <w:t xml:space="preserve">la ciudadanía esté informada y consciente de que puede participar en </w:t>
      </w:r>
      <w:r w:rsidR="00EB1D5E" w:rsidRPr="00BC1710">
        <w:rPr>
          <w:rFonts w:ascii="Times New Roman" w:eastAsia="Times New Roman" w:hAnsi="Times New Roman" w:cs="Times New Roman"/>
          <w:color w:val="auto"/>
          <w:sz w:val="24"/>
          <w:szCs w:val="24"/>
          <w:lang w:val="es-MX"/>
        </w:rPr>
        <w:t>estos</w:t>
      </w:r>
      <w:r w:rsidR="00101185" w:rsidRPr="00BC1710">
        <w:rPr>
          <w:rFonts w:ascii="Times New Roman" w:eastAsia="Times New Roman" w:hAnsi="Times New Roman" w:cs="Times New Roman"/>
          <w:color w:val="auto"/>
          <w:sz w:val="24"/>
          <w:szCs w:val="24"/>
          <w:lang w:val="es-MX"/>
        </w:rPr>
        <w:t xml:space="preserve"> procesos, y b</w:t>
      </w:r>
      <w:r w:rsidR="00EB1D5E" w:rsidRPr="00BC1710">
        <w:rPr>
          <w:rFonts w:ascii="Times New Roman" w:eastAsia="Times New Roman" w:hAnsi="Times New Roman" w:cs="Times New Roman"/>
          <w:color w:val="auto"/>
          <w:sz w:val="24"/>
          <w:szCs w:val="24"/>
          <w:lang w:val="es-MX"/>
        </w:rPr>
        <w:t xml:space="preserve">) </w:t>
      </w:r>
      <w:r w:rsidR="00547601">
        <w:rPr>
          <w:rFonts w:ascii="Times New Roman" w:eastAsia="Times New Roman" w:hAnsi="Times New Roman" w:cs="Times New Roman"/>
          <w:color w:val="auto"/>
          <w:sz w:val="24"/>
          <w:szCs w:val="24"/>
          <w:lang w:val="es-MX"/>
        </w:rPr>
        <w:t xml:space="preserve">los </w:t>
      </w:r>
      <w:r w:rsidR="00EB1D5E" w:rsidRPr="00BC1710">
        <w:rPr>
          <w:rFonts w:ascii="Times New Roman" w:eastAsia="Times New Roman" w:hAnsi="Times New Roman" w:cs="Times New Roman"/>
          <w:color w:val="auto"/>
          <w:sz w:val="24"/>
          <w:szCs w:val="24"/>
          <w:lang w:val="es-MX"/>
        </w:rPr>
        <w:t xml:space="preserve">mecanismos </w:t>
      </w:r>
      <w:r w:rsidRPr="00BC1710">
        <w:rPr>
          <w:rFonts w:ascii="Times New Roman" w:eastAsia="Times New Roman" w:hAnsi="Times New Roman" w:cs="Times New Roman"/>
          <w:color w:val="auto"/>
          <w:sz w:val="24"/>
          <w:szCs w:val="24"/>
          <w:lang w:val="es-MX"/>
        </w:rPr>
        <w:t>y las herramientas para que los ci</w:t>
      </w:r>
      <w:r w:rsidR="00EB1D5E" w:rsidRPr="00BC1710">
        <w:rPr>
          <w:rFonts w:ascii="Times New Roman" w:eastAsia="Times New Roman" w:hAnsi="Times New Roman" w:cs="Times New Roman"/>
          <w:color w:val="auto"/>
          <w:sz w:val="24"/>
          <w:szCs w:val="24"/>
          <w:lang w:val="es-MX"/>
        </w:rPr>
        <w:t>udadanos puedan participar</w:t>
      </w:r>
      <w:r w:rsidRPr="00BC1710">
        <w:rPr>
          <w:rFonts w:ascii="Times New Roman" w:eastAsia="Times New Roman" w:hAnsi="Times New Roman" w:cs="Times New Roman"/>
          <w:color w:val="auto"/>
          <w:sz w:val="24"/>
          <w:szCs w:val="24"/>
          <w:lang w:val="es-MX"/>
        </w:rPr>
        <w:t>.</w:t>
      </w:r>
      <w:r w:rsidR="00C92C18" w:rsidRPr="00C92C18">
        <w:rPr>
          <w:rStyle w:val="FootnoteReference"/>
          <w:rFonts w:ascii="Times New Roman" w:eastAsia="Times New Roman" w:hAnsi="Times New Roman" w:cs="Times New Roman"/>
          <w:color w:val="auto"/>
          <w:sz w:val="24"/>
          <w:szCs w:val="24"/>
          <w:lang w:val="es-MX"/>
        </w:rPr>
        <w:t xml:space="preserve"> </w:t>
      </w:r>
      <w:r w:rsidR="00C92C18">
        <w:rPr>
          <w:rStyle w:val="FootnoteReference"/>
          <w:rFonts w:ascii="Times New Roman" w:eastAsia="Times New Roman" w:hAnsi="Times New Roman" w:cs="Times New Roman"/>
          <w:color w:val="auto"/>
          <w:sz w:val="24"/>
          <w:szCs w:val="24"/>
          <w:lang w:val="es-MX"/>
        </w:rPr>
        <w:footnoteReference w:id="23"/>
      </w:r>
      <w:r w:rsidRPr="00BC1710">
        <w:rPr>
          <w:rFonts w:ascii="Times New Roman" w:eastAsia="Times New Roman" w:hAnsi="Times New Roman" w:cs="Times New Roman"/>
          <w:color w:val="auto"/>
          <w:sz w:val="24"/>
          <w:szCs w:val="24"/>
          <w:lang w:val="es-MX"/>
        </w:rPr>
        <w:t xml:space="preserve"> </w:t>
      </w:r>
    </w:p>
    <w:p w14:paraId="15FE2384" w14:textId="599C5CBF" w:rsidR="005B0486" w:rsidRPr="00BC1710" w:rsidRDefault="00520AAF" w:rsidP="00E32224">
      <w:pPr>
        <w:pStyle w:val="LO-normal"/>
        <w:spacing w:line="480" w:lineRule="auto"/>
        <w:ind w:firstLine="720"/>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En síntesis, c</w:t>
      </w:r>
      <w:r w:rsidR="006B560D" w:rsidRPr="00BC1710">
        <w:rPr>
          <w:rFonts w:ascii="Times New Roman" w:eastAsia="Times New Roman" w:hAnsi="Times New Roman" w:cs="Times New Roman"/>
          <w:color w:val="auto"/>
          <w:sz w:val="24"/>
          <w:lang w:val="es-MX"/>
        </w:rPr>
        <w:t>onsideramos que t</w:t>
      </w:r>
      <w:r w:rsidR="00AA0D48" w:rsidRPr="00BC1710">
        <w:rPr>
          <w:rFonts w:ascii="Times New Roman" w:eastAsia="Times New Roman" w:hAnsi="Times New Roman" w:cs="Times New Roman"/>
          <w:color w:val="auto"/>
          <w:sz w:val="24"/>
          <w:lang w:val="es-MX"/>
        </w:rPr>
        <w:t>ransparentar la redistritación</w:t>
      </w:r>
      <w:r w:rsidR="00547601">
        <w:rPr>
          <w:rFonts w:ascii="Times New Roman" w:eastAsia="Times New Roman" w:hAnsi="Times New Roman" w:cs="Times New Roman"/>
          <w:color w:val="auto"/>
          <w:sz w:val="24"/>
          <w:lang w:val="es-MX"/>
        </w:rPr>
        <w:t>,</w:t>
      </w:r>
      <w:r w:rsidR="00AA0D48" w:rsidRPr="00BC1710">
        <w:rPr>
          <w:rFonts w:ascii="Times New Roman" w:eastAsia="Times New Roman" w:hAnsi="Times New Roman" w:cs="Times New Roman"/>
          <w:color w:val="auto"/>
          <w:sz w:val="24"/>
          <w:lang w:val="es-MX"/>
        </w:rPr>
        <w:t xml:space="preserve"> </w:t>
      </w:r>
      <w:r w:rsidR="00547601">
        <w:rPr>
          <w:rFonts w:ascii="Times New Roman" w:eastAsia="Times New Roman" w:hAnsi="Times New Roman" w:cs="Times New Roman"/>
          <w:color w:val="auto"/>
          <w:sz w:val="24"/>
          <w:lang w:val="es-MX"/>
        </w:rPr>
        <w:t>y</w:t>
      </w:r>
      <w:r w:rsidR="006B560D" w:rsidRPr="00BC1710">
        <w:rPr>
          <w:rFonts w:ascii="Times New Roman" w:eastAsia="Times New Roman" w:hAnsi="Times New Roman" w:cs="Times New Roman"/>
          <w:color w:val="auto"/>
          <w:sz w:val="24"/>
          <w:lang w:val="es-MX"/>
        </w:rPr>
        <w:t xml:space="preserve"> construir las herramientas de acceso a la inform</w:t>
      </w:r>
      <w:r w:rsidR="00AA0D48" w:rsidRPr="00BC1710">
        <w:rPr>
          <w:rFonts w:ascii="Times New Roman" w:eastAsia="Times New Roman" w:hAnsi="Times New Roman" w:cs="Times New Roman"/>
          <w:color w:val="auto"/>
          <w:sz w:val="24"/>
          <w:lang w:val="es-MX"/>
        </w:rPr>
        <w:t xml:space="preserve">ación </w:t>
      </w:r>
      <w:r w:rsidR="00547601">
        <w:rPr>
          <w:rFonts w:ascii="Times New Roman" w:eastAsia="Times New Roman" w:hAnsi="Times New Roman" w:cs="Times New Roman"/>
          <w:color w:val="auto"/>
          <w:sz w:val="24"/>
          <w:lang w:val="es-MX"/>
        </w:rPr>
        <w:t xml:space="preserve">que </w:t>
      </w:r>
      <w:r w:rsidR="00167581">
        <w:rPr>
          <w:rFonts w:ascii="Times New Roman" w:eastAsia="Times New Roman" w:hAnsi="Times New Roman" w:cs="Times New Roman"/>
          <w:color w:val="auto"/>
          <w:sz w:val="24"/>
          <w:lang w:val="es-MX"/>
        </w:rPr>
        <w:t xml:space="preserve">permitan y </w:t>
      </w:r>
      <w:r w:rsidR="00547601">
        <w:rPr>
          <w:rFonts w:ascii="Times New Roman" w:eastAsia="Times New Roman" w:hAnsi="Times New Roman" w:cs="Times New Roman"/>
          <w:color w:val="auto"/>
          <w:sz w:val="24"/>
          <w:lang w:val="es-MX"/>
        </w:rPr>
        <w:t>fomenten la participación ciudadana,</w:t>
      </w:r>
      <w:r w:rsidR="006B560D" w:rsidRPr="00BC1710">
        <w:rPr>
          <w:rFonts w:ascii="Times New Roman" w:eastAsia="Times New Roman" w:hAnsi="Times New Roman" w:cs="Times New Roman"/>
          <w:color w:val="auto"/>
          <w:sz w:val="24"/>
          <w:lang w:val="es-MX"/>
        </w:rPr>
        <w:t xml:space="preserve"> tendría beneficios importantes para </w:t>
      </w:r>
      <w:r w:rsidR="00167581">
        <w:rPr>
          <w:rFonts w:ascii="Times New Roman" w:eastAsia="Times New Roman" w:hAnsi="Times New Roman" w:cs="Times New Roman"/>
          <w:color w:val="auto"/>
          <w:sz w:val="24"/>
          <w:lang w:val="es-MX"/>
        </w:rPr>
        <w:t>no sólo para el</w:t>
      </w:r>
      <w:r w:rsidR="006B560D" w:rsidRPr="00BC1710">
        <w:rPr>
          <w:rFonts w:ascii="Times New Roman" w:eastAsia="Times New Roman" w:hAnsi="Times New Roman" w:cs="Times New Roman"/>
          <w:color w:val="auto"/>
          <w:sz w:val="24"/>
          <w:lang w:val="es-MX"/>
        </w:rPr>
        <w:t xml:space="preserve"> proceso</w:t>
      </w:r>
      <w:r w:rsidR="00167581">
        <w:rPr>
          <w:rFonts w:ascii="Times New Roman" w:eastAsia="Times New Roman" w:hAnsi="Times New Roman" w:cs="Times New Roman"/>
          <w:color w:val="auto"/>
          <w:sz w:val="24"/>
          <w:lang w:val="es-MX"/>
        </w:rPr>
        <w:t xml:space="preserve"> de redistritación, sino también</w:t>
      </w:r>
      <w:r w:rsidR="00470EC1" w:rsidRPr="00BC1710">
        <w:rPr>
          <w:rFonts w:ascii="Times New Roman" w:eastAsia="Times New Roman" w:hAnsi="Times New Roman" w:cs="Times New Roman"/>
          <w:color w:val="auto"/>
          <w:sz w:val="24"/>
          <w:lang w:val="es-MX"/>
        </w:rPr>
        <w:t xml:space="preserve"> para la consilidación democrática en México</w:t>
      </w:r>
      <w:r w:rsidR="006B560D" w:rsidRPr="00BC1710">
        <w:rPr>
          <w:rFonts w:ascii="Times New Roman" w:eastAsia="Times New Roman" w:hAnsi="Times New Roman" w:cs="Times New Roman"/>
          <w:color w:val="auto"/>
          <w:sz w:val="24"/>
          <w:lang w:val="es-MX"/>
        </w:rPr>
        <w:t>. G</w:t>
      </w:r>
      <w:r w:rsidR="006B560D" w:rsidRPr="00BC1710">
        <w:rPr>
          <w:rFonts w:ascii="Times New Roman" w:hAnsi="Times New Roman" w:cs="Times New Roman"/>
          <w:color w:val="auto"/>
          <w:sz w:val="24"/>
          <w:szCs w:val="24"/>
          <w:lang w:val="es-MX"/>
        </w:rPr>
        <w:t xml:space="preserve">racias a las nuevas tecnologías de la información –como el </w:t>
      </w:r>
      <w:r w:rsidRPr="00BC1710">
        <w:rPr>
          <w:rFonts w:ascii="Times New Roman" w:hAnsi="Times New Roman" w:cs="Times New Roman"/>
          <w:i/>
          <w:color w:val="auto"/>
          <w:sz w:val="24"/>
          <w:szCs w:val="24"/>
          <w:lang w:val="es-MX"/>
        </w:rPr>
        <w:t xml:space="preserve">software </w:t>
      </w:r>
      <w:r w:rsidRPr="00BC1710">
        <w:rPr>
          <w:rFonts w:ascii="Times New Roman" w:hAnsi="Times New Roman" w:cs="Times New Roman"/>
          <w:color w:val="auto"/>
          <w:sz w:val="24"/>
          <w:szCs w:val="24"/>
          <w:lang w:val="es-MX"/>
        </w:rPr>
        <w:t xml:space="preserve">de </w:t>
      </w:r>
      <w:r w:rsidR="006B560D" w:rsidRPr="00BC1710">
        <w:rPr>
          <w:rFonts w:ascii="Times New Roman" w:hAnsi="Times New Roman" w:cs="Times New Roman"/>
          <w:color w:val="auto"/>
          <w:sz w:val="24"/>
          <w:szCs w:val="24"/>
          <w:lang w:val="es-MX"/>
        </w:rPr>
        <w:t>código de fuente abierta y las plataformas de mapeo público– estas dos condiciones (</w:t>
      </w:r>
      <w:r w:rsidR="006B560D" w:rsidRPr="00BC1710">
        <w:rPr>
          <w:rFonts w:ascii="Times New Roman" w:hAnsi="Times New Roman" w:cs="Times New Roman"/>
          <w:i/>
          <w:color w:val="auto"/>
          <w:sz w:val="24"/>
          <w:szCs w:val="24"/>
          <w:lang w:val="es-MX"/>
        </w:rPr>
        <w:t>transparencia</w:t>
      </w:r>
      <w:r w:rsidR="006B560D" w:rsidRPr="00BC1710">
        <w:rPr>
          <w:rFonts w:ascii="Times New Roman" w:hAnsi="Times New Roman" w:cs="Times New Roman"/>
          <w:color w:val="auto"/>
          <w:sz w:val="24"/>
          <w:szCs w:val="24"/>
          <w:lang w:val="es-MX"/>
        </w:rPr>
        <w:t xml:space="preserve"> y </w:t>
      </w:r>
      <w:r w:rsidR="006B560D" w:rsidRPr="00BC1710">
        <w:rPr>
          <w:rFonts w:ascii="Times New Roman" w:hAnsi="Times New Roman" w:cs="Times New Roman"/>
          <w:i/>
          <w:color w:val="auto"/>
          <w:sz w:val="24"/>
          <w:szCs w:val="24"/>
          <w:lang w:val="es-MX"/>
        </w:rPr>
        <w:t>participación</w:t>
      </w:r>
      <w:r w:rsidR="006B560D" w:rsidRPr="00BC1710">
        <w:rPr>
          <w:rFonts w:ascii="Times New Roman" w:hAnsi="Times New Roman" w:cs="Times New Roman"/>
          <w:color w:val="auto"/>
          <w:sz w:val="24"/>
          <w:szCs w:val="24"/>
          <w:lang w:val="es-MX"/>
        </w:rPr>
        <w:t xml:space="preserve"> </w:t>
      </w:r>
      <w:r w:rsidR="006B560D" w:rsidRPr="00BC1710">
        <w:rPr>
          <w:rFonts w:ascii="Times New Roman" w:hAnsi="Times New Roman" w:cs="Times New Roman"/>
          <w:i/>
          <w:color w:val="auto"/>
          <w:sz w:val="24"/>
          <w:szCs w:val="24"/>
          <w:lang w:val="es-MX"/>
        </w:rPr>
        <w:t>ciudadana</w:t>
      </w:r>
      <w:r w:rsidR="006B560D" w:rsidRPr="00BC1710">
        <w:rPr>
          <w:rFonts w:ascii="Times New Roman" w:hAnsi="Times New Roman" w:cs="Times New Roman"/>
          <w:color w:val="auto"/>
          <w:sz w:val="24"/>
          <w:szCs w:val="24"/>
          <w:lang w:val="es-MX"/>
        </w:rPr>
        <w:t>) ya no sólo son deseables, sino factibles (Altman et al. 2010; Altman y McDonald 2011, 2012, 2014).</w:t>
      </w:r>
      <w:r w:rsidR="006B560D" w:rsidRPr="00BC1710">
        <w:rPr>
          <w:rFonts w:ascii="Times New Roman" w:eastAsia="Times New Roman" w:hAnsi="Times New Roman" w:cs="Times New Roman"/>
          <w:color w:val="auto"/>
          <w:sz w:val="24"/>
          <w:lang w:val="es-MX"/>
        </w:rPr>
        <w:t xml:space="preserve"> El estado de la tecnología permitiría generar estos mecanismos de información a un costo marginal, especialmente si se utilizan plataformas de código de fuente abierta. Más que una </w:t>
      </w:r>
      <w:r w:rsidR="00F16D8A" w:rsidRPr="00BC1710">
        <w:rPr>
          <w:rFonts w:ascii="Times New Roman" w:eastAsia="Times New Roman" w:hAnsi="Times New Roman" w:cs="Times New Roman"/>
          <w:color w:val="auto"/>
          <w:sz w:val="24"/>
          <w:lang w:val="es-MX"/>
        </w:rPr>
        <w:t xml:space="preserve">amenaza para la redistritación, </w:t>
      </w:r>
      <w:r w:rsidR="006B560D" w:rsidRPr="00BC1710">
        <w:rPr>
          <w:rFonts w:ascii="Times New Roman" w:eastAsia="Times New Roman" w:hAnsi="Times New Roman" w:cs="Times New Roman"/>
          <w:color w:val="auto"/>
          <w:sz w:val="24"/>
          <w:lang w:val="es-MX"/>
        </w:rPr>
        <w:t>como lo pueden percibir algunos actores bur</w:t>
      </w:r>
      <w:r w:rsidR="00F16D8A" w:rsidRPr="00BC1710">
        <w:rPr>
          <w:rFonts w:ascii="Times New Roman" w:eastAsia="Times New Roman" w:hAnsi="Times New Roman" w:cs="Times New Roman"/>
          <w:color w:val="auto"/>
          <w:sz w:val="24"/>
          <w:lang w:val="es-MX"/>
        </w:rPr>
        <w:t>ocráticos o partidistas</w:t>
      </w:r>
      <w:r w:rsidR="006B560D" w:rsidRPr="00BC1710">
        <w:rPr>
          <w:rFonts w:ascii="Times New Roman" w:eastAsia="Times New Roman" w:hAnsi="Times New Roman" w:cs="Times New Roman"/>
          <w:color w:val="auto"/>
          <w:sz w:val="24"/>
          <w:lang w:val="es-MX"/>
        </w:rPr>
        <w:t xml:space="preserve">, abrir el proceso de redistritación al público obligaría a la autoridad electoral –y a los partidos políticos– a adoptar criterios claros y consistentes para formular contrapropuestas de redistritación y, a su vez, abriría las puertas para poder considerar inquietudes regionales y construir escenarios que –apegándose al marco normativo– se acerquen más a la realidad social de los electores. </w:t>
      </w:r>
    </w:p>
    <w:p w14:paraId="1B1ADA85" w14:textId="637BD595" w:rsidR="005B0486" w:rsidRPr="00BC1710" w:rsidRDefault="00B23F14" w:rsidP="0095771F">
      <w:pPr>
        <w:pStyle w:val="Heading1"/>
        <w:spacing w:line="240" w:lineRule="auto"/>
        <w:jc w:val="both"/>
        <w:rPr>
          <w:rFonts w:ascii="Times New Roman" w:hAnsi="Times New Roman" w:cs="Times New Roman"/>
          <w:b/>
          <w:color w:val="auto"/>
          <w:lang w:val="es-MX"/>
        </w:rPr>
      </w:pPr>
      <w:r w:rsidRPr="00BC1710">
        <w:rPr>
          <w:rFonts w:ascii="Times New Roman" w:hAnsi="Times New Roman" w:cs="Times New Roman"/>
          <w:b/>
          <w:color w:val="auto"/>
          <w:lang w:val="es-MX"/>
        </w:rPr>
        <w:t>III</w:t>
      </w:r>
      <w:r w:rsidR="006B560D" w:rsidRPr="00BC1710">
        <w:rPr>
          <w:rFonts w:ascii="Times New Roman" w:hAnsi="Times New Roman" w:cs="Times New Roman"/>
          <w:b/>
          <w:color w:val="auto"/>
          <w:lang w:val="es-MX"/>
        </w:rPr>
        <w:t xml:space="preserve">. El uso del </w:t>
      </w:r>
      <w:r w:rsidR="006B560D" w:rsidRPr="00BC1710">
        <w:rPr>
          <w:rFonts w:ascii="Times New Roman" w:hAnsi="Times New Roman" w:cs="Times New Roman"/>
          <w:b/>
          <w:i/>
          <w:color w:val="auto"/>
          <w:lang w:val="es-MX"/>
        </w:rPr>
        <w:t xml:space="preserve">software </w:t>
      </w:r>
      <w:r w:rsidR="006B560D" w:rsidRPr="00BC1710">
        <w:rPr>
          <w:rFonts w:ascii="Times New Roman" w:hAnsi="Times New Roman" w:cs="Times New Roman"/>
          <w:b/>
          <w:color w:val="auto"/>
          <w:lang w:val="es-MX"/>
        </w:rPr>
        <w:t>de fuente abierta y las plataformas públicas de mapeo como una posible solución</w:t>
      </w:r>
    </w:p>
    <w:p w14:paraId="703DD630" w14:textId="77777777" w:rsidR="005B0486" w:rsidRPr="00BC1710" w:rsidRDefault="006B560D" w:rsidP="0095771F">
      <w:pPr>
        <w:pStyle w:val="LO-normal"/>
        <w:spacing w:line="480" w:lineRule="auto"/>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 xml:space="preserve">La aparición y el uso de la cartografía electoral en línea en países como los Estados Unidos de América ha permitido que la ciudadanía tenga acceso directo al proceso de redistritación y que se puedan identificar con mayor precisión los intereses comunitarios. La participación ciudadana ha </w:t>
      </w:r>
      <w:r w:rsidRPr="00BC1710">
        <w:rPr>
          <w:rFonts w:ascii="Times New Roman" w:eastAsia="Times New Roman" w:hAnsi="Times New Roman" w:cs="Times New Roman"/>
          <w:color w:val="auto"/>
          <w:sz w:val="24"/>
          <w:lang w:val="es-MX"/>
        </w:rPr>
        <w:lastRenderedPageBreak/>
        <w:t>brindado a las autoridades una gama mucho más amplia de opciones para explorar, comparar y evaluar escenarios en un proceso que se ha caracterizado por sus altos niveles de politización y que, hasta hace unos años, era sólo accesible a un círculo muy pequeño de políticos y tecnócratas. La experiencia en EUA muestra que los planes creados por la ciudadanía, comparándolos con los propuestos por los legisladores, suelen tener menos sesgo partidista y generan escenarios más competitivos (Altman, Mann, McDonald y Ornstein 2010; Altman y McDonald 2010, 2011, 2012, 2014).</w:t>
      </w:r>
      <w:r w:rsidRPr="00BC1710">
        <w:rPr>
          <w:rStyle w:val="FootnoteAnchor"/>
          <w:rFonts w:ascii="Times New Roman" w:eastAsia="Times New Roman" w:hAnsi="Times New Roman" w:cs="Times New Roman"/>
          <w:color w:val="auto"/>
          <w:sz w:val="24"/>
          <w:lang w:val="es-MX"/>
        </w:rPr>
        <w:footnoteReference w:id="24"/>
      </w:r>
      <w:r w:rsidRPr="00BC1710">
        <w:rPr>
          <w:rFonts w:ascii="Times New Roman" w:eastAsia="Times New Roman" w:hAnsi="Times New Roman" w:cs="Times New Roman"/>
          <w:color w:val="auto"/>
          <w:sz w:val="24"/>
          <w:lang w:val="es-MX"/>
        </w:rPr>
        <w:t xml:space="preserve"> </w:t>
      </w:r>
    </w:p>
    <w:p w14:paraId="0F4EE048" w14:textId="10F6690B" w:rsidR="005B0486" w:rsidRPr="00BC1710" w:rsidRDefault="006B560D" w:rsidP="00AA0D48">
      <w:pPr>
        <w:pStyle w:val="LO-normal"/>
        <w:spacing w:line="480" w:lineRule="auto"/>
        <w:ind w:firstLine="720"/>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 xml:space="preserve">A continuación, utilizamos como ejemplo el </w:t>
      </w:r>
      <w:r w:rsidRPr="00BC1710">
        <w:rPr>
          <w:rFonts w:ascii="Times New Roman" w:eastAsia="Times New Roman" w:hAnsi="Times New Roman" w:cs="Times New Roman"/>
          <w:i/>
          <w:color w:val="auto"/>
          <w:sz w:val="24"/>
          <w:lang w:val="es-MX"/>
        </w:rPr>
        <w:t xml:space="preserve">District Builder </w:t>
      </w:r>
      <w:r w:rsidRPr="00BC1710">
        <w:rPr>
          <w:rFonts w:ascii="Times New Roman" w:eastAsia="Times New Roman" w:hAnsi="Times New Roman" w:cs="Times New Roman"/>
          <w:color w:val="auto"/>
          <w:sz w:val="24"/>
          <w:lang w:val="es-MX"/>
        </w:rPr>
        <w:t>(una plataforma web de mapeo de código de fuente abierta)</w:t>
      </w:r>
      <w:r w:rsidRPr="00BC1710">
        <w:rPr>
          <w:rFonts w:ascii="Times New Roman" w:eastAsia="Times New Roman" w:hAnsi="Times New Roman" w:cs="Times New Roman"/>
          <w:i/>
          <w:color w:val="auto"/>
          <w:sz w:val="24"/>
          <w:lang w:val="es-MX"/>
        </w:rPr>
        <w:t xml:space="preserve"> </w:t>
      </w:r>
      <w:r w:rsidRPr="00BC1710">
        <w:rPr>
          <w:rFonts w:ascii="Times New Roman" w:eastAsia="Times New Roman" w:hAnsi="Times New Roman" w:cs="Times New Roman"/>
          <w:color w:val="auto"/>
          <w:sz w:val="24"/>
          <w:lang w:val="es-MX"/>
        </w:rPr>
        <w:t>para ilustrar cómo este tipo de plataformas ofrecen un espacio para transparentar la redistritación y un mecanismo para que la ciudadanía participe abiertamente en estos procesos.</w:t>
      </w:r>
      <w:r w:rsidRPr="00BC1710">
        <w:rPr>
          <w:rStyle w:val="FootnoteAnchor"/>
          <w:rFonts w:ascii="Times New Roman" w:eastAsia="Times New Roman" w:hAnsi="Times New Roman" w:cs="Times New Roman"/>
          <w:color w:val="auto"/>
          <w:sz w:val="24"/>
          <w:lang w:val="es-MX"/>
        </w:rPr>
        <w:footnoteReference w:id="25"/>
      </w:r>
      <w:r w:rsidRPr="00BC1710">
        <w:rPr>
          <w:rFonts w:ascii="Times New Roman" w:eastAsia="Times New Roman" w:hAnsi="Times New Roman" w:cs="Times New Roman"/>
          <w:color w:val="auto"/>
          <w:sz w:val="24"/>
          <w:lang w:val="es-MX"/>
        </w:rPr>
        <w:t xml:space="preserve">  A través de este tipo de plataformas –que pueden ser alberg</w:t>
      </w:r>
      <w:r w:rsidR="00673DC0" w:rsidRPr="00BC1710">
        <w:rPr>
          <w:rFonts w:ascii="Times New Roman" w:eastAsia="Times New Roman" w:hAnsi="Times New Roman" w:cs="Times New Roman"/>
          <w:color w:val="auto"/>
          <w:sz w:val="24"/>
          <w:lang w:val="es-MX"/>
        </w:rPr>
        <w:t xml:space="preserve">adas por la autoridad electoral, una institución académica </w:t>
      </w:r>
      <w:r w:rsidRPr="00BC1710">
        <w:rPr>
          <w:rFonts w:ascii="Times New Roman" w:eastAsia="Times New Roman" w:hAnsi="Times New Roman" w:cs="Times New Roman"/>
          <w:color w:val="auto"/>
          <w:sz w:val="24"/>
          <w:lang w:val="es-MX"/>
        </w:rPr>
        <w:t xml:space="preserve">o por una organización no gubernamental– los ciudadanos tienen acceso a la información vinculada al proceso de redistritación, pueden crear sus propios distritos, evaluar escenarios, comparar planes, y formular sugerencias. </w:t>
      </w:r>
    </w:p>
    <w:p w14:paraId="52B9BCCB" w14:textId="457D415B" w:rsidR="005B0486" w:rsidRPr="00BC1710" w:rsidRDefault="00F16D8A" w:rsidP="0054223F">
      <w:pPr>
        <w:pStyle w:val="LO-normal"/>
        <w:spacing w:line="480" w:lineRule="auto"/>
        <w:ind w:firstLine="720"/>
        <w:jc w:val="both"/>
        <w:rPr>
          <w:rFonts w:ascii="Times New Roman" w:eastAsia="Tahoma" w:hAnsi="Times New Roman" w:cs="Times New Roman"/>
          <w:color w:val="auto"/>
          <w:sz w:val="24"/>
          <w:szCs w:val="24"/>
          <w:lang w:val="es-MX"/>
        </w:rPr>
      </w:pPr>
      <w:r w:rsidRPr="00BC1710">
        <w:rPr>
          <w:rFonts w:ascii="Times New Roman" w:eastAsia="Times New Roman" w:hAnsi="Times New Roman" w:cs="Times New Roman"/>
          <w:color w:val="auto"/>
          <w:sz w:val="24"/>
          <w:lang w:val="es-MX"/>
        </w:rPr>
        <w:t xml:space="preserve">Este tipo de herramientas </w:t>
      </w:r>
      <w:r w:rsidR="00673DC0" w:rsidRPr="00BC1710">
        <w:rPr>
          <w:rFonts w:ascii="Times New Roman" w:eastAsia="Times New Roman" w:hAnsi="Times New Roman" w:cs="Times New Roman"/>
          <w:color w:val="auto"/>
          <w:sz w:val="24"/>
          <w:lang w:val="es-MX"/>
        </w:rPr>
        <w:t>permitiría</w:t>
      </w:r>
      <w:r w:rsidR="006B560D" w:rsidRPr="00BC1710">
        <w:rPr>
          <w:rFonts w:ascii="Times New Roman" w:eastAsia="Times New Roman" w:hAnsi="Times New Roman" w:cs="Times New Roman"/>
          <w:color w:val="auto"/>
          <w:sz w:val="24"/>
          <w:szCs w:val="24"/>
          <w:lang w:val="es-MX"/>
        </w:rPr>
        <w:t xml:space="preserve"> a los usuarios crear distritos a partir de un escena</w:t>
      </w:r>
      <w:r w:rsidR="00673DC0" w:rsidRPr="00BC1710">
        <w:rPr>
          <w:rFonts w:ascii="Times New Roman" w:eastAsia="Times New Roman" w:hAnsi="Times New Roman" w:cs="Times New Roman"/>
          <w:color w:val="auto"/>
          <w:sz w:val="24"/>
          <w:szCs w:val="24"/>
          <w:lang w:val="es-MX"/>
        </w:rPr>
        <w:t xml:space="preserve">rio en blanco, pero también </w:t>
      </w:r>
      <w:r w:rsidR="006B560D" w:rsidRPr="00BC1710">
        <w:rPr>
          <w:rFonts w:ascii="Times New Roman" w:eastAsia="Times New Roman" w:hAnsi="Times New Roman" w:cs="Times New Roman"/>
          <w:color w:val="auto"/>
          <w:sz w:val="24"/>
          <w:szCs w:val="24"/>
          <w:lang w:val="es-MX"/>
        </w:rPr>
        <w:t xml:space="preserve">visualizar y editar los planos vigentes de la cartografía electoral tanto local, como federal. A su vez, se </w:t>
      </w:r>
      <w:r w:rsidR="00673DC0" w:rsidRPr="00BC1710">
        <w:rPr>
          <w:rFonts w:ascii="Times New Roman" w:eastAsia="Times New Roman" w:hAnsi="Times New Roman" w:cs="Times New Roman"/>
          <w:color w:val="auto"/>
          <w:sz w:val="24"/>
          <w:szCs w:val="24"/>
          <w:lang w:val="es-MX"/>
        </w:rPr>
        <w:t>podría</w:t>
      </w:r>
      <w:r w:rsidR="006B560D" w:rsidRPr="00BC1710">
        <w:rPr>
          <w:rFonts w:ascii="Times New Roman" w:eastAsia="Times New Roman" w:hAnsi="Times New Roman" w:cs="Times New Roman"/>
          <w:color w:val="auto"/>
          <w:sz w:val="24"/>
          <w:szCs w:val="24"/>
          <w:lang w:val="es-MX"/>
        </w:rPr>
        <w:t xml:space="preserve"> poner a disposición del público la cartografía electoral de años anteriores para realizar comparaciones o analizar el efecto político que ha tenido la </w:t>
      </w:r>
      <w:r w:rsidR="006B560D" w:rsidRPr="00BC1710">
        <w:rPr>
          <w:rFonts w:ascii="Times New Roman" w:eastAsia="Times New Roman" w:hAnsi="Times New Roman" w:cs="Times New Roman"/>
          <w:color w:val="auto"/>
          <w:sz w:val="24"/>
          <w:szCs w:val="24"/>
          <w:lang w:val="es-MX"/>
        </w:rPr>
        <w:lastRenderedPageBreak/>
        <w:t xml:space="preserve">evolución de la cartografía electoral en el país. </w:t>
      </w:r>
      <w:r w:rsidR="0054223F" w:rsidRPr="00BC1710">
        <w:rPr>
          <w:rFonts w:ascii="Times New Roman" w:eastAsia="Times New Roman" w:hAnsi="Times New Roman" w:cs="Times New Roman"/>
          <w:color w:val="auto"/>
          <w:sz w:val="24"/>
          <w:szCs w:val="24"/>
          <w:lang w:val="es-MX"/>
        </w:rPr>
        <w:t>Este tipo de</w:t>
      </w:r>
      <w:r w:rsidR="006B560D" w:rsidRPr="00BC1710">
        <w:rPr>
          <w:rFonts w:ascii="Times New Roman" w:eastAsia="Times New Roman" w:hAnsi="Times New Roman" w:cs="Times New Roman"/>
          <w:color w:val="auto"/>
          <w:sz w:val="24"/>
          <w:szCs w:val="24"/>
          <w:lang w:val="es-MX"/>
        </w:rPr>
        <w:t xml:space="preserve"> sistema</w:t>
      </w:r>
      <w:r w:rsidR="0054223F" w:rsidRPr="00BC1710">
        <w:rPr>
          <w:rFonts w:ascii="Times New Roman" w:eastAsia="Times New Roman" w:hAnsi="Times New Roman" w:cs="Times New Roman"/>
          <w:color w:val="auto"/>
          <w:sz w:val="24"/>
          <w:szCs w:val="24"/>
          <w:lang w:val="es-MX"/>
        </w:rPr>
        <w:t>s</w:t>
      </w:r>
      <w:r w:rsidR="006B560D" w:rsidRPr="00BC1710">
        <w:rPr>
          <w:rFonts w:ascii="Times New Roman" w:eastAsia="Times New Roman" w:hAnsi="Times New Roman" w:cs="Times New Roman"/>
          <w:color w:val="auto"/>
          <w:sz w:val="24"/>
          <w:szCs w:val="24"/>
          <w:lang w:val="es-MX"/>
        </w:rPr>
        <w:t xml:space="preserve"> permite</w:t>
      </w:r>
      <w:r w:rsidR="0054223F" w:rsidRPr="00BC1710">
        <w:rPr>
          <w:rFonts w:ascii="Times New Roman" w:eastAsia="Times New Roman" w:hAnsi="Times New Roman" w:cs="Times New Roman"/>
          <w:color w:val="auto"/>
          <w:sz w:val="24"/>
          <w:szCs w:val="24"/>
          <w:lang w:val="es-MX"/>
        </w:rPr>
        <w:t>n</w:t>
      </w:r>
      <w:r w:rsidR="006B560D" w:rsidRPr="00BC1710">
        <w:rPr>
          <w:rFonts w:ascii="Times New Roman" w:eastAsia="Times New Roman" w:hAnsi="Times New Roman" w:cs="Times New Roman"/>
          <w:color w:val="auto"/>
          <w:sz w:val="24"/>
          <w:szCs w:val="24"/>
          <w:lang w:val="es-MX"/>
        </w:rPr>
        <w:t xml:space="preserve"> compartir la información, almacenar las propuestas, y descargar los archivos en formatos de fácil acceso para cualquier sistema de información geográfica (</w:t>
      </w:r>
      <w:r w:rsidR="006B560D" w:rsidRPr="00BC1710">
        <w:rPr>
          <w:rFonts w:ascii="Times New Roman" w:eastAsia="Times New Roman" w:hAnsi="Times New Roman" w:cs="Times New Roman"/>
          <w:i/>
          <w:color w:val="auto"/>
          <w:sz w:val="24"/>
          <w:szCs w:val="24"/>
          <w:lang w:val="es-MX"/>
        </w:rPr>
        <w:t>GIS</w:t>
      </w:r>
      <w:r w:rsidR="006B560D" w:rsidRPr="00BC1710">
        <w:rPr>
          <w:rFonts w:ascii="Times New Roman" w:eastAsia="Times New Roman" w:hAnsi="Times New Roman" w:cs="Times New Roman"/>
          <w:color w:val="auto"/>
          <w:sz w:val="24"/>
          <w:szCs w:val="24"/>
          <w:lang w:val="es-MX"/>
        </w:rPr>
        <w:t>). Dado que el proceso de redistritación es un proceso complejo que conlleva distintas etapas e involucra a distintos actores, este tipo de plataformas pueden funcionar como un mecanismo de comuniciación entre el público y la autoridad</w:t>
      </w:r>
      <w:r w:rsidR="0054223F" w:rsidRPr="00BC1710">
        <w:rPr>
          <w:rFonts w:ascii="Times New Roman" w:eastAsia="Times New Roman" w:hAnsi="Times New Roman" w:cs="Times New Roman"/>
          <w:color w:val="auto"/>
          <w:sz w:val="24"/>
          <w:szCs w:val="24"/>
          <w:lang w:val="es-MX"/>
        </w:rPr>
        <w:t xml:space="preserve">, y satisfacer las tres condiciones necesarias descritas en líneas anteriores para </w:t>
      </w:r>
      <w:r w:rsidR="0054223F" w:rsidRPr="00BC1710">
        <w:rPr>
          <w:rFonts w:ascii="Times New Roman" w:eastAsia="Tahoma" w:hAnsi="Times New Roman" w:cs="Times New Roman"/>
          <w:color w:val="auto"/>
          <w:sz w:val="24"/>
          <w:szCs w:val="24"/>
          <w:lang w:val="es-MX"/>
        </w:rPr>
        <w:t xml:space="preserve">que </w:t>
      </w:r>
      <w:r w:rsidR="0054223F" w:rsidRPr="00BC1710">
        <w:rPr>
          <w:rFonts w:ascii="Times New Roman" w:eastAsia="Tahoma" w:hAnsi="Times New Roman" w:cs="Times New Roman"/>
          <w:i/>
          <w:color w:val="auto"/>
          <w:sz w:val="24"/>
          <w:szCs w:val="24"/>
          <w:lang w:val="es-MX"/>
        </w:rPr>
        <w:t>la transparencia</w:t>
      </w:r>
      <w:r w:rsidR="0054223F" w:rsidRPr="00BC1710">
        <w:rPr>
          <w:rFonts w:ascii="Times New Roman" w:eastAsia="Tahoma" w:hAnsi="Times New Roman" w:cs="Times New Roman"/>
          <w:color w:val="auto"/>
          <w:sz w:val="24"/>
          <w:szCs w:val="24"/>
          <w:lang w:val="es-MX"/>
        </w:rPr>
        <w:t xml:space="preserve"> se traduzca en </w:t>
      </w:r>
      <w:r w:rsidR="0054223F" w:rsidRPr="00BC1710">
        <w:rPr>
          <w:rFonts w:ascii="Times New Roman" w:eastAsia="Tahoma" w:hAnsi="Times New Roman" w:cs="Times New Roman"/>
          <w:i/>
          <w:color w:val="auto"/>
          <w:sz w:val="24"/>
          <w:szCs w:val="24"/>
          <w:lang w:val="es-MX"/>
        </w:rPr>
        <w:t>rendición de cuentas</w:t>
      </w:r>
      <w:r w:rsidR="0054223F" w:rsidRPr="00BC1710">
        <w:rPr>
          <w:rFonts w:ascii="Times New Roman" w:eastAsia="Tahoma" w:hAnsi="Times New Roman" w:cs="Times New Roman"/>
          <w:color w:val="auto"/>
          <w:sz w:val="24"/>
          <w:szCs w:val="24"/>
          <w:lang w:val="es-MX"/>
        </w:rPr>
        <w:t xml:space="preserve"> efectiva. </w:t>
      </w:r>
    </w:p>
    <w:p w14:paraId="3A8CA405" w14:textId="77777777" w:rsidR="005B0486" w:rsidRPr="00BC1710" w:rsidRDefault="006B560D" w:rsidP="00164BEB">
      <w:pPr>
        <w:pStyle w:val="LO-normal"/>
        <w:spacing w:line="240" w:lineRule="auto"/>
        <w:contextualSpacing/>
        <w:jc w:val="center"/>
        <w:rPr>
          <w:rFonts w:ascii="Times New Roman" w:eastAsia="Times New Roman" w:hAnsi="Times New Roman" w:cs="Times New Roman"/>
          <w:b/>
          <w:color w:val="auto"/>
          <w:sz w:val="24"/>
          <w:lang w:val="es-MX"/>
        </w:rPr>
      </w:pPr>
      <w:r w:rsidRPr="00BC1710">
        <w:rPr>
          <w:rFonts w:ascii="Times New Roman" w:eastAsia="Times New Roman" w:hAnsi="Times New Roman" w:cs="Times New Roman"/>
          <w:b/>
          <w:color w:val="auto"/>
          <w:sz w:val="24"/>
          <w:lang w:val="es-MX"/>
        </w:rPr>
        <w:t>[Insertar la Figura 1 aproximadamente aquí]</w:t>
      </w:r>
    </w:p>
    <w:p w14:paraId="407D195A" w14:textId="77777777" w:rsidR="005B0486" w:rsidRPr="00BC1710" w:rsidRDefault="005B0486" w:rsidP="0095771F">
      <w:pPr>
        <w:pStyle w:val="LO-normal"/>
        <w:spacing w:line="240" w:lineRule="auto"/>
        <w:ind w:firstLine="720"/>
        <w:jc w:val="both"/>
        <w:rPr>
          <w:rFonts w:ascii="Times New Roman" w:eastAsia="Times New Roman" w:hAnsi="Times New Roman" w:cs="Times New Roman"/>
          <w:color w:val="auto"/>
          <w:sz w:val="24"/>
          <w:szCs w:val="24"/>
          <w:lang w:val="es-MX"/>
        </w:rPr>
      </w:pPr>
    </w:p>
    <w:p w14:paraId="1A425AC1" w14:textId="77777777" w:rsidR="005B0486" w:rsidRPr="00BC1710" w:rsidRDefault="006B560D" w:rsidP="0095771F">
      <w:pPr>
        <w:pStyle w:val="LO-normal"/>
        <w:spacing w:line="480" w:lineRule="auto"/>
        <w:ind w:firstLine="720"/>
        <w:jc w:val="both"/>
        <w:rPr>
          <w:rFonts w:ascii="Times New Roman" w:hAnsi="Times New Roman" w:cs="Times New Roman"/>
          <w:color w:val="auto"/>
          <w:sz w:val="24"/>
          <w:szCs w:val="24"/>
          <w:lang w:val="es-MX"/>
        </w:rPr>
      </w:pPr>
      <w:r w:rsidRPr="00BC1710">
        <w:rPr>
          <w:rFonts w:ascii="Times New Roman" w:hAnsi="Times New Roman" w:cs="Times New Roman"/>
          <w:color w:val="auto"/>
          <w:sz w:val="24"/>
          <w:szCs w:val="24"/>
          <w:lang w:val="es-MX"/>
        </w:rPr>
        <w:t xml:space="preserve">Las figuras 1 y 2 muestran el despliegue visual de la cartografía electoral en el Estado de México utilizando el </w:t>
      </w:r>
      <w:r w:rsidRPr="00BC1710">
        <w:rPr>
          <w:rFonts w:ascii="Times New Roman" w:hAnsi="Times New Roman" w:cs="Times New Roman"/>
          <w:i/>
          <w:color w:val="auto"/>
          <w:sz w:val="24"/>
          <w:szCs w:val="24"/>
          <w:lang w:val="es-MX"/>
        </w:rPr>
        <w:t>District Builder</w:t>
      </w:r>
      <w:r w:rsidRPr="00BC1710">
        <w:rPr>
          <w:rFonts w:ascii="Times New Roman" w:hAnsi="Times New Roman" w:cs="Times New Roman"/>
          <w:color w:val="auto"/>
          <w:sz w:val="24"/>
          <w:szCs w:val="24"/>
          <w:lang w:val="es-MX"/>
        </w:rPr>
        <w:t xml:space="preserve">. La Figura 1 muestra la cartografía a nivel distrito y la Figura 2 a nivel seccional. La plataforma cambia las capas automáticamente al hacer acercamientos con el cursor (muy similar a la interfaz de </w:t>
      </w:r>
      <w:r w:rsidRPr="00BC1710">
        <w:rPr>
          <w:rFonts w:ascii="Times New Roman" w:hAnsi="Times New Roman" w:cs="Times New Roman"/>
          <w:i/>
          <w:color w:val="auto"/>
          <w:sz w:val="24"/>
          <w:szCs w:val="24"/>
          <w:lang w:val="es-MX"/>
        </w:rPr>
        <w:t xml:space="preserve">Google Maps). </w:t>
      </w:r>
      <w:r w:rsidRPr="00BC1710">
        <w:rPr>
          <w:rFonts w:ascii="Times New Roman" w:hAnsi="Times New Roman" w:cs="Times New Roman"/>
          <w:color w:val="auto"/>
          <w:sz w:val="24"/>
          <w:szCs w:val="24"/>
          <w:lang w:val="es-MX"/>
        </w:rPr>
        <w:t xml:space="preserve">En ambas figuras, aparece de lado derecho de la pantalla una calculadora en donde se muestran los valores asociados a distintas variables que han sido incorporadas al sistema. Toda la información sociodemográfica asociada a los resultados censales (número de habitantes, ingreso, educación, género, edad); los valores asociados a los componentes utilizados en el proceso de redistritación (como el porcentaje de población indígena, la contigüidad y continuidad geográfica, la integridad municipal, la compacidad geométrica y los tiempos de traslado inter-municipales); los resultados electorales anteriores (incluido cualquier índice de competitividad electoral); o los indicadores generados por otras instituciones (delitos, secuestro, extorsión), se pueden visualizar en este espacio. A su vez, la plataforma permite que los usuarios seleccionen una sección electoral –o un grupo de secciones– y las muevan manualmente de un distrito al otro. El sistema calcula automáticamente la nueva distribución de los variables desplegadas en la calculadora. Esto </w:t>
      </w:r>
      <w:r w:rsidRPr="00BC1710">
        <w:rPr>
          <w:rFonts w:ascii="Times New Roman" w:hAnsi="Times New Roman" w:cs="Times New Roman"/>
          <w:color w:val="auto"/>
          <w:sz w:val="24"/>
          <w:szCs w:val="24"/>
          <w:lang w:val="es-MX"/>
        </w:rPr>
        <w:lastRenderedPageBreak/>
        <w:t>permite a los usuarios maximizar la capacidad para generar análisis geo-espacial y comunicar las necesidades o intereses comunitarios de un grupo a la autoridad electoral.</w:t>
      </w:r>
    </w:p>
    <w:p w14:paraId="7EA05568" w14:textId="77777777" w:rsidR="005B0486" w:rsidRPr="00BC1710" w:rsidRDefault="005B0486" w:rsidP="0095771F">
      <w:pPr>
        <w:pStyle w:val="LO-normal"/>
        <w:spacing w:line="240" w:lineRule="auto"/>
        <w:ind w:left="450"/>
        <w:contextualSpacing/>
        <w:jc w:val="both"/>
        <w:rPr>
          <w:rFonts w:ascii="Times New Roman" w:hAnsi="Times New Roman" w:cs="Times New Roman"/>
          <w:color w:val="auto"/>
          <w:sz w:val="24"/>
          <w:szCs w:val="24"/>
          <w:lang w:val="es-MX"/>
        </w:rPr>
      </w:pPr>
    </w:p>
    <w:p w14:paraId="67F978EE" w14:textId="77777777" w:rsidR="005B0486" w:rsidRPr="00BC1710" w:rsidRDefault="006B560D" w:rsidP="00164BEB">
      <w:pPr>
        <w:pStyle w:val="LO-normal"/>
        <w:spacing w:line="240" w:lineRule="auto"/>
        <w:contextualSpacing/>
        <w:jc w:val="center"/>
        <w:rPr>
          <w:rFonts w:ascii="Times New Roman" w:eastAsia="Times New Roman" w:hAnsi="Times New Roman" w:cs="Times New Roman"/>
          <w:b/>
          <w:color w:val="auto"/>
          <w:sz w:val="24"/>
          <w:lang w:val="es-MX"/>
        </w:rPr>
      </w:pPr>
      <w:r w:rsidRPr="00BC1710">
        <w:rPr>
          <w:rFonts w:ascii="Times New Roman" w:eastAsia="Times New Roman" w:hAnsi="Times New Roman" w:cs="Times New Roman"/>
          <w:b/>
          <w:color w:val="auto"/>
          <w:sz w:val="24"/>
          <w:lang w:val="es-MX"/>
        </w:rPr>
        <w:t>[Insertar la Figura 2 aproximadamente aquí]</w:t>
      </w:r>
    </w:p>
    <w:p w14:paraId="68A12FEE" w14:textId="77777777" w:rsidR="005B0486" w:rsidRPr="00BC1710" w:rsidRDefault="005B0486" w:rsidP="0095771F">
      <w:pPr>
        <w:pStyle w:val="LO-normal"/>
        <w:spacing w:line="240" w:lineRule="auto"/>
        <w:contextualSpacing/>
        <w:jc w:val="both"/>
        <w:rPr>
          <w:rFonts w:ascii="Times New Roman" w:hAnsi="Times New Roman" w:cs="Times New Roman"/>
          <w:color w:val="auto"/>
          <w:lang w:val="es-MX"/>
        </w:rPr>
      </w:pPr>
    </w:p>
    <w:p w14:paraId="0AB8A5C4" w14:textId="3154ABFC" w:rsidR="005B0486" w:rsidRPr="00BC1710" w:rsidRDefault="006B560D" w:rsidP="0095771F">
      <w:pPr>
        <w:pStyle w:val="LO-normal"/>
        <w:spacing w:line="480" w:lineRule="auto"/>
        <w:ind w:firstLine="720"/>
        <w:jc w:val="both"/>
        <w:rPr>
          <w:rFonts w:ascii="Times New Roman" w:hAnsi="Times New Roman" w:cs="Times New Roman"/>
          <w:color w:val="auto"/>
          <w:sz w:val="24"/>
          <w:szCs w:val="24"/>
          <w:lang w:val="es-MX"/>
        </w:rPr>
      </w:pPr>
      <w:r w:rsidRPr="00BC1710">
        <w:rPr>
          <w:rFonts w:ascii="Times New Roman" w:hAnsi="Times New Roman" w:cs="Times New Roman"/>
          <w:color w:val="auto"/>
          <w:sz w:val="24"/>
          <w:szCs w:val="24"/>
          <w:lang w:val="es-MX"/>
        </w:rPr>
        <w:t>La herramienta permite seleccionar una variable –o un grupo de variables– y generar una base de datos descargable para que los usuarios puedan analizar la información y los cambios que se han producido en los distintos escenarios. La calculadora que se muestra en las figuras an</w:t>
      </w:r>
      <w:r w:rsidR="004C233F">
        <w:rPr>
          <w:rFonts w:ascii="Times New Roman" w:hAnsi="Times New Roman" w:cs="Times New Roman"/>
          <w:color w:val="auto"/>
          <w:sz w:val="24"/>
          <w:szCs w:val="24"/>
          <w:lang w:val="es-MX"/>
        </w:rPr>
        <w:t>teriores, por ejemplo, podría</w:t>
      </w:r>
      <w:r w:rsidRPr="00BC1710">
        <w:rPr>
          <w:rFonts w:ascii="Times New Roman" w:hAnsi="Times New Roman" w:cs="Times New Roman"/>
          <w:color w:val="auto"/>
          <w:sz w:val="24"/>
          <w:szCs w:val="24"/>
          <w:lang w:val="es-MX"/>
        </w:rPr>
        <w:t xml:space="preserve"> incrementar sustancialmente los niveles de transparencia alrededor del proceso ya que obliga a cualquier usuario a entablar un diálogo (especialmente con las autoridades encargadas de la redistritación) de forma objetiva y a través de valores cuantitativos. Esta herramienta es especialmente útil para que cualquier usuario pueda analizar los valores de cada componente (población, compacidad geométrica, integridad municipal, tiempos de traslado), así como el efecto político que tienen cada una de las contrapropuestas que formulan los distintos partidos políticos durante el proceso de redistritación. </w:t>
      </w:r>
    </w:p>
    <w:p w14:paraId="09A5E474" w14:textId="77777777" w:rsidR="00625992" w:rsidRPr="00BC1710" w:rsidRDefault="006B560D" w:rsidP="0095771F">
      <w:pPr>
        <w:pStyle w:val="LO-normal"/>
        <w:spacing w:line="480" w:lineRule="auto"/>
        <w:jc w:val="both"/>
        <w:rPr>
          <w:rFonts w:ascii="Times New Roman" w:hAnsi="Times New Roman" w:cs="Times New Roman"/>
          <w:color w:val="auto"/>
          <w:sz w:val="24"/>
          <w:szCs w:val="24"/>
          <w:lang w:val="es-MX"/>
        </w:rPr>
      </w:pPr>
      <w:r w:rsidRPr="00BC1710">
        <w:rPr>
          <w:rFonts w:ascii="Times New Roman" w:hAnsi="Times New Roman" w:cs="Times New Roman"/>
          <w:color w:val="auto"/>
          <w:sz w:val="24"/>
          <w:szCs w:val="24"/>
          <w:lang w:val="es-MX"/>
        </w:rPr>
        <w:tab/>
        <w:t xml:space="preserve">La plataforma también permite socializar y compartir escenarios. El sistema automáticamente guarda los cambios realizados en el servidor y genera un </w:t>
      </w:r>
      <w:r w:rsidRPr="00BC1710">
        <w:rPr>
          <w:rFonts w:ascii="Times New Roman" w:hAnsi="Times New Roman" w:cs="Times New Roman"/>
          <w:i/>
          <w:color w:val="auto"/>
          <w:sz w:val="24"/>
          <w:szCs w:val="24"/>
          <w:lang w:val="es-MX"/>
        </w:rPr>
        <w:t>link</w:t>
      </w:r>
      <w:r w:rsidRPr="00BC1710">
        <w:rPr>
          <w:rFonts w:ascii="Times New Roman" w:hAnsi="Times New Roman" w:cs="Times New Roman"/>
          <w:color w:val="auto"/>
          <w:sz w:val="24"/>
          <w:szCs w:val="24"/>
          <w:lang w:val="es-MX"/>
        </w:rPr>
        <w:t xml:space="preserve"> para que el usuario pueda compartir su mapa a través de un correo electrónico o medio social. El </w:t>
      </w:r>
      <w:r w:rsidRPr="00BC1710">
        <w:rPr>
          <w:rFonts w:ascii="Times New Roman" w:hAnsi="Times New Roman" w:cs="Times New Roman"/>
          <w:i/>
          <w:color w:val="auto"/>
          <w:sz w:val="24"/>
          <w:szCs w:val="24"/>
          <w:lang w:val="es-MX"/>
        </w:rPr>
        <w:t xml:space="preserve">software </w:t>
      </w:r>
      <w:r w:rsidRPr="00BC1710">
        <w:rPr>
          <w:rFonts w:ascii="Times New Roman" w:hAnsi="Times New Roman" w:cs="Times New Roman"/>
          <w:color w:val="auto"/>
          <w:sz w:val="24"/>
          <w:szCs w:val="24"/>
          <w:lang w:val="es-MX"/>
        </w:rPr>
        <w:t xml:space="preserve">también permite descargar la cartografía en formato CSV para que pueda ser utilizada en cualquier aplicación de </w:t>
      </w:r>
      <w:r w:rsidRPr="00BC1710">
        <w:rPr>
          <w:rFonts w:ascii="Times New Roman" w:hAnsi="Times New Roman" w:cs="Times New Roman"/>
          <w:i/>
          <w:color w:val="auto"/>
          <w:sz w:val="24"/>
          <w:szCs w:val="24"/>
          <w:lang w:val="es-MX"/>
        </w:rPr>
        <w:t xml:space="preserve">GIS. </w:t>
      </w:r>
      <w:r w:rsidRPr="00BC1710">
        <w:rPr>
          <w:rFonts w:ascii="Times New Roman" w:hAnsi="Times New Roman" w:cs="Times New Roman"/>
          <w:color w:val="auto"/>
          <w:sz w:val="24"/>
          <w:szCs w:val="24"/>
          <w:lang w:val="es-MX"/>
        </w:rPr>
        <w:t xml:space="preserve">Por último, la plataforma ofrece la posibilidad de que el usuario verifique que su plan distrital cumpla con todos los criterios normativos establecidos por la autoridad electoral. La herramienta filtra cada plan, verifica que cumpla con todas las restricciones (por ejemplo, que la desviación poblacional de cada distrito no rebase el porcentaje máximo permitido) y determina qué lugar ocupa ese plan con respecto al resto de los planes </w:t>
      </w:r>
      <w:r w:rsidRPr="00BC1710">
        <w:rPr>
          <w:rFonts w:ascii="Times New Roman" w:hAnsi="Times New Roman" w:cs="Times New Roman"/>
          <w:color w:val="auto"/>
          <w:sz w:val="24"/>
          <w:szCs w:val="24"/>
          <w:lang w:val="es-MX"/>
        </w:rPr>
        <w:lastRenderedPageBreak/>
        <w:t xml:space="preserve">distritales propuestos por otros usuarios (incluidos los planes sugeridos por los partidos políticos y el primer escenario producido por el proceso de automatización). Este </w:t>
      </w:r>
      <w:r w:rsidRPr="00BC1710">
        <w:rPr>
          <w:rFonts w:ascii="Times New Roman" w:hAnsi="Times New Roman" w:cs="Times New Roman"/>
          <w:i/>
          <w:color w:val="auto"/>
          <w:sz w:val="24"/>
          <w:szCs w:val="24"/>
          <w:lang w:val="es-MX"/>
        </w:rPr>
        <w:t xml:space="preserve">ranking </w:t>
      </w:r>
      <w:r w:rsidRPr="00BC1710">
        <w:rPr>
          <w:rFonts w:ascii="Times New Roman" w:hAnsi="Times New Roman" w:cs="Times New Roman"/>
          <w:color w:val="auto"/>
          <w:sz w:val="24"/>
          <w:szCs w:val="24"/>
          <w:lang w:val="es-MX"/>
        </w:rPr>
        <w:t>es público y</w:t>
      </w:r>
      <w:r w:rsidRPr="00BC1710">
        <w:rPr>
          <w:rFonts w:ascii="Times New Roman" w:hAnsi="Times New Roman" w:cs="Times New Roman"/>
          <w:i/>
          <w:color w:val="auto"/>
          <w:sz w:val="24"/>
          <w:szCs w:val="24"/>
          <w:lang w:val="es-MX"/>
        </w:rPr>
        <w:t xml:space="preserve"> </w:t>
      </w:r>
      <w:r w:rsidRPr="00BC1710">
        <w:rPr>
          <w:rFonts w:ascii="Times New Roman" w:hAnsi="Times New Roman" w:cs="Times New Roman"/>
          <w:color w:val="auto"/>
          <w:sz w:val="24"/>
          <w:szCs w:val="24"/>
          <w:lang w:val="es-MX"/>
        </w:rPr>
        <w:t xml:space="preserve">se hace con base en las restricciones legales y técnicas impuestas por la autoridad electoral. </w:t>
      </w:r>
    </w:p>
    <w:p w14:paraId="68BBFDAF" w14:textId="34F5F13C" w:rsidR="005B0486" w:rsidRPr="00BC1710" w:rsidRDefault="00625992" w:rsidP="004C233F">
      <w:pPr>
        <w:ind w:firstLine="720"/>
        <w:jc w:val="both"/>
        <w:rPr>
          <w:rFonts w:eastAsia="Times New Roman" w:cs="Times New Roman"/>
          <w:color w:val="auto"/>
        </w:rPr>
      </w:pPr>
      <w:r w:rsidRPr="00BC1710">
        <w:rPr>
          <w:rFonts w:ascii="Times New Roman" w:hAnsi="Times New Roman" w:cs="Times New Roman"/>
          <w:color w:val="auto"/>
          <w:sz w:val="24"/>
          <w:szCs w:val="24"/>
          <w:lang w:val="es-MX"/>
        </w:rPr>
        <w:t>En síntesis, este tipo de</w:t>
      </w:r>
      <w:r w:rsidR="006B560D" w:rsidRPr="00BC1710">
        <w:rPr>
          <w:rFonts w:ascii="Times New Roman" w:hAnsi="Times New Roman" w:cs="Times New Roman"/>
          <w:color w:val="auto"/>
          <w:sz w:val="24"/>
          <w:szCs w:val="24"/>
          <w:lang w:val="es-MX"/>
        </w:rPr>
        <w:t xml:space="preserve"> herramienta</w:t>
      </w:r>
      <w:r w:rsidRPr="00BC1710">
        <w:rPr>
          <w:rFonts w:ascii="Times New Roman" w:hAnsi="Times New Roman" w:cs="Times New Roman"/>
          <w:color w:val="auto"/>
          <w:sz w:val="24"/>
          <w:szCs w:val="24"/>
          <w:lang w:val="es-MX"/>
        </w:rPr>
        <w:t>s</w:t>
      </w:r>
      <w:r w:rsidR="006B560D" w:rsidRPr="00BC1710">
        <w:rPr>
          <w:rFonts w:ascii="Times New Roman" w:hAnsi="Times New Roman" w:cs="Times New Roman"/>
          <w:color w:val="auto"/>
          <w:sz w:val="24"/>
          <w:szCs w:val="24"/>
          <w:lang w:val="es-MX"/>
        </w:rPr>
        <w:t xml:space="preserve"> abre</w:t>
      </w:r>
      <w:r w:rsidRPr="00BC1710">
        <w:rPr>
          <w:rFonts w:ascii="Times New Roman" w:hAnsi="Times New Roman" w:cs="Times New Roman"/>
          <w:color w:val="auto"/>
          <w:sz w:val="24"/>
          <w:szCs w:val="24"/>
          <w:lang w:val="es-MX"/>
        </w:rPr>
        <w:t>n</w:t>
      </w:r>
      <w:r w:rsidR="006B560D" w:rsidRPr="00BC1710">
        <w:rPr>
          <w:rFonts w:ascii="Times New Roman" w:hAnsi="Times New Roman" w:cs="Times New Roman"/>
          <w:color w:val="auto"/>
          <w:sz w:val="24"/>
          <w:szCs w:val="24"/>
          <w:lang w:val="es-MX"/>
        </w:rPr>
        <w:t xml:space="preserve"> una ventana </w:t>
      </w:r>
      <w:r w:rsidRPr="00BC1710">
        <w:rPr>
          <w:rFonts w:ascii="Times New Roman" w:hAnsi="Times New Roman" w:cs="Times New Roman"/>
          <w:color w:val="auto"/>
          <w:sz w:val="24"/>
          <w:szCs w:val="24"/>
          <w:lang w:val="es-MX"/>
        </w:rPr>
        <w:t xml:space="preserve">importante </w:t>
      </w:r>
      <w:r w:rsidR="006B560D" w:rsidRPr="00BC1710">
        <w:rPr>
          <w:rFonts w:ascii="Times New Roman" w:hAnsi="Times New Roman" w:cs="Times New Roman"/>
          <w:color w:val="auto"/>
          <w:sz w:val="24"/>
          <w:szCs w:val="24"/>
          <w:lang w:val="es-MX"/>
        </w:rPr>
        <w:t xml:space="preserve">para que cualquier ciudadano pueda participar en la redistritación, comunicar sus necesidades e intereses y, al mismo tiempo, le permite </w:t>
      </w:r>
      <w:r w:rsidR="006328A2" w:rsidRPr="00BC1710">
        <w:rPr>
          <w:rFonts w:ascii="Times New Roman" w:hAnsi="Times New Roman" w:cs="Times New Roman"/>
          <w:color w:val="auto"/>
          <w:sz w:val="24"/>
          <w:szCs w:val="24"/>
          <w:lang w:val="es-MX"/>
        </w:rPr>
        <w:t xml:space="preserve">a la autoridad electoral: a) contar </w:t>
      </w:r>
      <w:r w:rsidR="006B560D" w:rsidRPr="00BC1710">
        <w:rPr>
          <w:rFonts w:ascii="Times New Roman" w:hAnsi="Times New Roman" w:cs="Times New Roman"/>
          <w:color w:val="auto"/>
          <w:sz w:val="24"/>
          <w:szCs w:val="24"/>
          <w:lang w:val="es-MX"/>
        </w:rPr>
        <w:t xml:space="preserve">con más información </w:t>
      </w:r>
      <w:r w:rsidR="006328A2" w:rsidRPr="00BC1710">
        <w:rPr>
          <w:rFonts w:ascii="Times New Roman" w:hAnsi="Times New Roman" w:cs="Times New Roman"/>
          <w:color w:val="auto"/>
          <w:sz w:val="24"/>
          <w:szCs w:val="24"/>
          <w:lang w:val="es-MX"/>
        </w:rPr>
        <w:t xml:space="preserve">a través del </w:t>
      </w:r>
      <w:r w:rsidR="006328A2" w:rsidRPr="00BC1710">
        <w:rPr>
          <w:rFonts w:ascii="Times New Roman" w:hAnsi="Times New Roman" w:cs="Times New Roman"/>
          <w:i/>
          <w:color w:val="auto"/>
          <w:sz w:val="24"/>
          <w:szCs w:val="24"/>
          <w:lang w:val="es-MX"/>
        </w:rPr>
        <w:t xml:space="preserve">crowdsourcing </w:t>
      </w:r>
      <w:r w:rsidR="006328A2" w:rsidRPr="00BC1710">
        <w:rPr>
          <w:rFonts w:ascii="Times New Roman" w:hAnsi="Times New Roman" w:cs="Times New Roman"/>
          <w:color w:val="auto"/>
          <w:sz w:val="24"/>
          <w:szCs w:val="24"/>
          <w:lang w:val="es-MX"/>
        </w:rPr>
        <w:t xml:space="preserve">, y b) contrar </w:t>
      </w:r>
      <w:r w:rsidR="006B560D" w:rsidRPr="00BC1710">
        <w:rPr>
          <w:rFonts w:ascii="Times New Roman" w:hAnsi="Times New Roman" w:cs="Times New Roman"/>
          <w:color w:val="auto"/>
          <w:sz w:val="24"/>
          <w:szCs w:val="24"/>
          <w:lang w:val="es-MX"/>
        </w:rPr>
        <w:t>con una herramienta para evaluar y contrastar las contrapropuestas utilizando criterios objetivos</w:t>
      </w:r>
      <w:r w:rsidR="006328A2" w:rsidRPr="00BC1710">
        <w:rPr>
          <w:rFonts w:ascii="Times New Roman" w:hAnsi="Times New Roman" w:cs="Times New Roman"/>
          <w:color w:val="auto"/>
          <w:sz w:val="24"/>
          <w:szCs w:val="24"/>
          <w:lang w:val="es-MX"/>
        </w:rPr>
        <w:t xml:space="preserve"> y automatizados</w:t>
      </w:r>
      <w:r w:rsidR="006B560D" w:rsidRPr="00BC1710">
        <w:rPr>
          <w:rFonts w:ascii="Times New Roman" w:hAnsi="Times New Roman" w:cs="Times New Roman"/>
          <w:color w:val="auto"/>
          <w:sz w:val="24"/>
          <w:szCs w:val="24"/>
          <w:lang w:val="es-MX"/>
        </w:rPr>
        <w:t xml:space="preserve">. </w:t>
      </w:r>
      <w:r w:rsidRPr="00BC1710">
        <w:rPr>
          <w:rFonts w:ascii="Times New Roman" w:hAnsi="Times New Roman" w:cs="Times New Roman"/>
          <w:color w:val="auto"/>
          <w:sz w:val="24"/>
          <w:szCs w:val="24"/>
          <w:lang w:val="es-MX"/>
        </w:rPr>
        <w:t xml:space="preserve">Es decir, las plataformas de mapeo público son un posible solución para que la </w:t>
      </w:r>
      <w:r w:rsidRPr="00BC1710">
        <w:rPr>
          <w:rFonts w:ascii="Times New Roman" w:eastAsia="Tahoma" w:hAnsi="Times New Roman" w:cs="Times New Roman"/>
          <w:i/>
          <w:color w:val="auto"/>
          <w:sz w:val="24"/>
          <w:szCs w:val="24"/>
          <w:lang w:val="es-MX"/>
        </w:rPr>
        <w:t>la transparencia</w:t>
      </w:r>
      <w:r w:rsidRPr="00BC1710">
        <w:rPr>
          <w:rFonts w:ascii="Times New Roman" w:eastAsia="Tahoma" w:hAnsi="Times New Roman" w:cs="Times New Roman"/>
          <w:color w:val="auto"/>
          <w:sz w:val="24"/>
          <w:szCs w:val="24"/>
          <w:lang w:val="es-MX"/>
        </w:rPr>
        <w:t xml:space="preserve"> se traduzca en </w:t>
      </w:r>
      <w:r w:rsidRPr="00BC1710">
        <w:rPr>
          <w:rFonts w:ascii="Times New Roman" w:eastAsia="Tahoma" w:hAnsi="Times New Roman" w:cs="Times New Roman"/>
          <w:i/>
          <w:color w:val="auto"/>
          <w:sz w:val="24"/>
          <w:szCs w:val="24"/>
          <w:lang w:val="es-MX"/>
        </w:rPr>
        <w:t>rendición de cuentas</w:t>
      </w:r>
      <w:r w:rsidRPr="00BC1710">
        <w:rPr>
          <w:rFonts w:ascii="Times New Roman" w:eastAsia="Tahoma" w:hAnsi="Times New Roman" w:cs="Times New Roman"/>
          <w:color w:val="auto"/>
          <w:sz w:val="24"/>
          <w:szCs w:val="24"/>
          <w:lang w:val="es-MX"/>
        </w:rPr>
        <w:t xml:space="preserve"> efectiva y para transitar de los primeros a los últimos niveles de participación ciudadana. </w:t>
      </w:r>
    </w:p>
    <w:p w14:paraId="0F00063B" w14:textId="2C8BFF42" w:rsidR="005B0486" w:rsidRPr="00BC1710" w:rsidRDefault="00B23F14" w:rsidP="0095771F">
      <w:pPr>
        <w:pStyle w:val="Heading1"/>
        <w:spacing w:line="240" w:lineRule="auto"/>
        <w:jc w:val="both"/>
        <w:rPr>
          <w:rFonts w:ascii="Times New Roman" w:hAnsi="Times New Roman" w:cs="Times New Roman"/>
          <w:b/>
          <w:color w:val="auto"/>
          <w:lang w:val="es-MX"/>
        </w:rPr>
      </w:pPr>
      <w:r w:rsidRPr="00BC1710">
        <w:rPr>
          <w:rFonts w:ascii="Times New Roman" w:hAnsi="Times New Roman" w:cs="Times New Roman"/>
          <w:b/>
          <w:color w:val="auto"/>
          <w:lang w:val="es-MX"/>
        </w:rPr>
        <w:t>I</w:t>
      </w:r>
      <w:r w:rsidR="006B560D" w:rsidRPr="00BC1710">
        <w:rPr>
          <w:rFonts w:ascii="Times New Roman" w:hAnsi="Times New Roman" w:cs="Times New Roman"/>
          <w:b/>
          <w:color w:val="auto"/>
          <w:lang w:val="es-MX"/>
        </w:rPr>
        <w:t>V. Conclusiones</w:t>
      </w:r>
    </w:p>
    <w:p w14:paraId="0EFBCF3E" w14:textId="6233CFF2" w:rsidR="005B0486" w:rsidRPr="00BC1710" w:rsidRDefault="006B560D" w:rsidP="0095771F">
      <w:pPr>
        <w:pStyle w:val="LO-normal"/>
        <w:spacing w:line="480" w:lineRule="auto"/>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A partir del 2018 entrará en vigor la cláusula de reelección legislativa a nivel federal y local. Después de muchos años, los ciudadanos podrán evaluar nuevamente el desempeño de los legisladores a través del voto. En este contexto, consideramos fundamental ofrecer a los ciudadanos nuevos mecanismos para participar e informarse, así como generar nuevos vínculos –hasta ahora inexistentes– de comunicación con sus representantes políticos. Es sumamente importante que</w:t>
      </w:r>
      <w:r w:rsidR="00625992" w:rsidRPr="00BC1710">
        <w:rPr>
          <w:rFonts w:ascii="Times New Roman" w:eastAsia="Times New Roman" w:hAnsi="Times New Roman" w:cs="Times New Roman"/>
          <w:color w:val="auto"/>
          <w:sz w:val="24"/>
          <w:lang w:val="es-MX"/>
        </w:rPr>
        <w:t xml:space="preserve"> la redistritación se convierta en</w:t>
      </w:r>
      <w:r w:rsidRPr="00BC1710">
        <w:rPr>
          <w:rFonts w:ascii="Times New Roman" w:eastAsia="Times New Roman" w:hAnsi="Times New Roman" w:cs="Times New Roman"/>
          <w:color w:val="auto"/>
          <w:sz w:val="24"/>
          <w:lang w:val="es-MX"/>
        </w:rPr>
        <w:t xml:space="preserve"> un proceso inclusivo, equilibrado y transparente para darle sentido a los nuevos espacios de representación en el congreso federal y en cada una de las asambleas legislativas en los estados. </w:t>
      </w:r>
    </w:p>
    <w:p w14:paraId="6D4A2DC6" w14:textId="77777777" w:rsidR="005B0486" w:rsidRPr="00BC1710" w:rsidRDefault="006B560D" w:rsidP="0095771F">
      <w:pPr>
        <w:pStyle w:val="LO-normal"/>
        <w:spacing w:line="480" w:lineRule="auto"/>
        <w:ind w:firstLine="720"/>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 xml:space="preserve">La política gubernamental de datos abiertos busca poner a disposición de la ciudadanía la información generada por instituciones públicas en formatos accesibles, tanto técnicos como legales, para evaluar las políticas y acciones gubernamentales. El marco normativo en México, desde la Constitución hasta los reglamentos y estatutos de instituciones públicas, reconocen el acceso a la información pública como un derecho fundamental (Instituto Nacional Electoral </w:t>
      </w:r>
      <w:r w:rsidRPr="00BC1710">
        <w:rPr>
          <w:rFonts w:ascii="Times New Roman" w:eastAsia="Times New Roman" w:hAnsi="Times New Roman" w:cs="Times New Roman"/>
          <w:color w:val="auto"/>
          <w:sz w:val="24"/>
          <w:lang w:val="es-MX"/>
        </w:rPr>
        <w:lastRenderedPageBreak/>
        <w:t>2015a). Es decir, hay una aceptación generalizada entre las instituciones del Estado mexicano sobre la trascendencia de contar con sistemas efectivos de acceso a la información pública y hay un reconocimiento explícito a la relevancia de generar y poner a disposición de la ciudadanía información socialmente útil. Sin embargo, existe un rezago importante en materia de redistritación. El INE, y cada uno de los 32 Organismos Públicos Locales, pueden sumarse a las prácticas y estándares internacionales de gobierno abierto para transitar de una sociedad en donde la información es pública –porque así lo establece el marco normativo–, a una sociedad en donde la información que se genere con recursos públicos esté sistematizada, disponible y sea utilizable por cualquier persona interesada.</w:t>
      </w:r>
      <w:bookmarkStart w:id="16" w:name="_GoBack"/>
      <w:bookmarkEnd w:id="16"/>
      <w:r w:rsidRPr="00BC1710">
        <w:rPr>
          <w:rFonts w:ascii="Times New Roman" w:eastAsia="Times New Roman" w:hAnsi="Times New Roman" w:cs="Times New Roman"/>
          <w:color w:val="auto"/>
          <w:sz w:val="24"/>
          <w:lang w:val="es-MX"/>
        </w:rPr>
        <w:t xml:space="preserve"> </w:t>
      </w:r>
    </w:p>
    <w:p w14:paraId="51CB043B" w14:textId="3B91F602" w:rsidR="005B0486" w:rsidRPr="00BC1710" w:rsidRDefault="006B560D" w:rsidP="0095771F">
      <w:pPr>
        <w:pStyle w:val="LO-normal"/>
        <w:spacing w:line="480" w:lineRule="auto"/>
        <w:ind w:firstLine="720"/>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 xml:space="preserve">Consideramos que los procesos de redistritación en México, tanto federales como locales, no han recibido la atención que merecen. El análisis de la intersección entre los criterios –y la metodología– </w:t>
      </w:r>
      <w:r w:rsidR="00BC1710" w:rsidRPr="00BC1710">
        <w:rPr>
          <w:rFonts w:ascii="Times New Roman" w:eastAsia="Times New Roman" w:hAnsi="Times New Roman" w:cs="Times New Roman"/>
          <w:color w:val="auto"/>
          <w:sz w:val="24"/>
          <w:lang w:val="es-MX"/>
        </w:rPr>
        <w:t>utilizados en la redistritación</w:t>
      </w:r>
      <w:r w:rsidRPr="00BC1710">
        <w:rPr>
          <w:rFonts w:ascii="Times New Roman" w:eastAsia="Times New Roman" w:hAnsi="Times New Roman" w:cs="Times New Roman"/>
          <w:color w:val="auto"/>
          <w:sz w:val="24"/>
          <w:lang w:val="es-MX"/>
        </w:rPr>
        <w:t xml:space="preserve"> y su efecto político no ha sido estudiado a profundidad.  En ese sentido, hay una agenda de investigación muy importante que depende de la disponibilidad de la información. Creemos que transparentar la redistritación es un requisito fundamental para que la ciudadanía pueda informarse y para que cualquiera pueda entender el efecto que tiene la renovación de las fronteras electorales cada década. Las nuevas tecnologías de la información permiten que la información sea accesible y utilizable. Gracias al </w:t>
      </w:r>
      <w:r w:rsidRPr="00BC1710">
        <w:rPr>
          <w:rFonts w:ascii="Times New Roman" w:eastAsia="Times New Roman" w:hAnsi="Times New Roman" w:cs="Times New Roman"/>
          <w:i/>
          <w:color w:val="auto"/>
          <w:sz w:val="24"/>
          <w:lang w:val="es-MX"/>
        </w:rPr>
        <w:t xml:space="preserve">software </w:t>
      </w:r>
      <w:r w:rsidRPr="00BC1710">
        <w:rPr>
          <w:rFonts w:ascii="Times New Roman" w:eastAsia="Times New Roman" w:hAnsi="Times New Roman" w:cs="Times New Roman"/>
          <w:color w:val="auto"/>
          <w:sz w:val="24"/>
          <w:lang w:val="es-MX"/>
        </w:rPr>
        <w:t xml:space="preserve">de código abierto es posible, por primera vez, transparentar, y hacer partícipe a la ciudadanía, de un proceso que hasta la fecha ha permanecido en la oscuridad y sólo en manos de unos cuántos tecnócratas y los partidos políticos. </w:t>
      </w:r>
    </w:p>
    <w:p w14:paraId="746E3CA6" w14:textId="77777777" w:rsidR="005B0486" w:rsidRPr="00BC1710" w:rsidRDefault="005B0486" w:rsidP="0095771F">
      <w:pPr>
        <w:pStyle w:val="Heading1"/>
        <w:jc w:val="both"/>
        <w:rPr>
          <w:color w:val="auto"/>
          <w:lang w:val="es-MX"/>
        </w:rPr>
      </w:pPr>
    </w:p>
    <w:p w14:paraId="441997C0" w14:textId="77777777" w:rsidR="005B0486" w:rsidRPr="00BC1710" w:rsidRDefault="006B560D" w:rsidP="0095771F">
      <w:pPr>
        <w:pStyle w:val="Heading1"/>
        <w:pageBreakBefore/>
        <w:jc w:val="both"/>
        <w:rPr>
          <w:rFonts w:ascii="Times New Roman" w:hAnsi="Times New Roman" w:cs="Times New Roman"/>
          <w:b/>
          <w:color w:val="auto"/>
        </w:rPr>
      </w:pPr>
      <w:proofErr w:type="spellStart"/>
      <w:r w:rsidRPr="00BC1710">
        <w:rPr>
          <w:rFonts w:ascii="Times New Roman" w:hAnsi="Times New Roman" w:cs="Times New Roman"/>
          <w:b/>
          <w:color w:val="auto"/>
        </w:rPr>
        <w:lastRenderedPageBreak/>
        <w:t>Referencias</w:t>
      </w:r>
      <w:proofErr w:type="spellEnd"/>
    </w:p>
    <w:p w14:paraId="24DF8CE0"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rPr>
      </w:pPr>
      <w:r w:rsidRPr="00BC1710">
        <w:rPr>
          <w:rFonts w:ascii="Times New Roman" w:eastAsia="Times New Roman" w:hAnsi="Times New Roman" w:cs="Times New Roman"/>
          <w:color w:val="auto"/>
          <w:sz w:val="24"/>
          <w:szCs w:val="24"/>
        </w:rPr>
        <w:t xml:space="preserve">Altman Micah y Michael P. McDonald (2010), “The Promise and Perils of Computers in Redistricting.” </w:t>
      </w:r>
      <w:r w:rsidRPr="00BC1710">
        <w:rPr>
          <w:rFonts w:ascii="Times New Roman" w:eastAsia="Times New Roman" w:hAnsi="Times New Roman" w:cs="Times New Roman"/>
          <w:i/>
          <w:color w:val="auto"/>
          <w:sz w:val="24"/>
          <w:szCs w:val="24"/>
        </w:rPr>
        <w:t xml:space="preserve">Duke J </w:t>
      </w:r>
      <w:proofErr w:type="spellStart"/>
      <w:r w:rsidRPr="00BC1710">
        <w:rPr>
          <w:rFonts w:ascii="Times New Roman" w:eastAsia="Times New Roman" w:hAnsi="Times New Roman" w:cs="Times New Roman"/>
          <w:i/>
          <w:color w:val="auto"/>
          <w:sz w:val="24"/>
          <w:szCs w:val="24"/>
        </w:rPr>
        <w:t>Const</w:t>
      </w:r>
      <w:proofErr w:type="spellEnd"/>
      <w:r w:rsidRPr="00BC1710">
        <w:rPr>
          <w:rFonts w:ascii="Times New Roman" w:eastAsia="Times New Roman" w:hAnsi="Times New Roman" w:cs="Times New Roman"/>
          <w:i/>
          <w:color w:val="auto"/>
          <w:sz w:val="24"/>
          <w:szCs w:val="24"/>
        </w:rPr>
        <w:t xml:space="preserve"> Law Pub Poly Review</w:t>
      </w:r>
      <w:r w:rsidRPr="00BC1710">
        <w:rPr>
          <w:rFonts w:ascii="Times New Roman" w:eastAsia="Times New Roman" w:hAnsi="Times New Roman" w:cs="Times New Roman"/>
          <w:color w:val="auto"/>
          <w:sz w:val="24"/>
          <w:szCs w:val="24"/>
        </w:rPr>
        <w:t xml:space="preserve">. </w:t>
      </w:r>
      <w:proofErr w:type="gramStart"/>
      <w:r w:rsidRPr="00BC1710">
        <w:rPr>
          <w:rFonts w:ascii="Times New Roman" w:eastAsia="Times New Roman" w:hAnsi="Times New Roman" w:cs="Times New Roman"/>
          <w:color w:val="auto"/>
          <w:sz w:val="24"/>
          <w:szCs w:val="24"/>
        </w:rPr>
        <w:t>5:69–159.</w:t>
      </w:r>
      <w:proofErr w:type="gramEnd"/>
      <w:r w:rsidRPr="00BC1710">
        <w:rPr>
          <w:rFonts w:ascii="Times New Roman" w:eastAsia="Times New Roman" w:hAnsi="Times New Roman" w:cs="Times New Roman"/>
          <w:color w:val="auto"/>
          <w:sz w:val="24"/>
          <w:szCs w:val="24"/>
        </w:rPr>
        <w:t xml:space="preserve"> En: </w:t>
      </w:r>
      <w:hyperlink r:id="rId10">
        <w:r w:rsidRPr="00BC1710">
          <w:rPr>
            <w:rStyle w:val="InternetLink"/>
            <w:rFonts w:ascii="Times New Roman" w:eastAsia="Times New Roman" w:hAnsi="Times New Roman" w:cs="Times New Roman"/>
            <w:color w:val="auto"/>
            <w:sz w:val="24"/>
            <w:szCs w:val="24"/>
          </w:rPr>
          <w:t>http://informatics.mit.edu/publications/promise-and-perils-computers-redistricting</w:t>
        </w:r>
      </w:hyperlink>
      <w:r w:rsidRPr="00BC1710">
        <w:rPr>
          <w:rFonts w:ascii="Times New Roman" w:eastAsia="Times New Roman" w:hAnsi="Times New Roman" w:cs="Times New Roman"/>
          <w:color w:val="auto"/>
          <w:sz w:val="24"/>
          <w:szCs w:val="24"/>
        </w:rPr>
        <w:t>.</w:t>
      </w:r>
    </w:p>
    <w:p w14:paraId="2F2C24F9" w14:textId="77777777" w:rsidR="005B0486" w:rsidRPr="00BC1710" w:rsidRDefault="006B560D" w:rsidP="0095771F">
      <w:pPr>
        <w:spacing w:line="240" w:lineRule="auto"/>
        <w:contextualSpacing/>
        <w:jc w:val="both"/>
        <w:rPr>
          <w:rFonts w:ascii="Times New Roman" w:eastAsia="Times New Roman" w:hAnsi="Times New Roman" w:cs="Times New Roman"/>
          <w:color w:val="auto"/>
          <w:sz w:val="24"/>
          <w:szCs w:val="24"/>
        </w:rPr>
      </w:pPr>
      <w:proofErr w:type="gramStart"/>
      <w:r w:rsidRPr="00BC1710">
        <w:rPr>
          <w:rFonts w:ascii="Times New Roman" w:eastAsia="Times New Roman" w:hAnsi="Times New Roman" w:cs="Times New Roman"/>
          <w:color w:val="auto"/>
          <w:sz w:val="24"/>
          <w:szCs w:val="24"/>
        </w:rPr>
        <w:t>________ (2011).</w:t>
      </w:r>
      <w:proofErr w:type="gramEnd"/>
      <w:r w:rsidRPr="00BC1710">
        <w:rPr>
          <w:rFonts w:ascii="Times New Roman" w:eastAsia="Times New Roman" w:hAnsi="Times New Roman" w:cs="Times New Roman"/>
          <w:color w:val="auto"/>
          <w:sz w:val="24"/>
          <w:szCs w:val="24"/>
        </w:rPr>
        <w:t xml:space="preserve"> “Technology for Public Participation in Redistricting.” In </w:t>
      </w:r>
      <w:proofErr w:type="spellStart"/>
      <w:r w:rsidRPr="00BC1710">
        <w:rPr>
          <w:rFonts w:ascii="Times New Roman" w:eastAsia="Times New Roman" w:hAnsi="Times New Roman" w:cs="Times New Roman"/>
          <w:color w:val="auto"/>
          <w:sz w:val="24"/>
          <w:szCs w:val="24"/>
        </w:rPr>
        <w:t>Moncrief</w:t>
      </w:r>
      <w:proofErr w:type="spellEnd"/>
      <w:r w:rsidRPr="00BC1710">
        <w:rPr>
          <w:rFonts w:ascii="Times New Roman" w:eastAsia="Times New Roman" w:hAnsi="Times New Roman" w:cs="Times New Roman"/>
          <w:color w:val="auto"/>
          <w:sz w:val="24"/>
          <w:szCs w:val="24"/>
        </w:rPr>
        <w:t xml:space="preserve">, Gary F. </w:t>
      </w:r>
      <w:r w:rsidRPr="00BC1710">
        <w:rPr>
          <w:rFonts w:ascii="Times New Roman" w:eastAsia="Times New Roman" w:hAnsi="Times New Roman" w:cs="Times New Roman"/>
          <w:i/>
          <w:iCs/>
          <w:color w:val="auto"/>
          <w:sz w:val="24"/>
          <w:szCs w:val="24"/>
        </w:rPr>
        <w:t>Reapportionment and Redistricting in the West</w:t>
      </w:r>
      <w:r w:rsidRPr="00BC1710">
        <w:rPr>
          <w:rFonts w:ascii="Times New Roman" w:eastAsia="Times New Roman" w:hAnsi="Times New Roman" w:cs="Times New Roman"/>
          <w:color w:val="auto"/>
          <w:sz w:val="24"/>
          <w:szCs w:val="24"/>
        </w:rPr>
        <w:t>. New York: Lexington Books Press.</w:t>
      </w:r>
    </w:p>
    <w:p w14:paraId="4B9335C1"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rPr>
      </w:pPr>
      <w:r w:rsidRPr="00BC1710">
        <w:rPr>
          <w:rFonts w:ascii="Times New Roman" w:eastAsia="Times New Roman" w:hAnsi="Times New Roman" w:cs="Times New Roman"/>
          <w:color w:val="auto"/>
          <w:sz w:val="24"/>
          <w:szCs w:val="24"/>
        </w:rPr>
        <w:t xml:space="preserve">________ (2012), “Redistricting Principles for the Twenty-First Century.” </w:t>
      </w:r>
      <w:r w:rsidRPr="00BC1710">
        <w:rPr>
          <w:rFonts w:ascii="Times New Roman" w:eastAsia="Times New Roman" w:hAnsi="Times New Roman" w:cs="Times New Roman"/>
          <w:i/>
          <w:color w:val="auto"/>
          <w:sz w:val="24"/>
          <w:szCs w:val="24"/>
        </w:rPr>
        <w:t>Case Western Reserve Law Review,</w:t>
      </w:r>
      <w:r w:rsidRPr="00BC1710">
        <w:rPr>
          <w:rFonts w:ascii="Times New Roman" w:eastAsia="Times New Roman" w:hAnsi="Times New Roman" w:cs="Times New Roman"/>
          <w:color w:val="auto"/>
          <w:sz w:val="24"/>
          <w:szCs w:val="24"/>
        </w:rPr>
        <w:t xml:space="preserve"> 62, no. 4: 1179-1204.</w:t>
      </w:r>
    </w:p>
    <w:p w14:paraId="69820A06"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rPr>
      </w:pPr>
      <w:proofErr w:type="gramStart"/>
      <w:r w:rsidRPr="00BC1710">
        <w:rPr>
          <w:rFonts w:ascii="Times New Roman" w:eastAsia="Times New Roman" w:hAnsi="Times New Roman" w:cs="Times New Roman"/>
          <w:color w:val="auto"/>
          <w:sz w:val="24"/>
          <w:szCs w:val="24"/>
        </w:rPr>
        <w:t>________ (2014).</w:t>
      </w:r>
      <w:proofErr w:type="gramEnd"/>
      <w:r w:rsidRPr="00BC1710">
        <w:rPr>
          <w:rFonts w:ascii="Times New Roman" w:eastAsia="Times New Roman" w:hAnsi="Times New Roman" w:cs="Times New Roman"/>
          <w:color w:val="auto"/>
          <w:sz w:val="24"/>
          <w:szCs w:val="24"/>
        </w:rPr>
        <w:t xml:space="preserve"> “How Independent Commissions Could Use the Internet and Open Software to Maximize Transparency and Public Engagement in Redistricting.” </w:t>
      </w:r>
      <w:proofErr w:type="gramStart"/>
      <w:r w:rsidRPr="00BC1710">
        <w:rPr>
          <w:rFonts w:ascii="Times New Roman" w:eastAsia="Times New Roman" w:hAnsi="Times New Roman" w:cs="Times New Roman"/>
          <w:i/>
          <w:color w:val="auto"/>
          <w:sz w:val="24"/>
          <w:szCs w:val="24"/>
        </w:rPr>
        <w:t>Scholars Strategy Network.</w:t>
      </w:r>
      <w:proofErr w:type="gramEnd"/>
      <w:r w:rsidRPr="00BC1710">
        <w:rPr>
          <w:rFonts w:ascii="Times New Roman" w:eastAsia="Times New Roman" w:hAnsi="Times New Roman" w:cs="Times New Roman"/>
          <w:color w:val="auto"/>
          <w:sz w:val="24"/>
          <w:szCs w:val="24"/>
        </w:rPr>
        <w:t xml:space="preserve"> En:</w:t>
      </w:r>
    </w:p>
    <w:p w14:paraId="3CC76B03" w14:textId="77777777" w:rsidR="005B0486" w:rsidRPr="00BC1710" w:rsidRDefault="008E47FA" w:rsidP="0095771F">
      <w:pPr>
        <w:pStyle w:val="LO-normal"/>
        <w:spacing w:line="240" w:lineRule="auto"/>
        <w:ind w:left="720"/>
        <w:contextualSpacing/>
        <w:jc w:val="both"/>
        <w:rPr>
          <w:rFonts w:ascii="Times New Roman" w:eastAsia="Times New Roman" w:hAnsi="Times New Roman" w:cs="Times New Roman"/>
          <w:color w:val="auto"/>
          <w:sz w:val="24"/>
          <w:szCs w:val="24"/>
        </w:rPr>
      </w:pPr>
      <w:hyperlink r:id="rId11">
        <w:r w:rsidR="006B560D" w:rsidRPr="00BC1710">
          <w:rPr>
            <w:rStyle w:val="InternetLink"/>
            <w:rFonts w:ascii="Times New Roman" w:eastAsia="Times New Roman" w:hAnsi="Times New Roman" w:cs="Times New Roman"/>
            <w:color w:val="auto"/>
            <w:sz w:val="24"/>
            <w:szCs w:val="24"/>
          </w:rPr>
          <w:t>ssn_key_findings_altman_and_mcdonald_on_redistricting_reform_at_internet_scale.pdf</w:t>
        </w:r>
      </w:hyperlink>
      <w:r w:rsidR="006B560D" w:rsidRPr="00BC1710">
        <w:rPr>
          <w:rFonts w:ascii="Times New Roman" w:eastAsia="Times New Roman" w:hAnsi="Times New Roman" w:cs="Times New Roman"/>
          <w:color w:val="auto"/>
          <w:sz w:val="24"/>
          <w:szCs w:val="24"/>
        </w:rPr>
        <w:t xml:space="preserve"> [10 de </w:t>
      </w:r>
      <w:proofErr w:type="spellStart"/>
      <w:r w:rsidR="006B560D" w:rsidRPr="00BC1710">
        <w:rPr>
          <w:rFonts w:ascii="Times New Roman" w:eastAsia="Times New Roman" w:hAnsi="Times New Roman" w:cs="Times New Roman"/>
          <w:color w:val="auto"/>
          <w:sz w:val="24"/>
          <w:szCs w:val="24"/>
        </w:rPr>
        <w:t>marzo</w:t>
      </w:r>
      <w:proofErr w:type="spellEnd"/>
      <w:r w:rsidR="006B560D" w:rsidRPr="00BC1710">
        <w:rPr>
          <w:rFonts w:ascii="Times New Roman" w:eastAsia="Times New Roman" w:hAnsi="Times New Roman" w:cs="Times New Roman"/>
          <w:color w:val="auto"/>
          <w:sz w:val="24"/>
          <w:szCs w:val="24"/>
        </w:rPr>
        <w:t xml:space="preserve"> de 2015].</w:t>
      </w:r>
    </w:p>
    <w:p w14:paraId="49611BF8" w14:textId="65702E71" w:rsidR="005B0486" w:rsidRPr="00BC1710" w:rsidRDefault="00446DA1"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proofErr w:type="gramStart"/>
      <w:r>
        <w:rPr>
          <w:rFonts w:ascii="Times New Roman" w:eastAsia="Times New Roman" w:hAnsi="Times New Roman" w:cs="Times New Roman"/>
          <w:color w:val="auto"/>
          <w:sz w:val="24"/>
          <w:szCs w:val="24"/>
        </w:rPr>
        <w:t xml:space="preserve">Altman Micah y </w:t>
      </w:r>
      <w:r w:rsidRPr="00BC1710">
        <w:rPr>
          <w:rFonts w:ascii="Times New Roman" w:eastAsia="Times New Roman" w:hAnsi="Times New Roman" w:cs="Times New Roman"/>
          <w:color w:val="auto"/>
          <w:sz w:val="24"/>
          <w:szCs w:val="24"/>
        </w:rPr>
        <w:t xml:space="preserve">Michael P. McDonald </w:t>
      </w:r>
      <w:r>
        <w:rPr>
          <w:rFonts w:ascii="Times New Roman" w:eastAsia="Times New Roman" w:hAnsi="Times New Roman" w:cs="Times New Roman"/>
          <w:color w:val="auto"/>
          <w:sz w:val="24"/>
          <w:szCs w:val="24"/>
        </w:rPr>
        <w:t>(2014</w:t>
      </w:r>
      <w:r w:rsidR="006B560D" w:rsidRPr="00BC1710">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w:t>
      </w:r>
      <w:proofErr w:type="gramEnd"/>
      <w:r w:rsidR="006B560D" w:rsidRPr="00BC1710">
        <w:rPr>
          <w:rFonts w:ascii="Times New Roman" w:eastAsia="Times New Roman" w:hAnsi="Times New Roman" w:cs="Times New Roman"/>
          <w:color w:val="auto"/>
          <w:sz w:val="24"/>
          <w:szCs w:val="24"/>
        </w:rPr>
        <w:t xml:space="preserve"> “Public Participation GIS: The Case of Redistricting,” Proceedings of the 47th </w:t>
      </w:r>
      <w:r w:rsidR="006B560D" w:rsidRPr="00BC1710">
        <w:rPr>
          <w:rFonts w:ascii="Times New Roman" w:eastAsia="Times New Roman" w:hAnsi="Times New Roman" w:cs="Times New Roman"/>
          <w:i/>
          <w:color w:val="auto"/>
          <w:sz w:val="24"/>
          <w:szCs w:val="24"/>
        </w:rPr>
        <w:t>Annual Hawaii International Conference on Systems Sciences</w:t>
      </w:r>
      <w:r w:rsidR="006B560D" w:rsidRPr="00BC1710">
        <w:rPr>
          <w:rFonts w:ascii="Times New Roman" w:eastAsia="Times New Roman" w:hAnsi="Times New Roman" w:cs="Times New Roman"/>
          <w:color w:val="auto"/>
          <w:sz w:val="24"/>
          <w:szCs w:val="24"/>
        </w:rPr>
        <w:t xml:space="preserve">. </w:t>
      </w:r>
      <w:r w:rsidR="006B560D" w:rsidRPr="00BC1710">
        <w:rPr>
          <w:rFonts w:ascii="Times New Roman" w:eastAsia="Times New Roman" w:hAnsi="Times New Roman" w:cs="Times New Roman"/>
          <w:color w:val="auto"/>
          <w:sz w:val="24"/>
          <w:szCs w:val="24"/>
          <w:lang w:val="es-MX"/>
        </w:rPr>
        <w:t xml:space="preserve">En: </w:t>
      </w:r>
      <w:hyperlink>
        <w:r w:rsidR="006B560D" w:rsidRPr="00BC1710">
          <w:rPr>
            <w:rStyle w:val="InternetLink"/>
            <w:rFonts w:ascii="Times New Roman" w:eastAsia="Times New Roman" w:hAnsi="Times New Roman" w:cs="Times New Roman"/>
            <w:color w:val="auto"/>
            <w:sz w:val="24"/>
            <w:szCs w:val="24"/>
            <w:lang w:val="es-MX"/>
          </w:rPr>
          <w:t>http://papers.ssrn.com/sol3/papers.cfm?abstract_id=2321870</w:t>
        </w:r>
      </w:hyperlink>
      <w:r w:rsidR="006B560D" w:rsidRPr="00BC1710">
        <w:rPr>
          <w:rFonts w:ascii="Times New Roman" w:eastAsia="Times New Roman" w:hAnsi="Times New Roman" w:cs="Times New Roman"/>
          <w:color w:val="auto"/>
          <w:sz w:val="24"/>
          <w:szCs w:val="24"/>
          <w:lang w:val="es-MX"/>
        </w:rPr>
        <w:t>. [3 de marzo de 2015].</w:t>
      </w:r>
    </w:p>
    <w:p w14:paraId="2D7AD6AE"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rPr>
        <w:t xml:space="preserve">Altman Micah, Thomas E., Mann, Michael P. McDonald y Norman. J. Ornstein (2010). “Principles for Transparency and Public Participation in Redistricting.” </w:t>
      </w:r>
      <w:r w:rsidRPr="00BC1710">
        <w:rPr>
          <w:rFonts w:ascii="Times New Roman" w:eastAsia="Times New Roman" w:hAnsi="Times New Roman" w:cs="Times New Roman"/>
          <w:i/>
          <w:color w:val="auto"/>
          <w:sz w:val="24"/>
          <w:szCs w:val="24"/>
          <w:lang w:val="es-MX"/>
        </w:rPr>
        <w:t>Brookings Institution</w:t>
      </w:r>
      <w:r w:rsidRPr="00BC1710">
        <w:rPr>
          <w:rFonts w:ascii="Times New Roman" w:eastAsia="Times New Roman" w:hAnsi="Times New Roman" w:cs="Times New Roman"/>
          <w:color w:val="auto"/>
          <w:sz w:val="24"/>
          <w:szCs w:val="24"/>
          <w:lang w:val="es-MX"/>
        </w:rPr>
        <w:t>. En:</w:t>
      </w:r>
      <w:r w:rsidRPr="00BC1710">
        <w:fldChar w:fldCharType="begin"/>
      </w:r>
      <w:r w:rsidRPr="00BC1710">
        <w:rPr>
          <w:color w:val="auto"/>
        </w:rPr>
        <w:instrText xml:space="preserve"> HYPERLINK \h </w:instrText>
      </w:r>
      <w:r w:rsidRPr="00BC1710">
        <w:fldChar w:fldCharType="separate"/>
      </w:r>
      <w:r w:rsidRPr="00BC1710">
        <w:rPr>
          <w:rStyle w:val="InternetLink"/>
          <w:rFonts w:ascii="Times New Roman" w:eastAsia="Times New Roman" w:hAnsi="Times New Roman" w:cs="Times New Roman"/>
          <w:color w:val="auto"/>
          <w:sz w:val="24"/>
          <w:szCs w:val="24"/>
          <w:lang w:val="es-MX"/>
        </w:rPr>
        <w:t xml:space="preserve"> </w:t>
      </w:r>
      <w:r w:rsidRPr="00BC1710">
        <w:rPr>
          <w:rStyle w:val="InternetLink"/>
          <w:rFonts w:ascii="Times New Roman" w:eastAsia="Times New Roman" w:hAnsi="Times New Roman" w:cs="Times New Roman"/>
          <w:color w:val="auto"/>
          <w:sz w:val="24"/>
          <w:szCs w:val="24"/>
          <w:lang w:val="es-MX"/>
        </w:rPr>
        <w:fldChar w:fldCharType="end"/>
      </w:r>
      <w:hyperlink r:id="rId12">
        <w:r w:rsidRPr="00BC1710">
          <w:rPr>
            <w:rStyle w:val="InternetLink"/>
            <w:rFonts w:ascii="Times New Roman" w:eastAsia="Times New Roman" w:hAnsi="Times New Roman" w:cs="Times New Roman"/>
            <w:color w:val="auto"/>
            <w:sz w:val="24"/>
            <w:szCs w:val="24"/>
            <w:lang w:val="es-MX"/>
          </w:rPr>
          <w:t>http://www.brookings.edu/research/opinions/2010/06/17-redistricting-statement</w:t>
        </w:r>
      </w:hyperlink>
      <w:r w:rsidRPr="00BC1710">
        <w:rPr>
          <w:rFonts w:ascii="Times New Roman" w:eastAsia="Times New Roman" w:hAnsi="Times New Roman" w:cs="Times New Roman"/>
          <w:color w:val="auto"/>
          <w:sz w:val="24"/>
          <w:szCs w:val="24"/>
          <w:u w:val="single"/>
          <w:lang w:val="es-MX"/>
        </w:rPr>
        <w:t xml:space="preserve"> </w:t>
      </w:r>
      <w:bookmarkStart w:id="17" w:name="bookmark5"/>
      <w:bookmarkStart w:id="18" w:name="bookmark4"/>
      <w:bookmarkStart w:id="19" w:name="bookmark3"/>
      <w:bookmarkStart w:id="20" w:name="bookmark2"/>
      <w:bookmarkStart w:id="21" w:name="bookmark1"/>
      <w:bookmarkStart w:id="22" w:name="bookmark0"/>
      <w:bookmarkStart w:id="23" w:name="bookmark6"/>
      <w:bookmarkStart w:id="24" w:name="bookmark7"/>
      <w:bookmarkStart w:id="25" w:name="bookmark8"/>
      <w:bookmarkStart w:id="26" w:name="bookmark9"/>
      <w:bookmarkStart w:id="27" w:name="bookmark10"/>
      <w:bookmarkStart w:id="28" w:name="bookmark11"/>
      <w:bookmarkStart w:id="29" w:name="bookmark12"/>
      <w:bookmarkStart w:id="30" w:name="bookmark13"/>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BC1710">
        <w:rPr>
          <w:rFonts w:ascii="Times New Roman" w:eastAsia="Times New Roman" w:hAnsi="Times New Roman" w:cs="Times New Roman"/>
          <w:color w:val="auto"/>
          <w:sz w:val="24"/>
          <w:szCs w:val="24"/>
          <w:lang w:val="es-MX"/>
        </w:rPr>
        <w:t>[9 de marzo de 2015].</w:t>
      </w:r>
    </w:p>
    <w:p w14:paraId="5C8AA607"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Balkin, Robert y Sara Berenice  Orta Flores (2004). </w:t>
      </w:r>
      <w:r w:rsidRPr="00BC1710">
        <w:rPr>
          <w:rFonts w:ascii="Times New Roman" w:eastAsia="Times New Roman" w:hAnsi="Times New Roman" w:cs="Times New Roman"/>
          <w:i/>
          <w:iCs/>
          <w:color w:val="auto"/>
          <w:sz w:val="24"/>
          <w:szCs w:val="24"/>
          <w:lang w:val="es-MX"/>
        </w:rPr>
        <w:t>El poder legislativo estatal en México: análisis y diagnóstico</w:t>
      </w:r>
      <w:r w:rsidRPr="00BC1710">
        <w:rPr>
          <w:rFonts w:ascii="Times New Roman" w:eastAsia="Times New Roman" w:hAnsi="Times New Roman" w:cs="Times New Roman"/>
          <w:color w:val="auto"/>
          <w:sz w:val="24"/>
          <w:szCs w:val="24"/>
          <w:lang w:val="es-MX"/>
        </w:rPr>
        <w:t>. Ciudad de México: SUNY, ITAM, CIDE y Universidad Anahuac.</w:t>
      </w:r>
    </w:p>
    <w:p w14:paraId="4E104C0F"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 xml:space="preserve">Dahl, Robert (1972). </w:t>
      </w:r>
      <w:r w:rsidRPr="00BC1710">
        <w:rPr>
          <w:rFonts w:ascii="Times New Roman" w:eastAsia="Times New Roman" w:hAnsi="Times New Roman" w:cs="Times New Roman"/>
          <w:i/>
          <w:color w:val="auto"/>
          <w:sz w:val="24"/>
          <w:szCs w:val="24"/>
          <w:lang w:val="es-MX"/>
        </w:rPr>
        <w:t>Polyarchy</w:t>
      </w:r>
      <w:r w:rsidRPr="00BC1710">
        <w:rPr>
          <w:rFonts w:ascii="Times New Roman" w:eastAsia="Times New Roman" w:hAnsi="Times New Roman" w:cs="Times New Roman"/>
          <w:color w:val="auto"/>
          <w:sz w:val="24"/>
          <w:szCs w:val="24"/>
          <w:lang w:val="es-MX"/>
        </w:rPr>
        <w:t xml:space="preserve">. New Haven: Yale University Press. </w:t>
      </w:r>
    </w:p>
    <w:p w14:paraId="6242BC68"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Dworak,  Fernando. (2003).</w:t>
      </w:r>
      <w:r w:rsidRPr="00BC1710">
        <w:rPr>
          <w:rStyle w:val="apple-converted-space"/>
          <w:rFonts w:ascii="Times New Roman" w:eastAsia="Times New Roman" w:hAnsi="Times New Roman" w:cs="Times New Roman"/>
          <w:color w:val="auto"/>
          <w:sz w:val="24"/>
          <w:szCs w:val="24"/>
          <w:lang w:val="es-MX"/>
        </w:rPr>
        <w:t> </w:t>
      </w:r>
      <w:r w:rsidRPr="00BC1710">
        <w:rPr>
          <w:rFonts w:ascii="Times New Roman" w:eastAsia="Times New Roman" w:hAnsi="Times New Roman" w:cs="Times New Roman"/>
          <w:i/>
          <w:iCs/>
          <w:color w:val="auto"/>
          <w:sz w:val="24"/>
          <w:szCs w:val="24"/>
          <w:lang w:val="es-MX"/>
        </w:rPr>
        <w:t>El legislador a examen: el debate sobre la reelección legislativa en México</w:t>
      </w:r>
      <w:r w:rsidRPr="00BC1710">
        <w:rPr>
          <w:rFonts w:ascii="Times New Roman" w:eastAsia="Times New Roman" w:hAnsi="Times New Roman" w:cs="Times New Roman"/>
          <w:color w:val="auto"/>
          <w:sz w:val="24"/>
          <w:szCs w:val="24"/>
          <w:lang w:val="es-MX"/>
        </w:rPr>
        <w:t>. México: Fondo de Cultura Económica.</w:t>
      </w:r>
    </w:p>
    <w:p w14:paraId="3542BD45"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 xml:space="preserve">Estévez, Federico, Eric Magar y Guillermo Rosas (2008). </w:t>
      </w:r>
      <w:r w:rsidRPr="00BC1710">
        <w:rPr>
          <w:rFonts w:ascii="Times New Roman" w:eastAsia="Times New Roman" w:hAnsi="Times New Roman" w:cs="Times New Roman"/>
          <w:color w:val="auto"/>
          <w:sz w:val="24"/>
          <w:szCs w:val="24"/>
        </w:rPr>
        <w:t>Partisanship in non-partisan electoral agencies and democratic compliance: Evidence from Mexico's Federal Electoral Institute. </w:t>
      </w:r>
      <w:r w:rsidRPr="00BC1710">
        <w:rPr>
          <w:rFonts w:ascii="Times New Roman" w:eastAsia="Times New Roman" w:hAnsi="Times New Roman" w:cs="Times New Roman"/>
          <w:i/>
          <w:iCs/>
          <w:color w:val="auto"/>
          <w:sz w:val="24"/>
          <w:szCs w:val="24"/>
          <w:lang w:val="es-MX"/>
        </w:rPr>
        <w:t>Electoral Studies</w:t>
      </w:r>
      <w:r w:rsidRPr="00BC1710">
        <w:rPr>
          <w:rFonts w:ascii="Times New Roman" w:eastAsia="Times New Roman" w:hAnsi="Times New Roman" w:cs="Times New Roman"/>
          <w:color w:val="auto"/>
          <w:sz w:val="24"/>
          <w:szCs w:val="24"/>
          <w:lang w:val="es-MX"/>
        </w:rPr>
        <w:t>, </w:t>
      </w:r>
      <w:r w:rsidRPr="00BC1710">
        <w:rPr>
          <w:rFonts w:ascii="Times New Roman" w:eastAsia="Times New Roman" w:hAnsi="Times New Roman" w:cs="Times New Roman"/>
          <w:i/>
          <w:iCs/>
          <w:color w:val="auto"/>
          <w:sz w:val="24"/>
          <w:szCs w:val="24"/>
          <w:lang w:val="es-MX"/>
        </w:rPr>
        <w:t>27</w:t>
      </w:r>
      <w:r w:rsidRPr="00BC1710">
        <w:rPr>
          <w:rFonts w:ascii="Times New Roman" w:eastAsia="Times New Roman" w:hAnsi="Times New Roman" w:cs="Times New Roman"/>
          <w:color w:val="auto"/>
          <w:sz w:val="24"/>
          <w:szCs w:val="24"/>
          <w:lang w:val="es-MX"/>
        </w:rPr>
        <w:t>(2), 257-271.</w:t>
      </w:r>
    </w:p>
    <w:p w14:paraId="5C63D196" w14:textId="77777777" w:rsidR="005B0486" w:rsidRPr="00BC1710" w:rsidRDefault="006B560D" w:rsidP="0095771F">
      <w:pPr>
        <w:pStyle w:val="LO-normal"/>
        <w:spacing w:line="240" w:lineRule="auto"/>
        <w:ind w:left="720" w:hanging="720"/>
        <w:contextualSpacing/>
        <w:jc w:val="both"/>
        <w:rPr>
          <w:rFonts w:ascii="Times New Roman" w:hAnsi="Times New Roman" w:cs="Times New Roman"/>
          <w:i/>
          <w:color w:val="auto"/>
          <w:sz w:val="24"/>
          <w:szCs w:val="24"/>
          <w:lang w:val="es-MX"/>
        </w:rPr>
      </w:pPr>
      <w:r w:rsidRPr="00BC1710">
        <w:rPr>
          <w:rFonts w:ascii="Times New Roman" w:hAnsi="Times New Roman" w:cs="Times New Roman"/>
          <w:color w:val="auto"/>
          <w:sz w:val="24"/>
          <w:szCs w:val="24"/>
          <w:lang w:val="es-MX"/>
        </w:rPr>
        <w:t xml:space="preserve">Emmerich, Gustavo Ernesto, Cord. 1993. </w:t>
      </w:r>
      <w:r w:rsidRPr="00BC1710">
        <w:rPr>
          <w:rFonts w:ascii="Times New Roman" w:hAnsi="Times New Roman" w:cs="Times New Roman"/>
          <w:i/>
          <w:color w:val="auto"/>
          <w:sz w:val="24"/>
          <w:szCs w:val="24"/>
          <w:lang w:val="es-MX"/>
        </w:rPr>
        <w:t xml:space="preserve">Votos y Mapas. Estudios sobre Geografía Electoral en México. </w:t>
      </w:r>
      <w:r w:rsidRPr="00BC1710">
        <w:rPr>
          <w:rFonts w:ascii="Times New Roman" w:hAnsi="Times New Roman" w:cs="Times New Roman"/>
          <w:color w:val="auto"/>
          <w:sz w:val="24"/>
          <w:szCs w:val="24"/>
          <w:lang w:val="es-MX"/>
        </w:rPr>
        <w:t xml:space="preserve">Toluca: </w:t>
      </w:r>
      <w:r w:rsidRPr="00BC1710">
        <w:rPr>
          <w:rFonts w:ascii="Times New Roman" w:hAnsi="Times New Roman" w:cs="Times New Roman"/>
          <w:i/>
          <w:color w:val="auto"/>
          <w:sz w:val="24"/>
          <w:szCs w:val="24"/>
          <w:lang w:val="es-MX"/>
        </w:rPr>
        <w:t xml:space="preserve">Universidad Autónoma del Estado de México. </w:t>
      </w:r>
    </w:p>
    <w:p w14:paraId="7C6C594E" w14:textId="77777777" w:rsidR="005B0486" w:rsidRPr="00BC1710" w:rsidRDefault="006B560D" w:rsidP="0095771F">
      <w:pPr>
        <w:pStyle w:val="LO-normal"/>
        <w:spacing w:line="240" w:lineRule="auto"/>
        <w:ind w:left="720" w:hanging="720"/>
        <w:contextualSpacing/>
        <w:jc w:val="both"/>
        <w:rPr>
          <w:rFonts w:ascii="Times New Roman" w:hAnsi="Times New Roman" w:cs="Times New Roman"/>
          <w:color w:val="auto"/>
          <w:sz w:val="24"/>
          <w:szCs w:val="24"/>
          <w:lang w:val="es-MX"/>
        </w:rPr>
      </w:pPr>
      <w:r w:rsidRPr="00BC1710">
        <w:rPr>
          <w:rFonts w:ascii="Times New Roman" w:hAnsi="Times New Roman" w:cs="Times New Roman"/>
          <w:color w:val="auto"/>
          <w:sz w:val="24"/>
          <w:szCs w:val="24"/>
          <w:lang w:val="es-MX"/>
        </w:rPr>
        <w:t xml:space="preserve">Gómez Tagle, Silvia y María Eugenia Valdés. 2000. </w:t>
      </w:r>
      <w:r w:rsidRPr="00BC1710">
        <w:rPr>
          <w:rFonts w:ascii="Times New Roman" w:hAnsi="Times New Roman" w:cs="Times New Roman"/>
          <w:i/>
          <w:color w:val="auto"/>
          <w:sz w:val="24"/>
          <w:szCs w:val="24"/>
          <w:lang w:val="es-MX"/>
        </w:rPr>
        <w:t>La Geografía del Poder y las Elecciones en México</w:t>
      </w:r>
      <w:r w:rsidRPr="00BC1710">
        <w:rPr>
          <w:rFonts w:ascii="Times New Roman" w:hAnsi="Times New Roman" w:cs="Times New Roman"/>
          <w:color w:val="auto"/>
          <w:sz w:val="24"/>
          <w:szCs w:val="24"/>
          <w:lang w:val="es-MX"/>
        </w:rPr>
        <w:t xml:space="preserve">. Ciudad de México: Instituto Federal Electoral - Plaza y Valdés. </w:t>
      </w:r>
    </w:p>
    <w:p w14:paraId="63AB022A"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Galván, J. A. G. (2008). La redistritación electoral y la participación política de los pueblos indígenas en México. Balance y perspectivas (2006-2009). </w:t>
      </w:r>
      <w:r w:rsidRPr="00BC1710">
        <w:rPr>
          <w:rFonts w:ascii="Times New Roman" w:eastAsia="Times New Roman" w:hAnsi="Times New Roman" w:cs="Times New Roman"/>
          <w:i/>
          <w:iCs/>
          <w:color w:val="auto"/>
          <w:sz w:val="24"/>
          <w:szCs w:val="24"/>
          <w:lang w:val="es-MX"/>
        </w:rPr>
        <w:t>Boletín Mexicano de Derecho Comparado</w:t>
      </w:r>
      <w:r w:rsidRPr="00BC1710">
        <w:rPr>
          <w:rFonts w:ascii="Times New Roman" w:eastAsia="Times New Roman" w:hAnsi="Times New Roman" w:cs="Times New Roman"/>
          <w:color w:val="auto"/>
          <w:sz w:val="24"/>
          <w:szCs w:val="24"/>
          <w:lang w:val="es-MX"/>
        </w:rPr>
        <w:t>, (121), 173-211.</w:t>
      </w:r>
    </w:p>
    <w:p w14:paraId="327EF6C6" w14:textId="77777777" w:rsidR="005B0486" w:rsidRPr="00BC1710" w:rsidRDefault="006B560D" w:rsidP="0095771F">
      <w:pPr>
        <w:pStyle w:val="LO-normal"/>
        <w:spacing w:line="240" w:lineRule="auto"/>
        <w:ind w:left="720" w:hanging="720"/>
        <w:contextualSpacing/>
        <w:jc w:val="both"/>
        <w:rPr>
          <w:rFonts w:ascii="Times New Roman" w:hAnsi="Times New Roman" w:cs="Times New Roman"/>
          <w:color w:val="auto"/>
          <w:sz w:val="24"/>
          <w:szCs w:val="24"/>
        </w:rPr>
      </w:pPr>
      <w:proofErr w:type="spellStart"/>
      <w:proofErr w:type="gramStart"/>
      <w:r w:rsidRPr="00BC1710">
        <w:rPr>
          <w:rFonts w:ascii="Times New Roman" w:hAnsi="Times New Roman" w:cs="Times New Roman"/>
          <w:color w:val="auto"/>
          <w:sz w:val="24"/>
          <w:szCs w:val="24"/>
        </w:rPr>
        <w:t>Grofman</w:t>
      </w:r>
      <w:proofErr w:type="spellEnd"/>
      <w:r w:rsidRPr="00BC1710">
        <w:rPr>
          <w:rFonts w:ascii="Times New Roman" w:hAnsi="Times New Roman" w:cs="Times New Roman"/>
          <w:color w:val="auto"/>
          <w:sz w:val="24"/>
          <w:szCs w:val="24"/>
        </w:rPr>
        <w:t>,</w:t>
      </w:r>
      <w:r w:rsidRPr="00BC1710">
        <w:rPr>
          <w:rFonts w:ascii="Times New Roman" w:hAnsi="Times New Roman" w:cs="Times New Roman"/>
          <w:color w:val="auto"/>
          <w:spacing w:val="22"/>
          <w:sz w:val="24"/>
          <w:szCs w:val="24"/>
        </w:rPr>
        <w:t xml:space="preserve"> </w:t>
      </w:r>
      <w:r w:rsidRPr="00BC1710">
        <w:rPr>
          <w:rFonts w:ascii="Times New Roman" w:hAnsi="Times New Roman" w:cs="Times New Roman"/>
          <w:color w:val="auto"/>
          <w:sz w:val="24"/>
          <w:szCs w:val="24"/>
        </w:rPr>
        <w:t>Bernard,</w:t>
      </w:r>
      <w:r w:rsidRPr="00BC1710">
        <w:rPr>
          <w:rFonts w:ascii="Times New Roman" w:hAnsi="Times New Roman" w:cs="Times New Roman"/>
          <w:color w:val="auto"/>
          <w:spacing w:val="23"/>
          <w:sz w:val="24"/>
          <w:szCs w:val="24"/>
        </w:rPr>
        <w:t xml:space="preserve"> </w:t>
      </w:r>
      <w:r w:rsidRPr="00BC1710">
        <w:rPr>
          <w:rFonts w:ascii="Times New Roman" w:hAnsi="Times New Roman" w:cs="Times New Roman"/>
          <w:color w:val="auto"/>
          <w:spacing w:val="-12"/>
          <w:sz w:val="24"/>
          <w:szCs w:val="24"/>
        </w:rPr>
        <w:t>W.</w:t>
      </w:r>
      <w:r w:rsidRPr="00BC1710">
        <w:rPr>
          <w:rFonts w:ascii="Times New Roman" w:hAnsi="Times New Roman" w:cs="Times New Roman"/>
          <w:color w:val="auto"/>
          <w:spacing w:val="17"/>
          <w:sz w:val="24"/>
          <w:szCs w:val="24"/>
        </w:rPr>
        <w:t xml:space="preserve"> </w:t>
      </w:r>
      <w:proofErr w:type="spellStart"/>
      <w:r w:rsidRPr="00BC1710">
        <w:rPr>
          <w:rFonts w:ascii="Times New Roman" w:hAnsi="Times New Roman" w:cs="Times New Roman"/>
          <w:color w:val="auto"/>
          <w:spacing w:val="-2"/>
          <w:sz w:val="24"/>
          <w:szCs w:val="24"/>
        </w:rPr>
        <w:t>Koetzle</w:t>
      </w:r>
      <w:proofErr w:type="spellEnd"/>
      <w:r w:rsidRPr="00BC1710">
        <w:rPr>
          <w:rFonts w:ascii="Times New Roman" w:hAnsi="Times New Roman" w:cs="Times New Roman"/>
          <w:color w:val="auto"/>
          <w:spacing w:val="17"/>
          <w:sz w:val="24"/>
          <w:szCs w:val="24"/>
        </w:rPr>
        <w:t xml:space="preserve"> </w:t>
      </w:r>
      <w:r w:rsidRPr="00BC1710">
        <w:rPr>
          <w:rFonts w:ascii="Times New Roman" w:hAnsi="Times New Roman" w:cs="Times New Roman"/>
          <w:color w:val="auto"/>
          <w:sz w:val="24"/>
          <w:szCs w:val="24"/>
        </w:rPr>
        <w:t>and</w:t>
      </w:r>
      <w:r w:rsidRPr="00BC1710">
        <w:rPr>
          <w:rFonts w:ascii="Times New Roman" w:hAnsi="Times New Roman" w:cs="Times New Roman"/>
          <w:color w:val="auto"/>
          <w:spacing w:val="17"/>
          <w:sz w:val="24"/>
          <w:szCs w:val="24"/>
        </w:rPr>
        <w:t xml:space="preserve"> </w:t>
      </w:r>
      <w:r w:rsidRPr="00BC1710">
        <w:rPr>
          <w:rFonts w:ascii="Times New Roman" w:hAnsi="Times New Roman" w:cs="Times New Roman"/>
          <w:color w:val="auto"/>
          <w:spacing w:val="-10"/>
          <w:sz w:val="24"/>
          <w:szCs w:val="24"/>
        </w:rPr>
        <w:t>T.</w:t>
      </w:r>
      <w:r w:rsidRPr="00BC1710">
        <w:rPr>
          <w:rFonts w:ascii="Times New Roman" w:hAnsi="Times New Roman" w:cs="Times New Roman"/>
          <w:color w:val="auto"/>
          <w:spacing w:val="17"/>
          <w:sz w:val="24"/>
          <w:szCs w:val="24"/>
        </w:rPr>
        <w:t xml:space="preserve"> </w:t>
      </w:r>
      <w:proofErr w:type="spellStart"/>
      <w:r w:rsidRPr="00BC1710">
        <w:rPr>
          <w:rFonts w:ascii="Times New Roman" w:hAnsi="Times New Roman" w:cs="Times New Roman"/>
          <w:color w:val="auto"/>
          <w:sz w:val="24"/>
          <w:szCs w:val="24"/>
        </w:rPr>
        <w:t>Brunell</w:t>
      </w:r>
      <w:proofErr w:type="spellEnd"/>
      <w:r w:rsidRPr="00BC1710">
        <w:rPr>
          <w:rFonts w:ascii="Times New Roman" w:hAnsi="Times New Roman" w:cs="Times New Roman"/>
          <w:color w:val="auto"/>
          <w:sz w:val="24"/>
          <w:szCs w:val="24"/>
        </w:rPr>
        <w:t>.</w:t>
      </w:r>
      <w:proofErr w:type="gramEnd"/>
      <w:r w:rsidRPr="00BC1710">
        <w:rPr>
          <w:rFonts w:ascii="Times New Roman" w:hAnsi="Times New Roman" w:cs="Times New Roman"/>
          <w:color w:val="auto"/>
          <w:spacing w:val="18"/>
          <w:sz w:val="24"/>
          <w:szCs w:val="24"/>
        </w:rPr>
        <w:t xml:space="preserve"> (</w:t>
      </w:r>
      <w:r w:rsidRPr="00BC1710">
        <w:rPr>
          <w:rFonts w:ascii="Times New Roman" w:hAnsi="Times New Roman" w:cs="Times New Roman"/>
          <w:color w:val="auto"/>
          <w:sz w:val="24"/>
          <w:szCs w:val="24"/>
        </w:rPr>
        <w:t xml:space="preserve">1997). </w:t>
      </w:r>
      <w:r w:rsidRPr="00BC1710">
        <w:rPr>
          <w:rFonts w:ascii="Times New Roman" w:hAnsi="Times New Roman" w:cs="Times New Roman"/>
          <w:color w:val="auto"/>
          <w:spacing w:val="28"/>
          <w:sz w:val="24"/>
          <w:szCs w:val="24"/>
        </w:rPr>
        <w:t xml:space="preserve"> </w:t>
      </w:r>
      <w:r w:rsidRPr="00BC1710">
        <w:rPr>
          <w:rFonts w:ascii="Times New Roman" w:hAnsi="Times New Roman" w:cs="Times New Roman"/>
          <w:color w:val="auto"/>
          <w:spacing w:val="-8"/>
          <w:sz w:val="24"/>
          <w:szCs w:val="24"/>
        </w:rPr>
        <w:t>“An</w:t>
      </w:r>
      <w:r w:rsidRPr="00BC1710">
        <w:rPr>
          <w:rFonts w:ascii="Times New Roman" w:hAnsi="Times New Roman" w:cs="Times New Roman"/>
          <w:color w:val="auto"/>
          <w:spacing w:val="17"/>
          <w:sz w:val="24"/>
          <w:szCs w:val="24"/>
        </w:rPr>
        <w:t xml:space="preserve"> </w:t>
      </w:r>
      <w:r w:rsidRPr="00BC1710">
        <w:rPr>
          <w:rFonts w:ascii="Times New Roman" w:hAnsi="Times New Roman" w:cs="Times New Roman"/>
          <w:color w:val="auto"/>
          <w:spacing w:val="-1"/>
          <w:sz w:val="24"/>
          <w:szCs w:val="24"/>
        </w:rPr>
        <w:t>integrated</w:t>
      </w:r>
      <w:r w:rsidRPr="00BC1710">
        <w:rPr>
          <w:rFonts w:ascii="Times New Roman" w:hAnsi="Times New Roman" w:cs="Times New Roman"/>
          <w:color w:val="auto"/>
          <w:spacing w:val="17"/>
          <w:sz w:val="24"/>
          <w:szCs w:val="24"/>
        </w:rPr>
        <w:t xml:space="preserve"> </w:t>
      </w:r>
      <w:r w:rsidRPr="00BC1710">
        <w:rPr>
          <w:rFonts w:ascii="Times New Roman" w:hAnsi="Times New Roman" w:cs="Times New Roman"/>
          <w:color w:val="auto"/>
          <w:spacing w:val="-1"/>
          <w:sz w:val="24"/>
          <w:szCs w:val="24"/>
        </w:rPr>
        <w:t>Perspective</w:t>
      </w:r>
      <w:r w:rsidRPr="00BC1710">
        <w:rPr>
          <w:rFonts w:ascii="Times New Roman" w:hAnsi="Times New Roman" w:cs="Times New Roman"/>
          <w:color w:val="auto"/>
          <w:spacing w:val="17"/>
          <w:sz w:val="24"/>
          <w:szCs w:val="24"/>
        </w:rPr>
        <w:t xml:space="preserve"> </w:t>
      </w:r>
      <w:r w:rsidRPr="00BC1710">
        <w:rPr>
          <w:rFonts w:ascii="Times New Roman" w:hAnsi="Times New Roman" w:cs="Times New Roman"/>
          <w:color w:val="auto"/>
          <w:sz w:val="24"/>
          <w:szCs w:val="24"/>
        </w:rPr>
        <w:t>on</w:t>
      </w:r>
      <w:r w:rsidRPr="00BC1710">
        <w:rPr>
          <w:rFonts w:ascii="Times New Roman" w:hAnsi="Times New Roman" w:cs="Times New Roman"/>
          <w:color w:val="auto"/>
          <w:spacing w:val="18"/>
          <w:sz w:val="24"/>
          <w:szCs w:val="24"/>
        </w:rPr>
        <w:t xml:space="preserve"> </w:t>
      </w:r>
      <w:r w:rsidRPr="00BC1710">
        <w:rPr>
          <w:rFonts w:ascii="Times New Roman" w:hAnsi="Times New Roman" w:cs="Times New Roman"/>
          <w:color w:val="auto"/>
          <w:sz w:val="24"/>
          <w:szCs w:val="24"/>
        </w:rPr>
        <w:t>the</w:t>
      </w:r>
      <w:r w:rsidRPr="00BC1710">
        <w:rPr>
          <w:rFonts w:ascii="Times New Roman" w:hAnsi="Times New Roman" w:cs="Times New Roman"/>
          <w:color w:val="auto"/>
          <w:spacing w:val="17"/>
          <w:sz w:val="24"/>
          <w:szCs w:val="24"/>
        </w:rPr>
        <w:t xml:space="preserve"> </w:t>
      </w:r>
      <w:r w:rsidRPr="00BC1710">
        <w:rPr>
          <w:rFonts w:ascii="Times New Roman" w:hAnsi="Times New Roman" w:cs="Times New Roman"/>
          <w:color w:val="auto"/>
          <w:sz w:val="24"/>
          <w:szCs w:val="24"/>
        </w:rPr>
        <w:t>three potential sources</w:t>
      </w:r>
      <w:r w:rsidRPr="00BC1710">
        <w:rPr>
          <w:rFonts w:ascii="Times New Roman" w:hAnsi="Times New Roman" w:cs="Times New Roman"/>
          <w:color w:val="auto"/>
          <w:spacing w:val="1"/>
          <w:sz w:val="24"/>
          <w:szCs w:val="24"/>
        </w:rPr>
        <w:t xml:space="preserve"> </w:t>
      </w:r>
      <w:r w:rsidRPr="00BC1710">
        <w:rPr>
          <w:rFonts w:ascii="Times New Roman" w:hAnsi="Times New Roman" w:cs="Times New Roman"/>
          <w:color w:val="auto"/>
          <w:sz w:val="24"/>
          <w:szCs w:val="24"/>
        </w:rPr>
        <w:t>of partisan</w:t>
      </w:r>
      <w:r w:rsidRPr="00BC1710">
        <w:rPr>
          <w:rFonts w:ascii="Times New Roman" w:hAnsi="Times New Roman" w:cs="Times New Roman"/>
          <w:color w:val="auto"/>
          <w:spacing w:val="1"/>
          <w:sz w:val="24"/>
          <w:szCs w:val="24"/>
        </w:rPr>
        <w:t xml:space="preserve"> </w:t>
      </w:r>
      <w:r w:rsidRPr="00BC1710">
        <w:rPr>
          <w:rFonts w:ascii="Times New Roman" w:hAnsi="Times New Roman" w:cs="Times New Roman"/>
          <w:color w:val="auto"/>
          <w:sz w:val="24"/>
          <w:szCs w:val="24"/>
        </w:rPr>
        <w:t>bias:</w:t>
      </w:r>
      <w:r w:rsidRPr="00BC1710">
        <w:rPr>
          <w:rFonts w:ascii="Times New Roman" w:hAnsi="Times New Roman" w:cs="Times New Roman"/>
          <w:color w:val="auto"/>
          <w:spacing w:val="20"/>
          <w:sz w:val="24"/>
          <w:szCs w:val="24"/>
        </w:rPr>
        <w:t xml:space="preserve"> </w:t>
      </w:r>
      <w:r w:rsidRPr="00BC1710">
        <w:rPr>
          <w:rFonts w:ascii="Times New Roman" w:hAnsi="Times New Roman" w:cs="Times New Roman"/>
          <w:color w:val="auto"/>
          <w:sz w:val="24"/>
          <w:szCs w:val="24"/>
        </w:rPr>
        <w:t>malapportionment,</w:t>
      </w:r>
      <w:r w:rsidRPr="00BC1710">
        <w:rPr>
          <w:rFonts w:ascii="Times New Roman" w:hAnsi="Times New Roman" w:cs="Times New Roman"/>
          <w:color w:val="auto"/>
          <w:spacing w:val="2"/>
          <w:sz w:val="24"/>
          <w:szCs w:val="24"/>
        </w:rPr>
        <w:t xml:space="preserve"> </w:t>
      </w:r>
      <w:r w:rsidRPr="00BC1710">
        <w:rPr>
          <w:rFonts w:ascii="Times New Roman" w:hAnsi="Times New Roman" w:cs="Times New Roman"/>
          <w:color w:val="auto"/>
          <w:sz w:val="24"/>
          <w:szCs w:val="24"/>
        </w:rPr>
        <w:t>turnout</w:t>
      </w:r>
      <w:r w:rsidRPr="00BC1710">
        <w:rPr>
          <w:rFonts w:ascii="Times New Roman" w:hAnsi="Times New Roman" w:cs="Times New Roman"/>
          <w:color w:val="auto"/>
          <w:spacing w:val="1"/>
          <w:sz w:val="24"/>
          <w:szCs w:val="24"/>
        </w:rPr>
        <w:t xml:space="preserve"> </w:t>
      </w:r>
      <w:r w:rsidRPr="00BC1710">
        <w:rPr>
          <w:rFonts w:ascii="Times New Roman" w:hAnsi="Times New Roman" w:cs="Times New Roman"/>
          <w:color w:val="auto"/>
          <w:spacing w:val="-1"/>
          <w:sz w:val="24"/>
          <w:szCs w:val="24"/>
        </w:rPr>
        <w:t>Differences,</w:t>
      </w:r>
      <w:r w:rsidRPr="00BC1710">
        <w:rPr>
          <w:rFonts w:ascii="Times New Roman" w:hAnsi="Times New Roman" w:cs="Times New Roman"/>
          <w:color w:val="auto"/>
          <w:spacing w:val="2"/>
          <w:sz w:val="24"/>
          <w:szCs w:val="24"/>
        </w:rPr>
        <w:t xml:space="preserve"> </w:t>
      </w:r>
      <w:r w:rsidRPr="00BC1710">
        <w:rPr>
          <w:rFonts w:ascii="Times New Roman" w:hAnsi="Times New Roman" w:cs="Times New Roman"/>
          <w:color w:val="auto"/>
          <w:sz w:val="24"/>
          <w:szCs w:val="24"/>
        </w:rPr>
        <w:t>and</w:t>
      </w:r>
      <w:r w:rsidRPr="00BC1710">
        <w:rPr>
          <w:rFonts w:ascii="Times New Roman" w:hAnsi="Times New Roman" w:cs="Times New Roman"/>
          <w:color w:val="auto"/>
          <w:spacing w:val="1"/>
          <w:sz w:val="24"/>
          <w:szCs w:val="24"/>
        </w:rPr>
        <w:t xml:space="preserve"> </w:t>
      </w:r>
      <w:r w:rsidRPr="00BC1710">
        <w:rPr>
          <w:rFonts w:ascii="Times New Roman" w:hAnsi="Times New Roman" w:cs="Times New Roman"/>
          <w:color w:val="auto"/>
          <w:sz w:val="24"/>
          <w:szCs w:val="24"/>
        </w:rPr>
        <w:t>the geographic</w:t>
      </w:r>
      <w:r w:rsidRPr="00BC1710">
        <w:rPr>
          <w:rFonts w:ascii="Times New Roman" w:hAnsi="Times New Roman" w:cs="Times New Roman"/>
          <w:color w:val="auto"/>
          <w:spacing w:val="-10"/>
          <w:sz w:val="24"/>
          <w:szCs w:val="24"/>
        </w:rPr>
        <w:t xml:space="preserve"> </w:t>
      </w:r>
      <w:r w:rsidRPr="00BC1710">
        <w:rPr>
          <w:rFonts w:ascii="Times New Roman" w:hAnsi="Times New Roman" w:cs="Times New Roman"/>
          <w:color w:val="auto"/>
          <w:spacing w:val="-1"/>
          <w:sz w:val="24"/>
          <w:szCs w:val="24"/>
        </w:rPr>
        <w:t>distribution</w:t>
      </w:r>
      <w:r w:rsidRPr="00BC1710">
        <w:rPr>
          <w:rFonts w:ascii="Times New Roman" w:hAnsi="Times New Roman" w:cs="Times New Roman"/>
          <w:color w:val="auto"/>
          <w:spacing w:val="-9"/>
          <w:sz w:val="24"/>
          <w:szCs w:val="24"/>
        </w:rPr>
        <w:t xml:space="preserve"> </w:t>
      </w:r>
      <w:r w:rsidRPr="00BC1710">
        <w:rPr>
          <w:rFonts w:ascii="Times New Roman" w:hAnsi="Times New Roman" w:cs="Times New Roman"/>
          <w:color w:val="auto"/>
          <w:sz w:val="24"/>
          <w:szCs w:val="24"/>
        </w:rPr>
        <w:t>of</w:t>
      </w:r>
      <w:r w:rsidRPr="00BC1710">
        <w:rPr>
          <w:rFonts w:ascii="Times New Roman" w:hAnsi="Times New Roman" w:cs="Times New Roman"/>
          <w:color w:val="auto"/>
          <w:spacing w:val="-9"/>
          <w:sz w:val="24"/>
          <w:szCs w:val="24"/>
        </w:rPr>
        <w:t xml:space="preserve"> </w:t>
      </w:r>
      <w:r w:rsidRPr="00BC1710">
        <w:rPr>
          <w:rFonts w:ascii="Times New Roman" w:hAnsi="Times New Roman" w:cs="Times New Roman"/>
          <w:color w:val="auto"/>
          <w:sz w:val="24"/>
          <w:szCs w:val="24"/>
        </w:rPr>
        <w:t>party</w:t>
      </w:r>
      <w:r w:rsidRPr="00BC1710">
        <w:rPr>
          <w:rFonts w:ascii="Times New Roman" w:hAnsi="Times New Roman" w:cs="Times New Roman"/>
          <w:color w:val="auto"/>
          <w:spacing w:val="-10"/>
          <w:sz w:val="24"/>
          <w:szCs w:val="24"/>
        </w:rPr>
        <w:t xml:space="preserve"> </w:t>
      </w:r>
      <w:r w:rsidRPr="00BC1710">
        <w:rPr>
          <w:rFonts w:ascii="Times New Roman" w:hAnsi="Times New Roman" w:cs="Times New Roman"/>
          <w:color w:val="auto"/>
          <w:spacing w:val="-2"/>
          <w:sz w:val="24"/>
          <w:szCs w:val="24"/>
        </w:rPr>
        <w:t>vote</w:t>
      </w:r>
      <w:r w:rsidRPr="00BC1710">
        <w:rPr>
          <w:rFonts w:ascii="Times New Roman" w:hAnsi="Times New Roman" w:cs="Times New Roman"/>
          <w:color w:val="auto"/>
          <w:spacing w:val="-9"/>
          <w:sz w:val="24"/>
          <w:szCs w:val="24"/>
        </w:rPr>
        <w:t xml:space="preserve"> </w:t>
      </w:r>
      <w:r w:rsidRPr="00BC1710">
        <w:rPr>
          <w:rFonts w:ascii="Times New Roman" w:hAnsi="Times New Roman" w:cs="Times New Roman"/>
          <w:color w:val="auto"/>
          <w:spacing w:val="-3"/>
          <w:sz w:val="24"/>
          <w:szCs w:val="24"/>
        </w:rPr>
        <w:t>shares.”</w:t>
      </w:r>
      <w:r w:rsidRPr="00BC1710">
        <w:rPr>
          <w:rFonts w:ascii="Times New Roman" w:hAnsi="Times New Roman" w:cs="Times New Roman"/>
          <w:color w:val="auto"/>
          <w:spacing w:val="-9"/>
          <w:sz w:val="24"/>
          <w:szCs w:val="24"/>
        </w:rPr>
        <w:t xml:space="preserve"> </w:t>
      </w:r>
      <w:r w:rsidRPr="00BC1710">
        <w:rPr>
          <w:rFonts w:ascii="Times New Roman" w:hAnsi="Times New Roman" w:cs="Times New Roman"/>
          <w:i/>
          <w:iCs/>
          <w:color w:val="auto"/>
          <w:spacing w:val="-1"/>
          <w:sz w:val="24"/>
          <w:szCs w:val="24"/>
        </w:rPr>
        <w:t>Electoral</w:t>
      </w:r>
      <w:r w:rsidRPr="00BC1710">
        <w:rPr>
          <w:rFonts w:ascii="Times New Roman" w:hAnsi="Times New Roman" w:cs="Times New Roman"/>
          <w:i/>
          <w:iCs/>
          <w:color w:val="auto"/>
          <w:spacing w:val="-10"/>
          <w:sz w:val="24"/>
          <w:szCs w:val="24"/>
        </w:rPr>
        <w:t xml:space="preserve"> </w:t>
      </w:r>
      <w:r w:rsidRPr="00BC1710">
        <w:rPr>
          <w:rFonts w:ascii="Times New Roman" w:hAnsi="Times New Roman" w:cs="Times New Roman"/>
          <w:i/>
          <w:iCs/>
          <w:color w:val="auto"/>
          <w:sz w:val="24"/>
          <w:szCs w:val="24"/>
        </w:rPr>
        <w:t>Studies</w:t>
      </w:r>
      <w:r w:rsidRPr="00BC1710">
        <w:rPr>
          <w:rFonts w:ascii="Times New Roman" w:hAnsi="Times New Roman" w:cs="Times New Roman"/>
          <w:i/>
          <w:iCs/>
          <w:color w:val="auto"/>
          <w:spacing w:val="-9"/>
          <w:sz w:val="24"/>
          <w:szCs w:val="24"/>
        </w:rPr>
        <w:t xml:space="preserve"> </w:t>
      </w:r>
      <w:r w:rsidRPr="00BC1710">
        <w:rPr>
          <w:rFonts w:ascii="Times New Roman" w:hAnsi="Times New Roman" w:cs="Times New Roman"/>
          <w:color w:val="auto"/>
          <w:sz w:val="24"/>
          <w:szCs w:val="24"/>
        </w:rPr>
        <w:t>16(4)</w:t>
      </w:r>
      <w:proofErr w:type="gramStart"/>
      <w:r w:rsidRPr="00BC1710">
        <w:rPr>
          <w:rFonts w:ascii="Times New Roman" w:hAnsi="Times New Roman" w:cs="Times New Roman"/>
          <w:color w:val="auto"/>
          <w:sz w:val="24"/>
          <w:szCs w:val="24"/>
        </w:rPr>
        <w:t>:457</w:t>
      </w:r>
      <w:proofErr w:type="gramEnd"/>
      <w:r w:rsidRPr="00BC1710">
        <w:rPr>
          <w:rFonts w:ascii="Times New Roman" w:hAnsi="Times New Roman" w:cs="Times New Roman"/>
          <w:color w:val="auto"/>
          <w:sz w:val="24"/>
          <w:szCs w:val="24"/>
        </w:rPr>
        <w:t>–70.</w:t>
      </w:r>
    </w:p>
    <w:p w14:paraId="4BCDEAE3"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rPr>
      </w:pPr>
      <w:r w:rsidRPr="00BC1710">
        <w:rPr>
          <w:rFonts w:ascii="Times New Roman" w:eastAsia="Times New Roman" w:hAnsi="Times New Roman" w:cs="Times New Roman"/>
          <w:color w:val="auto"/>
          <w:sz w:val="24"/>
          <w:szCs w:val="24"/>
        </w:rPr>
        <w:t>Handley, Lisa</w:t>
      </w:r>
      <w:proofErr w:type="gramStart"/>
      <w:r w:rsidRPr="00BC1710">
        <w:rPr>
          <w:rFonts w:ascii="Times New Roman" w:eastAsia="Times New Roman" w:hAnsi="Times New Roman" w:cs="Times New Roman"/>
          <w:color w:val="auto"/>
          <w:sz w:val="24"/>
          <w:szCs w:val="24"/>
        </w:rPr>
        <w:t>.,</w:t>
      </w:r>
      <w:proofErr w:type="gramEnd"/>
      <w:r w:rsidRPr="00BC1710">
        <w:rPr>
          <w:rFonts w:ascii="Times New Roman" w:eastAsia="Times New Roman" w:hAnsi="Times New Roman" w:cs="Times New Roman"/>
          <w:color w:val="auto"/>
          <w:sz w:val="24"/>
          <w:szCs w:val="24"/>
        </w:rPr>
        <w:t xml:space="preserve"> &amp; </w:t>
      </w:r>
      <w:proofErr w:type="spellStart"/>
      <w:r w:rsidRPr="00BC1710">
        <w:rPr>
          <w:rFonts w:ascii="Times New Roman" w:eastAsia="Times New Roman" w:hAnsi="Times New Roman" w:cs="Times New Roman"/>
          <w:color w:val="auto"/>
          <w:sz w:val="24"/>
          <w:szCs w:val="24"/>
        </w:rPr>
        <w:t>Grofman</w:t>
      </w:r>
      <w:proofErr w:type="spellEnd"/>
      <w:r w:rsidRPr="00BC1710">
        <w:rPr>
          <w:rFonts w:ascii="Times New Roman" w:eastAsia="Times New Roman" w:hAnsi="Times New Roman" w:cs="Times New Roman"/>
          <w:color w:val="auto"/>
          <w:sz w:val="24"/>
          <w:szCs w:val="24"/>
        </w:rPr>
        <w:t xml:space="preserve">, Bernard. (Eds.). (2008). </w:t>
      </w:r>
      <w:r w:rsidRPr="00BC1710">
        <w:rPr>
          <w:rFonts w:ascii="Times New Roman" w:eastAsia="Times New Roman" w:hAnsi="Times New Roman" w:cs="Times New Roman"/>
          <w:i/>
          <w:color w:val="auto"/>
          <w:sz w:val="24"/>
          <w:szCs w:val="24"/>
        </w:rPr>
        <w:t>Redistricting in comparative perspective</w:t>
      </w:r>
      <w:r w:rsidRPr="00BC1710">
        <w:rPr>
          <w:rFonts w:ascii="Times New Roman" w:eastAsia="Times New Roman" w:hAnsi="Times New Roman" w:cs="Times New Roman"/>
          <w:color w:val="auto"/>
          <w:sz w:val="24"/>
          <w:szCs w:val="24"/>
        </w:rPr>
        <w:t>. Oxford: Oxford University Press.</w:t>
      </w:r>
    </w:p>
    <w:p w14:paraId="12E2BBC4" w14:textId="225D8451" w:rsidR="006E6672"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 xml:space="preserve">Instituto Federal Electoral </w:t>
      </w:r>
      <w:r w:rsidR="006E6672" w:rsidRPr="00BC1710">
        <w:rPr>
          <w:rFonts w:ascii="Times New Roman" w:eastAsia="Times New Roman" w:hAnsi="Times New Roman" w:cs="Times New Roman"/>
          <w:color w:val="auto"/>
          <w:sz w:val="24"/>
          <w:szCs w:val="24"/>
          <w:lang w:val="es-MX"/>
        </w:rPr>
        <w:t>(2005). “Distritación 2004-2005</w:t>
      </w:r>
      <w:r w:rsidR="0097146A" w:rsidRPr="00BC1710">
        <w:rPr>
          <w:rFonts w:ascii="Times New Roman" w:eastAsia="Times New Roman" w:hAnsi="Times New Roman" w:cs="Times New Roman"/>
          <w:color w:val="auto"/>
          <w:sz w:val="24"/>
          <w:szCs w:val="24"/>
          <w:lang w:val="es-MX"/>
        </w:rPr>
        <w:t xml:space="preserve">: Camino para la democaracia”. México DF: IFE. </w:t>
      </w:r>
    </w:p>
    <w:p w14:paraId="35B8E1F4" w14:textId="71765218" w:rsidR="005B0486" w:rsidRPr="00BC1710" w:rsidRDefault="006E6672"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lastRenderedPageBreak/>
        <w:t xml:space="preserve">________ </w:t>
      </w:r>
      <w:r w:rsidR="006B560D" w:rsidRPr="00BC1710">
        <w:rPr>
          <w:rFonts w:ascii="Times New Roman" w:eastAsia="Times New Roman" w:hAnsi="Times New Roman" w:cs="Times New Roman"/>
          <w:color w:val="auto"/>
          <w:sz w:val="24"/>
          <w:szCs w:val="24"/>
          <w:lang w:val="es-MX"/>
        </w:rPr>
        <w:t xml:space="preserve">(2013). Acuerdo del Consejo General del Instituto Federal Electoral por el que se aprueba el presupuesto del Instituto Federal Electoral para el ejercicio fiscal del año 2013. CG12/2013, pg. 142. México, D.F. En: </w:t>
      </w:r>
      <w:hyperlink>
        <w:r w:rsidR="006B560D" w:rsidRPr="00BC1710">
          <w:rPr>
            <w:rStyle w:val="InternetLink"/>
            <w:rFonts w:ascii="Times New Roman" w:eastAsia="Times New Roman" w:hAnsi="Times New Roman" w:cs="Times New Roman"/>
            <w:color w:val="auto"/>
            <w:sz w:val="24"/>
            <w:szCs w:val="24"/>
            <w:lang w:val="es-MX"/>
          </w:rPr>
          <w:t>http://www2.ine.mx/docs/IFE-v2/DEA/DEA-PresupuestoInformes/DEA-PresupuestoIFE/PresupuestoIFE-docs/2013/CG12_2013_ppt_2013.pdf</w:t>
        </w:r>
      </w:hyperlink>
      <w:r w:rsidR="006B560D" w:rsidRPr="00BC1710">
        <w:rPr>
          <w:rFonts w:ascii="Times New Roman" w:eastAsia="Times New Roman" w:hAnsi="Times New Roman" w:cs="Times New Roman"/>
          <w:color w:val="auto"/>
          <w:sz w:val="24"/>
          <w:szCs w:val="24"/>
          <w:lang w:val="es-MX"/>
        </w:rPr>
        <w:t xml:space="preserve"> [5 de marzo de 2015].</w:t>
      </w:r>
    </w:p>
    <w:p w14:paraId="10C11F2A"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 xml:space="preserve">________ (2013a). Acuerdo del Consejo General del Instituto Federal Electoral por el que se aprueba la propuesta de criterios que se utilizarán para formular los estudios y proyectos para la división del territorio nacional en trescientos distritos electorales uninominales federales, a propuesta de la Junta General Ejecutiva. CG50/2013. México, D.F. En: </w:t>
      </w:r>
      <w:hyperlink>
        <w:r w:rsidRPr="00BC1710">
          <w:rPr>
            <w:rStyle w:val="InternetLink"/>
            <w:rFonts w:ascii="Times New Roman" w:eastAsia="Times New Roman" w:hAnsi="Times New Roman" w:cs="Times New Roman"/>
            <w:color w:val="auto"/>
            <w:sz w:val="24"/>
            <w:szCs w:val="24"/>
            <w:lang w:val="es-MX"/>
          </w:rPr>
          <w:t>http://www.ine.mx/docs/IFE-v2/DERFE/DERFE-CNV/2013/Redistritacion/CGe60213ap4.pdf</w:t>
        </w:r>
      </w:hyperlink>
      <w:r w:rsidRPr="00BC1710">
        <w:rPr>
          <w:rFonts w:ascii="Times New Roman" w:eastAsia="Times New Roman" w:hAnsi="Times New Roman" w:cs="Times New Roman"/>
          <w:color w:val="auto"/>
          <w:sz w:val="24"/>
          <w:szCs w:val="24"/>
          <w:lang w:val="es-MX"/>
        </w:rPr>
        <w:t xml:space="preserve"> [5 de marzo de 2015].</w:t>
      </w:r>
    </w:p>
    <w:p w14:paraId="5BD559B6"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________</w:t>
      </w:r>
      <w:r w:rsidRPr="00BC1710">
        <w:rPr>
          <w:rFonts w:ascii="Times New Roman" w:hAnsi="Times New Roman" w:cs="Times New Roman"/>
          <w:color w:val="auto"/>
          <w:sz w:val="24"/>
          <w:szCs w:val="24"/>
          <w:lang w:val="es-MX"/>
        </w:rPr>
        <w:t xml:space="preserve"> (2013b), Intervención del Consejero Presidente, Dr. Leonardo Valdés Zurita, en la Sesión del Consejo General del IFE para aprobar los trabajos de redistritación. IFE: Versión estenográfica de la sesión extraordinaria del Consejo General del Instituto Federal Electoral. México, D.F., a 28 de octubre de 2013. </w:t>
      </w:r>
      <w:r w:rsidRPr="00BC1710">
        <w:rPr>
          <w:rFonts w:ascii="Times New Roman" w:eastAsia="Times New Roman" w:hAnsi="Times New Roman" w:cs="Times New Roman"/>
          <w:color w:val="auto"/>
          <w:sz w:val="24"/>
          <w:szCs w:val="24"/>
          <w:lang w:val="es-MX"/>
        </w:rPr>
        <w:t>[5 de marzo de 2015].</w:t>
      </w:r>
    </w:p>
    <w:p w14:paraId="22DF7196" w14:textId="77777777" w:rsidR="005B0486" w:rsidRPr="00BC1710" w:rsidRDefault="006B560D" w:rsidP="0095771F">
      <w:pPr>
        <w:pStyle w:val="LO-normal"/>
        <w:spacing w:line="240" w:lineRule="auto"/>
        <w:ind w:left="720" w:hanging="720"/>
        <w:contextualSpacing/>
        <w:jc w:val="both"/>
        <w:rPr>
          <w:rFonts w:ascii="Times New Roman" w:hAnsi="Times New Roman" w:cs="Times New Roman"/>
          <w:color w:val="auto"/>
          <w:sz w:val="24"/>
          <w:szCs w:val="24"/>
          <w:lang w:val="es-MX"/>
        </w:rPr>
      </w:pPr>
      <w:r w:rsidRPr="00BC1710">
        <w:rPr>
          <w:rFonts w:ascii="Times New Roman" w:hAnsi="Times New Roman" w:cs="Times New Roman"/>
          <w:color w:val="auto"/>
          <w:sz w:val="24"/>
          <w:szCs w:val="24"/>
          <w:lang w:val="es-MX"/>
        </w:rPr>
        <w:t>Instituto Nacional Electoral.</w:t>
      </w:r>
      <w:r w:rsidRPr="00BC1710">
        <w:rPr>
          <w:rFonts w:ascii="Times New Roman" w:hAnsi="Times New Roman" w:cs="Times New Roman"/>
          <w:color w:val="auto"/>
          <w:spacing w:val="-9"/>
          <w:sz w:val="24"/>
          <w:szCs w:val="24"/>
          <w:lang w:val="es-MX"/>
        </w:rPr>
        <w:t xml:space="preserve"> (</w:t>
      </w:r>
      <w:r w:rsidRPr="00BC1710">
        <w:rPr>
          <w:rFonts w:ascii="Times New Roman" w:hAnsi="Times New Roman" w:cs="Times New Roman"/>
          <w:color w:val="auto"/>
          <w:sz w:val="24"/>
          <w:szCs w:val="24"/>
          <w:lang w:val="es-MX"/>
        </w:rPr>
        <w:t>2015).</w:t>
      </w:r>
      <w:r w:rsidRPr="00BC1710">
        <w:rPr>
          <w:rFonts w:ascii="Times New Roman" w:hAnsi="Times New Roman" w:cs="Times New Roman"/>
          <w:color w:val="auto"/>
          <w:spacing w:val="15"/>
          <w:sz w:val="24"/>
          <w:szCs w:val="24"/>
          <w:lang w:val="es-MX"/>
        </w:rPr>
        <w:t xml:space="preserve"> </w:t>
      </w:r>
      <w:r w:rsidRPr="00BC1710">
        <w:rPr>
          <w:rFonts w:ascii="Times New Roman" w:hAnsi="Times New Roman" w:cs="Times New Roman"/>
          <w:color w:val="auto"/>
          <w:sz w:val="24"/>
          <w:szCs w:val="24"/>
          <w:lang w:val="es-MX"/>
        </w:rPr>
        <w:t>“Modelo</w:t>
      </w:r>
      <w:r w:rsidRPr="00BC1710">
        <w:rPr>
          <w:rFonts w:ascii="Times New Roman" w:hAnsi="Times New Roman" w:cs="Times New Roman"/>
          <w:color w:val="auto"/>
          <w:spacing w:val="-8"/>
          <w:sz w:val="24"/>
          <w:szCs w:val="24"/>
          <w:lang w:val="es-MX"/>
        </w:rPr>
        <w:t xml:space="preserve"> </w:t>
      </w:r>
      <w:r w:rsidRPr="00BC1710">
        <w:rPr>
          <w:rFonts w:ascii="Times New Roman" w:hAnsi="Times New Roman" w:cs="Times New Roman"/>
          <w:color w:val="auto"/>
          <w:sz w:val="24"/>
          <w:szCs w:val="24"/>
          <w:lang w:val="es-MX"/>
        </w:rPr>
        <w:t>Matemático</w:t>
      </w:r>
      <w:r w:rsidRPr="00BC1710">
        <w:rPr>
          <w:rFonts w:ascii="Times New Roman" w:hAnsi="Times New Roman" w:cs="Times New Roman"/>
          <w:color w:val="auto"/>
          <w:spacing w:val="-9"/>
          <w:sz w:val="24"/>
          <w:szCs w:val="24"/>
          <w:lang w:val="es-MX"/>
        </w:rPr>
        <w:t xml:space="preserve"> </w:t>
      </w:r>
      <w:r w:rsidRPr="00BC1710">
        <w:rPr>
          <w:rFonts w:ascii="Times New Roman" w:hAnsi="Times New Roman" w:cs="Times New Roman"/>
          <w:color w:val="auto"/>
          <w:sz w:val="24"/>
          <w:szCs w:val="24"/>
          <w:lang w:val="es-MX"/>
        </w:rPr>
        <w:t>y</w:t>
      </w:r>
      <w:r w:rsidRPr="00BC1710">
        <w:rPr>
          <w:rFonts w:ascii="Times New Roman" w:hAnsi="Times New Roman" w:cs="Times New Roman"/>
          <w:color w:val="auto"/>
          <w:spacing w:val="-8"/>
          <w:sz w:val="24"/>
          <w:szCs w:val="24"/>
          <w:lang w:val="es-MX"/>
        </w:rPr>
        <w:t xml:space="preserve"> </w:t>
      </w:r>
      <w:r w:rsidRPr="00BC1710">
        <w:rPr>
          <w:rFonts w:ascii="Times New Roman" w:hAnsi="Times New Roman" w:cs="Times New Roman"/>
          <w:color w:val="auto"/>
          <w:spacing w:val="-2"/>
          <w:sz w:val="24"/>
          <w:szCs w:val="24"/>
          <w:lang w:val="es-MX"/>
        </w:rPr>
        <w:t>Algorítmos.”</w:t>
      </w:r>
      <w:r w:rsidRPr="00BC1710">
        <w:rPr>
          <w:rFonts w:ascii="Times New Roman" w:hAnsi="Times New Roman" w:cs="Times New Roman"/>
          <w:color w:val="auto"/>
          <w:spacing w:val="-9"/>
          <w:sz w:val="24"/>
          <w:szCs w:val="24"/>
          <w:lang w:val="es-MX"/>
        </w:rPr>
        <w:t xml:space="preserve"> Mexico D.F.: </w:t>
      </w:r>
      <w:r w:rsidRPr="00BC1710">
        <w:rPr>
          <w:rFonts w:ascii="Times New Roman" w:hAnsi="Times New Roman" w:cs="Times New Roman"/>
          <w:color w:val="auto"/>
          <w:spacing w:val="-1"/>
          <w:sz w:val="24"/>
          <w:szCs w:val="24"/>
          <w:lang w:val="es-MX"/>
        </w:rPr>
        <w:t>Registro</w:t>
      </w:r>
      <w:r w:rsidRPr="00BC1710">
        <w:rPr>
          <w:rFonts w:ascii="Times New Roman" w:hAnsi="Times New Roman" w:cs="Times New Roman"/>
          <w:color w:val="auto"/>
          <w:spacing w:val="-8"/>
          <w:sz w:val="24"/>
          <w:szCs w:val="24"/>
          <w:lang w:val="es-MX"/>
        </w:rPr>
        <w:t xml:space="preserve"> </w:t>
      </w:r>
      <w:r w:rsidRPr="00BC1710">
        <w:rPr>
          <w:rFonts w:ascii="Times New Roman" w:hAnsi="Times New Roman" w:cs="Times New Roman"/>
          <w:color w:val="auto"/>
          <w:sz w:val="24"/>
          <w:szCs w:val="24"/>
          <w:lang w:val="es-MX"/>
        </w:rPr>
        <w:t>Federal</w:t>
      </w:r>
      <w:r w:rsidRPr="00BC1710">
        <w:rPr>
          <w:rFonts w:ascii="Times New Roman" w:hAnsi="Times New Roman" w:cs="Times New Roman"/>
          <w:color w:val="auto"/>
          <w:spacing w:val="-9"/>
          <w:sz w:val="24"/>
          <w:szCs w:val="24"/>
          <w:lang w:val="es-MX"/>
        </w:rPr>
        <w:t xml:space="preserve"> </w:t>
      </w:r>
      <w:r w:rsidRPr="00BC1710">
        <w:rPr>
          <w:rFonts w:ascii="Times New Roman" w:hAnsi="Times New Roman" w:cs="Times New Roman"/>
          <w:color w:val="auto"/>
          <w:sz w:val="24"/>
          <w:szCs w:val="24"/>
          <w:lang w:val="es-MX"/>
        </w:rPr>
        <w:t>de</w:t>
      </w:r>
      <w:r w:rsidRPr="00BC1710">
        <w:rPr>
          <w:rFonts w:ascii="Times New Roman" w:hAnsi="Times New Roman" w:cs="Times New Roman"/>
          <w:color w:val="auto"/>
          <w:spacing w:val="-8"/>
          <w:sz w:val="24"/>
          <w:szCs w:val="24"/>
          <w:lang w:val="es-MX"/>
        </w:rPr>
        <w:t xml:space="preserve"> </w:t>
      </w:r>
      <w:r w:rsidRPr="00BC1710">
        <w:rPr>
          <w:rFonts w:ascii="Times New Roman" w:hAnsi="Times New Roman" w:cs="Times New Roman"/>
          <w:color w:val="auto"/>
          <w:sz w:val="24"/>
          <w:szCs w:val="24"/>
          <w:lang w:val="es-MX"/>
        </w:rPr>
        <w:t>Electores.</w:t>
      </w:r>
    </w:p>
    <w:p w14:paraId="7115527E"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 xml:space="preserve">________ (2015a). Reglamento del Instituto Nacional Electoral en materia de Transparencia y Acceso a la Información Pública. En </w:t>
      </w:r>
      <w:hyperlink>
        <w:r w:rsidRPr="00BC1710">
          <w:rPr>
            <w:rStyle w:val="InternetLink"/>
            <w:rFonts w:ascii="Times New Roman" w:eastAsia="Times New Roman" w:hAnsi="Times New Roman" w:cs="Times New Roman"/>
            <w:color w:val="auto"/>
            <w:sz w:val="24"/>
            <w:szCs w:val="24"/>
            <w:lang w:val="es-MX"/>
          </w:rPr>
          <w:t>http://norma.ine.mx/documents/27912/276852/2014_Regto_Transparencia.pdf/8dffabb3-fed9-421a-80f9-2b9ebff9d879</w:t>
        </w:r>
      </w:hyperlink>
      <w:r w:rsidRPr="00BC1710">
        <w:rPr>
          <w:rFonts w:ascii="Times New Roman" w:eastAsia="Times New Roman" w:hAnsi="Times New Roman" w:cs="Times New Roman"/>
          <w:color w:val="auto"/>
          <w:sz w:val="24"/>
          <w:szCs w:val="24"/>
          <w:u w:val="single"/>
          <w:lang w:val="es-MX"/>
        </w:rPr>
        <w:t xml:space="preserve"> </w:t>
      </w:r>
      <w:r w:rsidRPr="00BC1710">
        <w:rPr>
          <w:rFonts w:ascii="Times New Roman" w:eastAsia="Times New Roman" w:hAnsi="Times New Roman" w:cs="Times New Roman"/>
          <w:color w:val="auto"/>
          <w:sz w:val="24"/>
          <w:szCs w:val="24"/>
          <w:lang w:val="es-MX"/>
        </w:rPr>
        <w:t>[15 de marzo de 2015].</w:t>
      </w:r>
    </w:p>
    <w:p w14:paraId="5A0AA528" w14:textId="77777777" w:rsidR="005B0486" w:rsidRPr="00BC1710" w:rsidRDefault="006B560D" w:rsidP="0095771F">
      <w:pPr>
        <w:pStyle w:val="LO-normal"/>
        <w:spacing w:line="240" w:lineRule="auto"/>
        <w:ind w:left="720" w:hanging="720"/>
        <w:contextualSpacing/>
        <w:jc w:val="both"/>
        <w:rPr>
          <w:rFonts w:ascii="Times New Roman" w:hAnsi="Times New Roman" w:cs="Times New Roman"/>
          <w:color w:val="auto"/>
          <w:sz w:val="24"/>
          <w:szCs w:val="24"/>
          <w:lang w:val="es-MX"/>
        </w:rPr>
      </w:pPr>
      <w:r w:rsidRPr="00BC1710">
        <w:rPr>
          <w:rFonts w:ascii="Times New Roman" w:hAnsi="Times New Roman" w:cs="Times New Roman"/>
          <w:color w:val="auto"/>
          <w:sz w:val="24"/>
          <w:szCs w:val="24"/>
          <w:lang w:val="es-MX"/>
        </w:rPr>
        <w:t xml:space="preserve">Islas Colín, Alfredo. 2007. </w:t>
      </w:r>
      <w:r w:rsidRPr="00BC1710">
        <w:rPr>
          <w:rFonts w:ascii="Times New Roman" w:hAnsi="Times New Roman" w:cs="Times New Roman"/>
          <w:i/>
          <w:color w:val="auto"/>
          <w:sz w:val="24"/>
          <w:szCs w:val="24"/>
          <w:lang w:val="es-MX"/>
        </w:rPr>
        <w:t>Elecciones y geografía electoral en México</w:t>
      </w:r>
      <w:r w:rsidRPr="00BC1710">
        <w:rPr>
          <w:rFonts w:ascii="Times New Roman" w:hAnsi="Times New Roman" w:cs="Times New Roman"/>
          <w:color w:val="auto"/>
          <w:sz w:val="24"/>
          <w:szCs w:val="24"/>
          <w:lang w:val="es-MX"/>
        </w:rPr>
        <w:t xml:space="preserve">. Ciudad de México: Instituto Electoral del Distrito Federal- Miguel Ángel Porrúa. </w:t>
      </w:r>
    </w:p>
    <w:p w14:paraId="656ED342"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López Levi, Liliana (2006). Redistritación electoral en México: logros pasados y retos futuros. </w:t>
      </w:r>
      <w:r w:rsidRPr="00BC1710">
        <w:rPr>
          <w:rFonts w:ascii="Times New Roman" w:eastAsia="Times New Roman" w:hAnsi="Times New Roman" w:cs="Times New Roman"/>
          <w:i/>
          <w:iCs/>
          <w:color w:val="auto"/>
          <w:sz w:val="24"/>
          <w:szCs w:val="24"/>
          <w:lang w:val="es-MX"/>
        </w:rPr>
        <w:t>Investigaciones geográficas</w:t>
      </w:r>
      <w:r w:rsidRPr="00BC1710">
        <w:rPr>
          <w:rFonts w:ascii="Times New Roman" w:eastAsia="Times New Roman" w:hAnsi="Times New Roman" w:cs="Times New Roman"/>
          <w:color w:val="auto"/>
          <w:sz w:val="24"/>
          <w:szCs w:val="24"/>
          <w:lang w:val="es-MX"/>
        </w:rPr>
        <w:t>, (61), 99-113.</w:t>
      </w:r>
    </w:p>
    <w:p w14:paraId="67AB821C"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rPr>
      </w:pPr>
      <w:r w:rsidRPr="00BC1710">
        <w:rPr>
          <w:rFonts w:ascii="Times New Roman" w:eastAsia="Times New Roman" w:hAnsi="Times New Roman" w:cs="Times New Roman"/>
          <w:color w:val="auto"/>
          <w:sz w:val="24"/>
          <w:szCs w:val="24"/>
          <w:lang w:val="es-MX"/>
        </w:rPr>
        <w:t>López Levi, Liliana y Soto Reyes Garmendia, E. (2008). Federalismo y redistritación electoral en México. </w:t>
      </w:r>
      <w:proofErr w:type="gramStart"/>
      <w:r w:rsidRPr="00BC1710">
        <w:rPr>
          <w:rFonts w:ascii="Times New Roman" w:eastAsia="Times New Roman" w:hAnsi="Times New Roman" w:cs="Times New Roman"/>
          <w:i/>
          <w:iCs/>
          <w:color w:val="auto"/>
          <w:sz w:val="24"/>
          <w:szCs w:val="24"/>
        </w:rPr>
        <w:t xml:space="preserve">Política y </w:t>
      </w:r>
      <w:proofErr w:type="spellStart"/>
      <w:r w:rsidRPr="00BC1710">
        <w:rPr>
          <w:rFonts w:ascii="Times New Roman" w:eastAsia="Times New Roman" w:hAnsi="Times New Roman" w:cs="Times New Roman"/>
          <w:i/>
          <w:iCs/>
          <w:color w:val="auto"/>
          <w:sz w:val="24"/>
          <w:szCs w:val="24"/>
        </w:rPr>
        <w:t>cultura</w:t>
      </w:r>
      <w:proofErr w:type="spellEnd"/>
      <w:r w:rsidRPr="00BC1710">
        <w:rPr>
          <w:rFonts w:ascii="Times New Roman" w:eastAsia="Times New Roman" w:hAnsi="Times New Roman" w:cs="Times New Roman"/>
          <w:color w:val="auto"/>
          <w:sz w:val="24"/>
          <w:szCs w:val="24"/>
        </w:rPr>
        <w:t>, (29), 125-147.</w:t>
      </w:r>
      <w:proofErr w:type="gramEnd"/>
    </w:p>
    <w:p w14:paraId="39AB6508"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rPr>
      </w:pPr>
      <w:proofErr w:type="spellStart"/>
      <w:r w:rsidRPr="00BC1710">
        <w:rPr>
          <w:rFonts w:ascii="Times New Roman" w:eastAsia="Times New Roman" w:hAnsi="Times New Roman" w:cs="Times New Roman"/>
          <w:color w:val="auto"/>
          <w:sz w:val="24"/>
          <w:szCs w:val="24"/>
        </w:rPr>
        <w:t>Lujambio</w:t>
      </w:r>
      <w:proofErr w:type="spellEnd"/>
      <w:r w:rsidRPr="00BC1710">
        <w:rPr>
          <w:rFonts w:ascii="Times New Roman" w:eastAsia="Times New Roman" w:hAnsi="Times New Roman" w:cs="Times New Roman"/>
          <w:color w:val="auto"/>
          <w:sz w:val="24"/>
          <w:szCs w:val="24"/>
        </w:rPr>
        <w:t xml:space="preserve">, Alonso and </w:t>
      </w:r>
      <w:proofErr w:type="spellStart"/>
      <w:r w:rsidRPr="00BC1710">
        <w:rPr>
          <w:rFonts w:ascii="Times New Roman" w:eastAsia="Times New Roman" w:hAnsi="Times New Roman" w:cs="Times New Roman"/>
          <w:color w:val="auto"/>
          <w:sz w:val="24"/>
          <w:szCs w:val="24"/>
        </w:rPr>
        <w:t>Horacio</w:t>
      </w:r>
      <w:proofErr w:type="spellEnd"/>
      <w:r w:rsidRPr="00BC1710">
        <w:rPr>
          <w:rFonts w:ascii="Times New Roman" w:eastAsia="Times New Roman" w:hAnsi="Times New Roman" w:cs="Times New Roman"/>
          <w:color w:val="auto"/>
          <w:sz w:val="24"/>
          <w:szCs w:val="24"/>
        </w:rPr>
        <w:t xml:space="preserve"> </w:t>
      </w:r>
      <w:proofErr w:type="spellStart"/>
      <w:r w:rsidRPr="00BC1710">
        <w:rPr>
          <w:rFonts w:ascii="Times New Roman" w:eastAsia="Times New Roman" w:hAnsi="Times New Roman" w:cs="Times New Roman"/>
          <w:color w:val="auto"/>
          <w:sz w:val="24"/>
          <w:szCs w:val="24"/>
        </w:rPr>
        <w:t>Vives</w:t>
      </w:r>
      <w:proofErr w:type="spellEnd"/>
      <w:r w:rsidRPr="00BC1710">
        <w:rPr>
          <w:rFonts w:ascii="Times New Roman" w:eastAsia="Times New Roman" w:hAnsi="Times New Roman" w:cs="Times New Roman"/>
          <w:color w:val="auto"/>
          <w:sz w:val="24"/>
          <w:szCs w:val="24"/>
        </w:rPr>
        <w:t xml:space="preserve"> </w:t>
      </w:r>
      <w:proofErr w:type="spellStart"/>
      <w:r w:rsidRPr="00BC1710">
        <w:rPr>
          <w:rFonts w:ascii="Times New Roman" w:eastAsia="Times New Roman" w:hAnsi="Times New Roman" w:cs="Times New Roman"/>
          <w:color w:val="auto"/>
          <w:sz w:val="24"/>
          <w:szCs w:val="24"/>
        </w:rPr>
        <w:t>Segl</w:t>
      </w:r>
      <w:proofErr w:type="spellEnd"/>
      <w:r w:rsidRPr="00BC1710">
        <w:rPr>
          <w:rFonts w:ascii="Times New Roman" w:eastAsia="Times New Roman" w:hAnsi="Times New Roman" w:cs="Times New Roman"/>
          <w:color w:val="auto"/>
          <w:sz w:val="24"/>
          <w:szCs w:val="24"/>
        </w:rPr>
        <w:t xml:space="preserve">. (2008). “From politics to technicalities: Mexican redistricting in historical perspective.” In Redistricting in Comparative Perspective, ed. Lisa Handley and Bernard </w:t>
      </w:r>
      <w:proofErr w:type="spellStart"/>
      <w:r w:rsidRPr="00BC1710">
        <w:rPr>
          <w:rFonts w:ascii="Times New Roman" w:eastAsia="Times New Roman" w:hAnsi="Times New Roman" w:cs="Times New Roman"/>
          <w:color w:val="auto"/>
          <w:sz w:val="24"/>
          <w:szCs w:val="24"/>
        </w:rPr>
        <w:t>Grofman</w:t>
      </w:r>
      <w:proofErr w:type="spellEnd"/>
      <w:r w:rsidRPr="00BC1710">
        <w:rPr>
          <w:rFonts w:ascii="Times New Roman" w:eastAsia="Times New Roman" w:hAnsi="Times New Roman" w:cs="Times New Roman"/>
          <w:color w:val="auto"/>
          <w:sz w:val="24"/>
          <w:szCs w:val="24"/>
        </w:rPr>
        <w:t xml:space="preserve">. Oxford: Oxford University Press. </w:t>
      </w:r>
    </w:p>
    <w:p w14:paraId="7F4FBD38" w14:textId="61D4527E"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rPr>
        <w:t xml:space="preserve">Magar, Eric, Alejandro Trelles, Micah Altman, y Michael McDonald (2015) “Components of Partisan Bias Originating from Single-Member Districts in Multi-Party Systems: The Case of Mexico.” </w:t>
      </w:r>
      <w:r w:rsidRPr="00BC1710">
        <w:rPr>
          <w:rFonts w:ascii="Times New Roman" w:eastAsia="Times New Roman" w:hAnsi="Times New Roman" w:cs="Times New Roman"/>
          <w:color w:val="auto"/>
          <w:sz w:val="24"/>
          <w:szCs w:val="24"/>
          <w:lang w:val="es-MX"/>
        </w:rPr>
        <w:t xml:space="preserve">University of Pittsburgh: Working paper. </w:t>
      </w:r>
      <w:r w:rsidR="00676634">
        <w:rPr>
          <w:rFonts w:ascii="Times New Roman" w:eastAsia="Times New Roman" w:hAnsi="Times New Roman" w:cs="Times New Roman"/>
          <w:color w:val="auto"/>
          <w:sz w:val="24"/>
          <w:szCs w:val="24"/>
          <w:lang w:val="es-MX"/>
        </w:rPr>
        <w:t xml:space="preserve">Trabajo presentado en en la reunión anual organizado por la </w:t>
      </w:r>
      <w:r w:rsidR="00676634" w:rsidRPr="00676634">
        <w:rPr>
          <w:rFonts w:ascii="Times New Roman" w:eastAsia="Times New Roman" w:hAnsi="Times New Roman" w:cs="Times New Roman"/>
          <w:i/>
          <w:color w:val="auto"/>
          <w:sz w:val="24"/>
          <w:szCs w:val="24"/>
          <w:lang w:val="es-MX"/>
        </w:rPr>
        <w:t>Midwest Political Science Association</w:t>
      </w:r>
      <w:r w:rsidR="00676634">
        <w:rPr>
          <w:rFonts w:ascii="Times New Roman" w:eastAsia="Times New Roman" w:hAnsi="Times New Roman" w:cs="Times New Roman"/>
          <w:color w:val="auto"/>
          <w:sz w:val="24"/>
          <w:szCs w:val="24"/>
          <w:lang w:val="es-MX"/>
        </w:rPr>
        <w:t>, Chicago, IL, Abril de, 2014.</w:t>
      </w:r>
    </w:p>
    <w:p w14:paraId="311AFAF7"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Martínez Assad, Carlos R. (1990).</w:t>
      </w:r>
      <w:r w:rsidRPr="00BC1710">
        <w:rPr>
          <w:rStyle w:val="apple-converted-space"/>
          <w:rFonts w:ascii="Times New Roman" w:eastAsia="Times New Roman" w:hAnsi="Times New Roman" w:cs="Times New Roman"/>
          <w:color w:val="auto"/>
          <w:sz w:val="24"/>
          <w:szCs w:val="24"/>
          <w:lang w:val="es-MX"/>
        </w:rPr>
        <w:t> </w:t>
      </w:r>
      <w:r w:rsidRPr="00BC1710">
        <w:rPr>
          <w:rFonts w:ascii="Times New Roman" w:eastAsia="Times New Roman" w:hAnsi="Times New Roman" w:cs="Times New Roman"/>
          <w:i/>
          <w:iCs/>
          <w:color w:val="auto"/>
          <w:sz w:val="24"/>
          <w:szCs w:val="24"/>
          <w:lang w:val="es-MX"/>
        </w:rPr>
        <w:t>Balance y perspectivas de los estudios regionales en México</w:t>
      </w:r>
      <w:r w:rsidRPr="00BC1710">
        <w:rPr>
          <w:rFonts w:ascii="Times New Roman" w:eastAsia="Times New Roman" w:hAnsi="Times New Roman" w:cs="Times New Roman"/>
          <w:color w:val="auto"/>
          <w:sz w:val="24"/>
          <w:szCs w:val="24"/>
          <w:lang w:val="es-MX"/>
        </w:rPr>
        <w:t>. Miguel Angel Porrua, 1990.</w:t>
      </w:r>
    </w:p>
    <w:p w14:paraId="731AA5AD" w14:textId="77777777" w:rsidR="005B0486" w:rsidRPr="00BC1710" w:rsidRDefault="006B560D" w:rsidP="0095771F">
      <w:pPr>
        <w:pStyle w:val="LO-normal"/>
        <w:spacing w:line="240" w:lineRule="auto"/>
        <w:ind w:left="720" w:hanging="720"/>
        <w:contextualSpacing/>
        <w:jc w:val="both"/>
        <w:rPr>
          <w:rFonts w:ascii="Times New Roman" w:hAnsi="Times New Roman" w:cs="Times New Roman"/>
          <w:color w:val="auto"/>
          <w:sz w:val="24"/>
          <w:szCs w:val="24"/>
          <w:lang w:val="es-MX"/>
        </w:rPr>
      </w:pPr>
      <w:r w:rsidRPr="00BC1710">
        <w:rPr>
          <w:rFonts w:ascii="Times New Roman" w:hAnsi="Times New Roman" w:cs="Times New Roman"/>
          <w:color w:val="auto"/>
          <w:sz w:val="24"/>
          <w:szCs w:val="24"/>
          <w:lang w:val="es-MX"/>
        </w:rPr>
        <w:t>Molinar Horcasitas, Juan (1990). "Geografía electoral", en Martínez Assad, Carlos (coord.), Balance y perspectivas de los estudios regionales en México, México, CIIH-UNAM/Editorial Porrúa.</w:t>
      </w:r>
    </w:p>
    <w:p w14:paraId="6052D6C8" w14:textId="77777777" w:rsidR="005B0486" w:rsidRPr="00BC1710" w:rsidRDefault="006B560D" w:rsidP="0095771F">
      <w:pPr>
        <w:pStyle w:val="LO-normal"/>
        <w:spacing w:line="240" w:lineRule="auto"/>
        <w:ind w:left="720" w:hanging="720"/>
        <w:contextualSpacing/>
        <w:jc w:val="both"/>
        <w:rPr>
          <w:rFonts w:ascii="Times New Roman" w:hAnsi="Times New Roman" w:cs="Times New Roman"/>
          <w:color w:val="auto"/>
          <w:sz w:val="24"/>
          <w:szCs w:val="24"/>
          <w:lang w:val="es-MX"/>
        </w:rPr>
      </w:pPr>
      <w:r w:rsidRPr="00BC1710">
        <w:rPr>
          <w:rFonts w:ascii="Times New Roman" w:hAnsi="Times New Roman" w:cs="Times New Roman"/>
          <w:color w:val="auto"/>
          <w:sz w:val="24"/>
          <w:szCs w:val="24"/>
          <w:lang w:val="es-MX"/>
        </w:rPr>
        <w:t xml:space="preserve">Palacios Mora, Celia y Eruviel Tirado Cervantes. (2009). “Circunscripciones electorales plurinominales: configuración geográfica y equilibrio poblacional. 1977-2007”. Investigaciones Geográficas, Boletín del Instituto de Geografía, UNAM. 69: 102-115. </w:t>
      </w:r>
    </w:p>
    <w:p w14:paraId="65069716"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 xml:space="preserve">Presidencia de la República (2015). Decreto por el que se establece la regulación en materia de Datos Abiertos. </w:t>
      </w:r>
      <w:r w:rsidRPr="00BC1710">
        <w:rPr>
          <w:rFonts w:ascii="Times New Roman" w:eastAsia="Times New Roman" w:hAnsi="Times New Roman" w:cs="Times New Roman"/>
          <w:i/>
          <w:color w:val="auto"/>
          <w:sz w:val="24"/>
          <w:szCs w:val="24"/>
          <w:lang w:val="es-MX"/>
        </w:rPr>
        <w:t xml:space="preserve">México, D.F.: Diario Oficial de la Federación. 20 de Febrero de 2015. </w:t>
      </w:r>
      <w:r w:rsidRPr="00BC1710">
        <w:rPr>
          <w:rFonts w:ascii="Times New Roman" w:eastAsia="Times New Roman" w:hAnsi="Times New Roman" w:cs="Times New Roman"/>
          <w:i/>
          <w:color w:val="auto"/>
          <w:sz w:val="24"/>
          <w:szCs w:val="24"/>
          <w:lang w:val="es-MX"/>
        </w:rPr>
        <w:lastRenderedPageBreak/>
        <w:t xml:space="preserve">En: </w:t>
      </w:r>
      <w:hyperlink>
        <w:r w:rsidRPr="00BC1710">
          <w:rPr>
            <w:rStyle w:val="InternetLink"/>
            <w:rFonts w:ascii="Times New Roman" w:eastAsia="Times New Roman" w:hAnsi="Times New Roman" w:cs="Times New Roman"/>
            <w:color w:val="auto"/>
            <w:sz w:val="24"/>
            <w:szCs w:val="24"/>
            <w:lang w:val="es-MX"/>
          </w:rPr>
          <w:t>http://www.dof.gob.mx/nota_detalle.php?codigo=5382838&amp;fecha=20/02/2015</w:t>
        </w:r>
      </w:hyperlink>
      <w:r w:rsidRPr="00BC1710">
        <w:rPr>
          <w:rFonts w:ascii="Times New Roman" w:eastAsia="Times New Roman" w:hAnsi="Times New Roman" w:cs="Times New Roman"/>
          <w:color w:val="auto"/>
          <w:sz w:val="24"/>
          <w:szCs w:val="24"/>
          <w:u w:val="single"/>
          <w:lang w:val="es-MX"/>
        </w:rPr>
        <w:t xml:space="preserve"> </w:t>
      </w:r>
      <w:r w:rsidRPr="00BC1710">
        <w:rPr>
          <w:rFonts w:ascii="Times New Roman" w:eastAsia="Times New Roman" w:hAnsi="Times New Roman" w:cs="Times New Roman"/>
          <w:color w:val="auto"/>
          <w:sz w:val="24"/>
          <w:szCs w:val="24"/>
          <w:lang w:val="es-MX"/>
        </w:rPr>
        <w:t>[18 de marzo de 2015].</w:t>
      </w:r>
    </w:p>
    <w:p w14:paraId="48DF1E6D" w14:textId="77777777" w:rsidR="005B0486" w:rsidRPr="00BC1710" w:rsidRDefault="006B560D" w:rsidP="0095771F">
      <w:pPr>
        <w:pStyle w:val="LO-normal"/>
        <w:spacing w:line="240" w:lineRule="auto"/>
        <w:ind w:left="720" w:hanging="720"/>
        <w:contextualSpacing/>
        <w:jc w:val="both"/>
        <w:rPr>
          <w:rStyle w:val="InternetLink"/>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rPr>
        <w:t xml:space="preserve">Robinson, David G. and Yu, Harlan and Zeller, William P. and </w:t>
      </w:r>
      <w:proofErr w:type="spellStart"/>
      <w:r w:rsidRPr="00BC1710">
        <w:rPr>
          <w:rFonts w:ascii="Times New Roman" w:eastAsia="Times New Roman" w:hAnsi="Times New Roman" w:cs="Times New Roman"/>
          <w:color w:val="auto"/>
          <w:sz w:val="24"/>
          <w:szCs w:val="24"/>
        </w:rPr>
        <w:t>Felten</w:t>
      </w:r>
      <w:proofErr w:type="spellEnd"/>
      <w:r w:rsidRPr="00BC1710">
        <w:rPr>
          <w:rFonts w:ascii="Times New Roman" w:eastAsia="Times New Roman" w:hAnsi="Times New Roman" w:cs="Times New Roman"/>
          <w:color w:val="auto"/>
          <w:sz w:val="24"/>
          <w:szCs w:val="24"/>
        </w:rPr>
        <w:t xml:space="preserve">, Edward W. (2009). </w:t>
      </w:r>
      <w:proofErr w:type="gramStart"/>
      <w:r w:rsidRPr="00BC1710">
        <w:rPr>
          <w:rFonts w:ascii="Times New Roman" w:eastAsia="Times New Roman" w:hAnsi="Times New Roman" w:cs="Times New Roman"/>
          <w:color w:val="auto"/>
          <w:sz w:val="24"/>
          <w:szCs w:val="24"/>
        </w:rPr>
        <w:t>“Government Data and the Invisible Hand” Fall 2009.</w:t>
      </w:r>
      <w:proofErr w:type="gramEnd"/>
      <w:r w:rsidRPr="00BC1710">
        <w:rPr>
          <w:rFonts w:ascii="Times New Roman" w:eastAsia="Times New Roman" w:hAnsi="Times New Roman" w:cs="Times New Roman"/>
          <w:color w:val="auto"/>
          <w:sz w:val="24"/>
          <w:szCs w:val="24"/>
        </w:rPr>
        <w:t xml:space="preserve"> Yale Journal of Law &amp; Technology, Vol. 11, p. 160. </w:t>
      </w:r>
      <w:r w:rsidRPr="00BC1710">
        <w:rPr>
          <w:rFonts w:ascii="Times New Roman" w:eastAsia="Times New Roman" w:hAnsi="Times New Roman" w:cs="Times New Roman"/>
          <w:color w:val="auto"/>
          <w:sz w:val="24"/>
          <w:szCs w:val="24"/>
          <w:lang w:val="es-MX"/>
        </w:rPr>
        <w:t>En at SSRN:</w:t>
      </w:r>
      <w:r w:rsidRPr="00BC1710">
        <w:fldChar w:fldCharType="begin"/>
      </w:r>
      <w:r w:rsidRPr="00BC1710">
        <w:rPr>
          <w:color w:val="auto"/>
        </w:rPr>
        <w:instrText xml:space="preserve"> HYPERLINK \h </w:instrText>
      </w:r>
      <w:r w:rsidRPr="00BC1710">
        <w:fldChar w:fldCharType="separate"/>
      </w:r>
      <w:r w:rsidRPr="00BC1710">
        <w:rPr>
          <w:rStyle w:val="InternetLink"/>
          <w:rFonts w:ascii="Times New Roman" w:eastAsia="Times New Roman" w:hAnsi="Times New Roman" w:cs="Times New Roman"/>
          <w:color w:val="auto"/>
          <w:sz w:val="24"/>
          <w:szCs w:val="24"/>
          <w:lang w:val="es-MX"/>
        </w:rPr>
        <w:t>http://ssrn.com/abstract=1138083</w:t>
      </w:r>
      <w:r w:rsidRPr="00BC1710">
        <w:rPr>
          <w:rStyle w:val="InternetLink"/>
          <w:rFonts w:ascii="Times New Roman" w:eastAsia="Times New Roman" w:hAnsi="Times New Roman" w:cs="Times New Roman"/>
          <w:color w:val="auto"/>
          <w:sz w:val="24"/>
          <w:szCs w:val="24"/>
          <w:lang w:val="es-MX"/>
        </w:rPr>
        <w:fldChar w:fldCharType="end"/>
      </w:r>
    </w:p>
    <w:p w14:paraId="329F29F8"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rPr>
      </w:pPr>
      <w:r w:rsidRPr="00BC1710">
        <w:rPr>
          <w:rFonts w:ascii="Times New Roman" w:eastAsia="Times New Roman" w:hAnsi="Times New Roman" w:cs="Times New Roman"/>
          <w:color w:val="auto"/>
          <w:sz w:val="24"/>
          <w:szCs w:val="24"/>
          <w:lang w:val="es-MX"/>
        </w:rPr>
        <w:t xml:space="preserve">Rincón-García, E. A., Gutiérrez-Andrade, M. Á., de-los-Cobos-Silva, S. G., Lara-Velázquez, P., Mora-Gutiérrez, R. A., &amp; Ponsich, A. (2015). </w:t>
      </w:r>
      <w:r w:rsidRPr="00BC1710">
        <w:rPr>
          <w:rFonts w:ascii="Times New Roman" w:eastAsia="Times New Roman" w:hAnsi="Times New Roman" w:cs="Times New Roman"/>
          <w:color w:val="auto"/>
          <w:sz w:val="24"/>
          <w:szCs w:val="24"/>
        </w:rPr>
        <w:t xml:space="preserve">ABC, A Viable Algorithm for the Political Districting Problem. </w:t>
      </w:r>
      <w:proofErr w:type="gramStart"/>
      <w:r w:rsidRPr="00BC1710">
        <w:rPr>
          <w:rFonts w:ascii="Times New Roman" w:eastAsia="Times New Roman" w:hAnsi="Times New Roman" w:cs="Times New Roman"/>
          <w:color w:val="auto"/>
          <w:sz w:val="24"/>
          <w:szCs w:val="24"/>
        </w:rPr>
        <w:t>In </w:t>
      </w:r>
      <w:r w:rsidRPr="00BC1710">
        <w:rPr>
          <w:rFonts w:ascii="Times New Roman" w:eastAsia="Times New Roman" w:hAnsi="Times New Roman" w:cs="Times New Roman"/>
          <w:i/>
          <w:iCs/>
          <w:color w:val="auto"/>
          <w:sz w:val="24"/>
          <w:szCs w:val="24"/>
        </w:rPr>
        <w:t>Scientific Methods for the Treatment of Uncertainty in Social Sciences</w:t>
      </w:r>
      <w:r w:rsidRPr="00BC1710">
        <w:rPr>
          <w:rFonts w:ascii="Times New Roman" w:eastAsia="Times New Roman" w:hAnsi="Times New Roman" w:cs="Times New Roman"/>
          <w:color w:val="auto"/>
          <w:sz w:val="24"/>
          <w:szCs w:val="24"/>
        </w:rPr>
        <w:t> (pp. 269-278).</w:t>
      </w:r>
      <w:proofErr w:type="gramEnd"/>
      <w:r w:rsidRPr="00BC1710">
        <w:rPr>
          <w:rFonts w:ascii="Times New Roman" w:eastAsia="Times New Roman" w:hAnsi="Times New Roman" w:cs="Times New Roman"/>
          <w:color w:val="auto"/>
          <w:sz w:val="24"/>
          <w:szCs w:val="24"/>
        </w:rPr>
        <w:t xml:space="preserve"> </w:t>
      </w:r>
      <w:proofErr w:type="gramStart"/>
      <w:r w:rsidRPr="00BC1710">
        <w:rPr>
          <w:rFonts w:ascii="Times New Roman" w:eastAsia="Times New Roman" w:hAnsi="Times New Roman" w:cs="Times New Roman"/>
          <w:color w:val="auto"/>
          <w:sz w:val="24"/>
          <w:szCs w:val="24"/>
        </w:rPr>
        <w:t>Springer International Publishing.</w:t>
      </w:r>
      <w:proofErr w:type="gramEnd"/>
    </w:p>
    <w:p w14:paraId="1F19D7ED"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rPr>
        <w:t xml:space="preserve">Shugart, Matthew and Martin P. Wattenberg, </w:t>
      </w:r>
      <w:proofErr w:type="gramStart"/>
      <w:r w:rsidRPr="00BC1710">
        <w:rPr>
          <w:rFonts w:ascii="Times New Roman" w:eastAsia="Times New Roman" w:hAnsi="Times New Roman" w:cs="Times New Roman"/>
          <w:color w:val="auto"/>
          <w:sz w:val="24"/>
          <w:szCs w:val="24"/>
        </w:rPr>
        <w:t>eds</w:t>
      </w:r>
      <w:proofErr w:type="gramEnd"/>
      <w:r w:rsidRPr="00BC1710">
        <w:rPr>
          <w:rFonts w:ascii="Times New Roman" w:eastAsia="Times New Roman" w:hAnsi="Times New Roman" w:cs="Times New Roman"/>
          <w:color w:val="auto"/>
          <w:sz w:val="24"/>
          <w:szCs w:val="24"/>
        </w:rPr>
        <w:t xml:space="preserve">. (2001). </w:t>
      </w:r>
      <w:r w:rsidRPr="00BC1710">
        <w:rPr>
          <w:rFonts w:ascii="Times New Roman" w:eastAsia="Times New Roman" w:hAnsi="Times New Roman" w:cs="Times New Roman"/>
          <w:i/>
          <w:color w:val="auto"/>
          <w:sz w:val="24"/>
          <w:szCs w:val="24"/>
        </w:rPr>
        <w:t>Mixed-Member Electoral Systems: The Best of Both Worlds?</w:t>
      </w:r>
      <w:r w:rsidRPr="00BC1710">
        <w:rPr>
          <w:rFonts w:ascii="Times New Roman" w:eastAsia="Times New Roman" w:hAnsi="Times New Roman" w:cs="Times New Roman"/>
          <w:color w:val="auto"/>
          <w:sz w:val="24"/>
          <w:szCs w:val="24"/>
        </w:rPr>
        <w:t xml:space="preserve"> </w:t>
      </w:r>
      <w:r w:rsidRPr="00BC1710">
        <w:rPr>
          <w:rFonts w:ascii="Times New Roman" w:eastAsia="Times New Roman" w:hAnsi="Times New Roman" w:cs="Times New Roman"/>
          <w:color w:val="auto"/>
          <w:sz w:val="24"/>
          <w:szCs w:val="24"/>
          <w:lang w:val="es-MX"/>
        </w:rPr>
        <w:t>Oxford University Press, 2001.</w:t>
      </w:r>
    </w:p>
    <w:p w14:paraId="3D7D67DA"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Sonnleitner, Willibald. (2001). Los indígenas y la democratización electoral.</w:t>
      </w:r>
      <w:r w:rsidRPr="00BC1710">
        <w:rPr>
          <w:rStyle w:val="apple-converted-space"/>
          <w:rFonts w:ascii="Times New Roman" w:eastAsia="Times New Roman" w:hAnsi="Times New Roman" w:cs="Times New Roman"/>
          <w:color w:val="auto"/>
          <w:sz w:val="24"/>
          <w:szCs w:val="24"/>
          <w:lang w:val="es-MX"/>
        </w:rPr>
        <w:t> </w:t>
      </w:r>
      <w:r w:rsidRPr="00BC1710">
        <w:rPr>
          <w:rFonts w:ascii="Times New Roman" w:eastAsia="Times New Roman" w:hAnsi="Times New Roman" w:cs="Times New Roman"/>
          <w:i/>
          <w:iCs/>
          <w:color w:val="auto"/>
          <w:sz w:val="24"/>
          <w:szCs w:val="24"/>
          <w:lang w:val="es-MX"/>
        </w:rPr>
        <w:t>Una década de cambio político entre los tzotziles y tzeltales de Los Altos de Chiapas (1988-2000),(México: El Colegio de México-Instituto Federal Electoral)</w:t>
      </w:r>
      <w:r w:rsidRPr="00BC1710">
        <w:rPr>
          <w:rFonts w:ascii="Times New Roman" w:eastAsia="Times New Roman" w:hAnsi="Times New Roman" w:cs="Times New Roman"/>
          <w:color w:val="auto"/>
          <w:sz w:val="24"/>
          <w:szCs w:val="24"/>
          <w:lang w:val="es-MX"/>
        </w:rPr>
        <w:t>.</w:t>
      </w:r>
    </w:p>
    <w:p w14:paraId="0F05FE59"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 xml:space="preserve">________. 2013. </w:t>
      </w:r>
      <w:r w:rsidRPr="00BC1710">
        <w:rPr>
          <w:rFonts w:ascii="Times New Roman" w:eastAsia="Times New Roman" w:hAnsi="Times New Roman" w:cs="Times New Roman"/>
          <w:i/>
          <w:iCs/>
          <w:color w:val="auto"/>
          <w:sz w:val="24"/>
          <w:szCs w:val="24"/>
          <w:lang w:val="es-MX"/>
        </w:rPr>
        <w:t>La representación legislativa de los indígenas en México: De la representatividad descriptiva a una representación de mejor calidad</w:t>
      </w:r>
      <w:r w:rsidRPr="00BC1710">
        <w:rPr>
          <w:rFonts w:ascii="Times New Roman" w:eastAsia="Times New Roman" w:hAnsi="Times New Roman" w:cs="Times New Roman"/>
          <w:color w:val="auto"/>
          <w:sz w:val="24"/>
          <w:szCs w:val="24"/>
          <w:lang w:val="es-MX"/>
        </w:rPr>
        <w:t>. Ciudad de México: Tribunal Electoral del Poder Judicial de la Federación. Disponible en</w:t>
      </w:r>
      <w:r w:rsidRPr="00BC1710">
        <w:rPr>
          <w:rFonts w:ascii="Times New Roman" w:hAnsi="Times New Roman" w:cs="Times New Roman"/>
          <w:color w:val="auto"/>
          <w:sz w:val="24"/>
          <w:szCs w:val="24"/>
          <w:lang w:val="es-MX"/>
        </w:rPr>
        <w:t xml:space="preserve">: </w:t>
      </w:r>
      <w:hyperlink r:id="rId13">
        <w:r w:rsidRPr="00BC1710">
          <w:rPr>
            <w:rStyle w:val="InternetLink"/>
            <w:rFonts w:ascii="Times New Roman" w:hAnsi="Times New Roman" w:cs="Times New Roman"/>
            <w:color w:val="auto"/>
            <w:sz w:val="24"/>
            <w:szCs w:val="24"/>
            <w:lang w:val="es-MX"/>
          </w:rPr>
          <w:t>http://portal.te.gob.mx/sites/default/files/32_representacion.pdf</w:t>
        </w:r>
      </w:hyperlink>
      <w:r w:rsidRPr="00BC1710">
        <w:rPr>
          <w:rFonts w:ascii="Times New Roman" w:hAnsi="Times New Roman" w:cs="Times New Roman"/>
          <w:color w:val="auto"/>
          <w:sz w:val="24"/>
          <w:szCs w:val="24"/>
          <w:lang w:val="es-MX"/>
        </w:rPr>
        <w:t xml:space="preserve">  </w:t>
      </w:r>
      <w:r w:rsidRPr="00BC1710">
        <w:rPr>
          <w:rFonts w:ascii="Times New Roman" w:eastAsia="Times New Roman" w:hAnsi="Times New Roman" w:cs="Times New Roman"/>
          <w:color w:val="auto"/>
          <w:sz w:val="24"/>
          <w:szCs w:val="24"/>
          <w:lang w:val="es-MX"/>
        </w:rPr>
        <w:t>[25 de junio de 2015].</w:t>
      </w:r>
    </w:p>
    <w:p w14:paraId="73FB623D"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rPr>
      </w:pPr>
      <w:r w:rsidRPr="00BC1710">
        <w:rPr>
          <w:rFonts w:ascii="Times New Roman" w:eastAsia="Times New Roman" w:hAnsi="Times New Roman" w:cs="Times New Roman"/>
          <w:color w:val="auto"/>
          <w:sz w:val="24"/>
          <w:szCs w:val="24"/>
          <w:lang w:val="es-MX"/>
        </w:rPr>
        <w:t xml:space="preserve">________. 2013a. “Explorando las dimensiones territoriales del comportamiento político: reflexiones teórico-metodológicas sobre la geografía electoral, la cartografía exploratoria y los enfoques espaciales del voto.” </w:t>
      </w:r>
      <w:proofErr w:type="spellStart"/>
      <w:r w:rsidRPr="00BC1710">
        <w:rPr>
          <w:rFonts w:ascii="Times New Roman" w:eastAsia="Times New Roman" w:hAnsi="Times New Roman" w:cs="Times New Roman"/>
          <w:i/>
          <w:iCs/>
          <w:color w:val="auto"/>
          <w:sz w:val="24"/>
          <w:szCs w:val="24"/>
        </w:rPr>
        <w:t>Estudios</w:t>
      </w:r>
      <w:proofErr w:type="spellEnd"/>
      <w:r w:rsidRPr="00BC1710">
        <w:rPr>
          <w:rFonts w:ascii="Times New Roman" w:eastAsia="Times New Roman" w:hAnsi="Times New Roman" w:cs="Times New Roman"/>
          <w:i/>
          <w:iCs/>
          <w:color w:val="auto"/>
          <w:sz w:val="24"/>
          <w:szCs w:val="24"/>
        </w:rPr>
        <w:t xml:space="preserve"> </w:t>
      </w:r>
      <w:proofErr w:type="spellStart"/>
      <w:r w:rsidRPr="00BC1710">
        <w:rPr>
          <w:rFonts w:ascii="Times New Roman" w:eastAsia="Times New Roman" w:hAnsi="Times New Roman" w:cs="Times New Roman"/>
          <w:i/>
          <w:iCs/>
          <w:color w:val="auto"/>
          <w:sz w:val="24"/>
          <w:szCs w:val="24"/>
        </w:rPr>
        <w:t>Sociológicos</w:t>
      </w:r>
      <w:proofErr w:type="spellEnd"/>
      <w:r w:rsidRPr="00BC1710">
        <w:rPr>
          <w:rFonts w:ascii="Times New Roman" w:eastAsia="Times New Roman" w:hAnsi="Times New Roman" w:cs="Times New Roman"/>
          <w:color w:val="auto"/>
          <w:sz w:val="24"/>
          <w:szCs w:val="24"/>
        </w:rPr>
        <w:t>, 97-142.</w:t>
      </w:r>
    </w:p>
    <w:p w14:paraId="7E2CCA80"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 xml:space="preserve">Trelles y Martínez (2007). “Fronteras electorales. Aportaciones del modelo de redistritación mexicano al Estado de California”. Tesis de Licenciatura. Ciudad de México: Instituto Tecnológico Autónomo de México. </w:t>
      </w:r>
    </w:p>
    <w:p w14:paraId="17619487" w14:textId="77777777"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 xml:space="preserve">________ (2012). “Fronteras Electorales. Lecciones de la redistritación en México para California”.  </w:t>
      </w:r>
      <w:r w:rsidRPr="00BC1710">
        <w:rPr>
          <w:rFonts w:ascii="Times New Roman" w:eastAsia="Times New Roman" w:hAnsi="Times New Roman" w:cs="Times New Roman"/>
          <w:i/>
          <w:color w:val="auto"/>
          <w:sz w:val="24"/>
          <w:szCs w:val="24"/>
          <w:lang w:val="es-MX"/>
        </w:rPr>
        <w:t xml:space="preserve">Política y Gobierno. </w:t>
      </w:r>
      <w:r w:rsidRPr="00BC1710">
        <w:rPr>
          <w:rFonts w:ascii="Times New Roman" w:eastAsia="Times New Roman" w:hAnsi="Times New Roman" w:cs="Times New Roman"/>
          <w:color w:val="auto"/>
          <w:sz w:val="24"/>
          <w:szCs w:val="24"/>
          <w:lang w:val="es-MX"/>
        </w:rPr>
        <w:t xml:space="preserve">Ciudad de México: CIDE. Vol. XIX. No. 2. </w:t>
      </w:r>
    </w:p>
    <w:p w14:paraId="158BB49F" w14:textId="62BD47DC" w:rsidR="005B0486" w:rsidRPr="00BC1710" w:rsidRDefault="006B560D" w:rsidP="0095771F">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 xml:space="preserve">Trelles, Alejandro, Micah Altman, Eric Magar y Michael McDonald (2015). </w:t>
      </w:r>
      <w:r w:rsidRPr="00BC1710">
        <w:rPr>
          <w:rFonts w:ascii="Times New Roman" w:eastAsia="Times New Roman" w:hAnsi="Times New Roman" w:cs="Times New Roman"/>
          <w:color w:val="auto"/>
          <w:sz w:val="24"/>
          <w:szCs w:val="24"/>
        </w:rPr>
        <w:t>“Transpa</w:t>
      </w:r>
      <w:r w:rsidR="008D2DA2" w:rsidRPr="00BC1710">
        <w:rPr>
          <w:rFonts w:ascii="Times New Roman" w:eastAsia="Times New Roman" w:hAnsi="Times New Roman" w:cs="Times New Roman"/>
          <w:color w:val="auto"/>
          <w:sz w:val="24"/>
          <w:szCs w:val="24"/>
        </w:rPr>
        <w:t>rency, Automated Redistricting,</w:t>
      </w:r>
      <w:r w:rsidRPr="00BC1710">
        <w:rPr>
          <w:rFonts w:ascii="Times New Roman" w:eastAsia="Times New Roman" w:hAnsi="Times New Roman" w:cs="Times New Roman"/>
          <w:color w:val="auto"/>
          <w:sz w:val="24"/>
          <w:szCs w:val="24"/>
        </w:rPr>
        <w:t xml:space="preserve"> and Partisan Strategic Interaction: The Case of Mexico” Paper presented at the Electoral Integrity Workshop, San Francisco, CA. </w:t>
      </w:r>
      <w:r w:rsidRPr="00BC1710">
        <w:rPr>
          <w:rFonts w:ascii="Times New Roman" w:eastAsia="Times New Roman" w:hAnsi="Times New Roman" w:cs="Times New Roman"/>
          <w:color w:val="auto"/>
          <w:sz w:val="24"/>
          <w:szCs w:val="24"/>
          <w:lang w:val="es-MX"/>
        </w:rPr>
        <w:t>September 2015.</w:t>
      </w:r>
    </w:p>
    <w:p w14:paraId="3C232CFD" w14:textId="06C8E6E6" w:rsidR="00043F9D" w:rsidRPr="00BC1710" w:rsidRDefault="00043F9D" w:rsidP="00043F9D">
      <w:pPr>
        <w:pStyle w:val="LO-normal"/>
        <w:spacing w:line="240" w:lineRule="auto"/>
        <w:ind w:left="720" w:hanging="720"/>
        <w:contextualSpacing/>
        <w:jc w:val="both"/>
        <w:rPr>
          <w:rFonts w:ascii="Times New Roman" w:eastAsia="Times New Roman" w:hAnsi="Times New Roman" w:cs="Times New Roman"/>
          <w:color w:val="auto"/>
          <w:sz w:val="24"/>
          <w:szCs w:val="24"/>
          <w:lang w:val="es-MX"/>
        </w:rPr>
      </w:pPr>
      <w:r w:rsidRPr="00BC1710">
        <w:rPr>
          <w:rFonts w:ascii="Times New Roman" w:eastAsia="Times New Roman" w:hAnsi="Times New Roman" w:cs="Times New Roman"/>
          <w:color w:val="auto"/>
          <w:sz w:val="24"/>
          <w:szCs w:val="24"/>
          <w:lang w:val="es-MX"/>
        </w:rPr>
        <w:t xml:space="preserve">Wonderlich, John (2010). </w:t>
      </w:r>
      <w:bookmarkStart w:id="31" w:name="h.1fob9te"/>
      <w:bookmarkEnd w:id="31"/>
      <w:r w:rsidRPr="00BC1710">
        <w:rPr>
          <w:rFonts w:ascii="Times New Roman" w:eastAsia="Times New Roman" w:hAnsi="Times New Roman" w:cs="Times New Roman"/>
          <w:color w:val="auto"/>
          <w:sz w:val="24"/>
          <w:szCs w:val="24"/>
        </w:rPr>
        <w:t xml:space="preserve">“Ten Principles For Opening up Government Information”. Washington, DC: Sunlight Foundation. August 11, 2010. En: </w:t>
      </w:r>
      <w:hyperlink r:id="rId14">
        <w:r w:rsidRPr="00BC1710">
          <w:rPr>
            <w:rStyle w:val="InternetLink"/>
            <w:rFonts w:ascii="Times New Roman" w:eastAsia="Times New Roman" w:hAnsi="Times New Roman" w:cs="Times New Roman"/>
            <w:color w:val="auto"/>
            <w:sz w:val="24"/>
            <w:szCs w:val="24"/>
          </w:rPr>
          <w:t>http://sunlightfoundation.com/policy/documents/ten-open-data-principles</w:t>
        </w:r>
      </w:hyperlink>
      <w:r w:rsidRPr="00BC1710">
        <w:rPr>
          <w:rFonts w:ascii="Times New Roman" w:eastAsia="Times New Roman" w:hAnsi="Times New Roman" w:cs="Times New Roman"/>
          <w:color w:val="auto"/>
          <w:sz w:val="24"/>
          <w:szCs w:val="24"/>
        </w:rPr>
        <w:t xml:space="preserve">. </w:t>
      </w:r>
      <w:r w:rsidRPr="00BC1710">
        <w:rPr>
          <w:rFonts w:ascii="Times New Roman" w:eastAsia="Times New Roman" w:hAnsi="Times New Roman" w:cs="Times New Roman"/>
          <w:color w:val="auto"/>
          <w:sz w:val="24"/>
          <w:szCs w:val="24"/>
          <w:lang w:val="es-MX"/>
        </w:rPr>
        <w:t>[18 de marzo de 2015].</w:t>
      </w:r>
    </w:p>
    <w:p w14:paraId="2B9CE65E" w14:textId="0CCF14F7" w:rsidR="005B0486" w:rsidRPr="00BC1710" w:rsidRDefault="006B560D" w:rsidP="00043F9D">
      <w:pPr>
        <w:pStyle w:val="LO-normal"/>
        <w:spacing w:line="240" w:lineRule="auto"/>
        <w:ind w:left="720" w:hanging="720"/>
        <w:contextualSpacing/>
        <w:jc w:val="both"/>
        <w:rPr>
          <w:rFonts w:ascii="Times New Roman" w:eastAsia="Times New Roman" w:hAnsi="Times New Roman" w:cs="Times New Roman"/>
          <w:color w:val="auto"/>
          <w:sz w:val="24"/>
          <w:lang w:val="es-MX"/>
        </w:rPr>
      </w:pPr>
      <w:r w:rsidRPr="00BC1710">
        <w:rPr>
          <w:rFonts w:ascii="Times New Roman" w:eastAsia="Times New Roman" w:hAnsi="Times New Roman" w:cs="Times New Roman"/>
          <w:color w:val="auto"/>
          <w:sz w:val="24"/>
          <w:lang w:val="es-MX"/>
        </w:rPr>
        <w:t xml:space="preserve"> </w:t>
      </w:r>
    </w:p>
    <w:p w14:paraId="3D3E7D3D" w14:textId="77777777" w:rsidR="005B0486" w:rsidRPr="00BC1710" w:rsidRDefault="005B0486">
      <w:pPr>
        <w:pStyle w:val="LO-normal"/>
        <w:spacing w:line="240" w:lineRule="auto"/>
        <w:rPr>
          <w:rFonts w:ascii="Times New Roman" w:hAnsi="Times New Roman" w:cs="Times New Roman"/>
          <w:color w:val="auto"/>
          <w:lang w:val="es-MX"/>
        </w:rPr>
      </w:pPr>
    </w:p>
    <w:p w14:paraId="215765E1" w14:textId="77777777" w:rsidR="005B0486" w:rsidRPr="00BC1710" w:rsidRDefault="005B0486">
      <w:pPr>
        <w:pStyle w:val="LO-normal"/>
        <w:spacing w:line="240" w:lineRule="auto"/>
        <w:rPr>
          <w:rFonts w:ascii="Times New Roman" w:hAnsi="Times New Roman" w:cs="Times New Roman"/>
          <w:color w:val="auto"/>
          <w:lang w:val="es-MX"/>
        </w:rPr>
      </w:pPr>
    </w:p>
    <w:p w14:paraId="5BC8D3A3" w14:textId="77777777" w:rsidR="007A04AB" w:rsidRPr="00BC1710" w:rsidRDefault="007A04AB" w:rsidP="007A04AB">
      <w:pPr>
        <w:pStyle w:val="LO-normal1"/>
        <w:spacing w:line="240" w:lineRule="auto"/>
        <w:rPr>
          <w:rFonts w:ascii="Times New Roman" w:hAnsi="Times New Roman" w:cs="Times New Roman"/>
          <w:color w:val="auto"/>
          <w:lang w:val="es-MX"/>
        </w:rPr>
      </w:pPr>
    </w:p>
    <w:p w14:paraId="426C0CED" w14:textId="77777777" w:rsidR="007A04AB" w:rsidRPr="00BC1710" w:rsidRDefault="007A04AB" w:rsidP="007A04AB">
      <w:pPr>
        <w:pStyle w:val="LO-normal1"/>
        <w:spacing w:line="240" w:lineRule="auto"/>
        <w:rPr>
          <w:rFonts w:ascii="Times New Roman" w:hAnsi="Times New Roman" w:cs="Times New Roman"/>
          <w:color w:val="auto"/>
          <w:lang w:val="es-MX"/>
        </w:rPr>
      </w:pPr>
    </w:p>
    <w:p w14:paraId="4638AB7A" w14:textId="77777777" w:rsidR="007A04AB" w:rsidRPr="00BC1710" w:rsidRDefault="007A04AB" w:rsidP="007A04AB">
      <w:pPr>
        <w:pStyle w:val="LO-normal1"/>
        <w:spacing w:line="240" w:lineRule="auto"/>
        <w:rPr>
          <w:rFonts w:ascii="Times New Roman" w:hAnsi="Times New Roman" w:cs="Times New Roman"/>
          <w:color w:val="auto"/>
          <w:lang w:val="es-MX"/>
        </w:rPr>
      </w:pPr>
    </w:p>
    <w:p w14:paraId="071736D3" w14:textId="77777777" w:rsidR="007A04AB" w:rsidRPr="00BC1710" w:rsidRDefault="007A04AB" w:rsidP="007A04AB">
      <w:pPr>
        <w:pStyle w:val="LO-normal1"/>
        <w:spacing w:line="240" w:lineRule="auto"/>
        <w:rPr>
          <w:rFonts w:ascii="Times New Roman" w:hAnsi="Times New Roman" w:cs="Times New Roman"/>
          <w:color w:val="auto"/>
          <w:lang w:val="es-MX"/>
        </w:rPr>
      </w:pPr>
    </w:p>
    <w:p w14:paraId="209EE56A" w14:textId="77777777" w:rsidR="007A04AB" w:rsidRPr="00BC1710" w:rsidRDefault="007A04AB" w:rsidP="007A04AB">
      <w:pPr>
        <w:pStyle w:val="LO-normal1"/>
        <w:spacing w:line="240" w:lineRule="auto"/>
        <w:rPr>
          <w:rFonts w:ascii="Times New Roman" w:hAnsi="Times New Roman" w:cs="Times New Roman"/>
          <w:color w:val="auto"/>
          <w:lang w:val="es-MX"/>
        </w:rPr>
      </w:pPr>
    </w:p>
    <w:p w14:paraId="0AD3E628" w14:textId="77777777" w:rsidR="007A04AB" w:rsidRPr="00BC1710" w:rsidRDefault="007A04AB" w:rsidP="007A04AB">
      <w:pPr>
        <w:pStyle w:val="LO-normal1"/>
        <w:spacing w:line="240" w:lineRule="auto"/>
        <w:rPr>
          <w:rFonts w:ascii="Times New Roman" w:hAnsi="Times New Roman" w:cs="Times New Roman"/>
          <w:color w:val="auto"/>
          <w:lang w:val="es-MX"/>
        </w:rPr>
      </w:pPr>
    </w:p>
    <w:p w14:paraId="7E314D6A" w14:textId="77777777" w:rsidR="007A04AB" w:rsidRPr="00BC1710" w:rsidRDefault="007A04AB" w:rsidP="007A04AB">
      <w:pPr>
        <w:pStyle w:val="LO-normal1"/>
        <w:spacing w:line="240" w:lineRule="auto"/>
        <w:rPr>
          <w:rFonts w:ascii="Times New Roman" w:hAnsi="Times New Roman" w:cs="Times New Roman"/>
          <w:color w:val="auto"/>
          <w:lang w:val="es-MX"/>
        </w:rPr>
      </w:pPr>
    </w:p>
    <w:p w14:paraId="4473E740" w14:textId="77777777" w:rsidR="007A04AB" w:rsidRPr="00BC1710" w:rsidRDefault="007A04AB" w:rsidP="007A04AB">
      <w:pPr>
        <w:pStyle w:val="LO-normal1"/>
        <w:spacing w:line="240" w:lineRule="auto"/>
        <w:rPr>
          <w:rFonts w:ascii="Times New Roman" w:hAnsi="Times New Roman" w:cs="Times New Roman"/>
          <w:color w:val="auto"/>
          <w:lang w:val="es-MX"/>
        </w:rPr>
      </w:pPr>
    </w:p>
    <w:p w14:paraId="2D7B52F3" w14:textId="77777777" w:rsidR="007A04AB" w:rsidRPr="00BC1710" w:rsidRDefault="007A04AB" w:rsidP="007A04AB">
      <w:pPr>
        <w:pStyle w:val="LO-normal1"/>
        <w:spacing w:line="240" w:lineRule="auto"/>
        <w:rPr>
          <w:rFonts w:ascii="Times New Roman" w:hAnsi="Times New Roman" w:cs="Times New Roman"/>
          <w:color w:val="auto"/>
          <w:lang w:val="es-MX"/>
        </w:rPr>
      </w:pPr>
    </w:p>
    <w:p w14:paraId="6F29FFCD" w14:textId="77777777" w:rsidR="007A04AB" w:rsidRPr="00BC1710" w:rsidRDefault="007A04AB" w:rsidP="007A04AB">
      <w:pPr>
        <w:pStyle w:val="LO-normal1"/>
        <w:spacing w:line="240" w:lineRule="auto"/>
        <w:rPr>
          <w:rFonts w:ascii="Times New Roman" w:hAnsi="Times New Roman" w:cs="Times New Roman"/>
          <w:color w:val="auto"/>
          <w:lang w:val="es-MX"/>
        </w:rPr>
      </w:pPr>
    </w:p>
    <w:p w14:paraId="39475F46" w14:textId="77777777" w:rsidR="007A04AB" w:rsidRPr="00BC1710" w:rsidRDefault="007A04AB" w:rsidP="007A04AB">
      <w:pPr>
        <w:pStyle w:val="LO-normal1"/>
        <w:spacing w:line="240" w:lineRule="auto"/>
        <w:rPr>
          <w:rFonts w:ascii="Times New Roman" w:hAnsi="Times New Roman" w:cs="Times New Roman"/>
          <w:color w:val="auto"/>
          <w:lang w:val="es-MX"/>
        </w:rPr>
      </w:pPr>
    </w:p>
    <w:p w14:paraId="021EC764" w14:textId="77777777" w:rsidR="007A04AB" w:rsidRPr="00BC1710" w:rsidRDefault="007A04AB" w:rsidP="007A04AB">
      <w:pPr>
        <w:pStyle w:val="LO-normal1"/>
        <w:spacing w:line="240" w:lineRule="auto"/>
        <w:rPr>
          <w:rFonts w:ascii="Times New Roman" w:hAnsi="Times New Roman" w:cs="Times New Roman"/>
          <w:color w:val="auto"/>
          <w:lang w:val="es-MX"/>
        </w:rPr>
      </w:pPr>
    </w:p>
    <w:p w14:paraId="71D3FB53" w14:textId="77777777" w:rsidR="007A04AB" w:rsidRPr="00BC1710" w:rsidRDefault="007A04AB" w:rsidP="007A04AB">
      <w:pPr>
        <w:pStyle w:val="LO-normal1"/>
        <w:spacing w:line="240" w:lineRule="auto"/>
        <w:rPr>
          <w:rFonts w:ascii="Times New Roman" w:hAnsi="Times New Roman" w:cs="Times New Roman"/>
          <w:color w:val="auto"/>
          <w:lang w:val="es-MX"/>
        </w:rPr>
      </w:pPr>
    </w:p>
    <w:p w14:paraId="6C5DA19A" w14:textId="77777777" w:rsidR="007A04AB" w:rsidRPr="00BC1710" w:rsidRDefault="007A04AB" w:rsidP="007A04AB">
      <w:pPr>
        <w:pStyle w:val="LO-normal1"/>
        <w:spacing w:line="240" w:lineRule="auto"/>
        <w:rPr>
          <w:rFonts w:ascii="Times New Roman" w:hAnsi="Times New Roman" w:cs="Times New Roman"/>
          <w:color w:val="auto"/>
          <w:lang w:val="es-MX"/>
        </w:rPr>
      </w:pPr>
    </w:p>
    <w:p w14:paraId="5F0D8ADA" w14:textId="77777777" w:rsidR="007A04AB" w:rsidRPr="00BC1710" w:rsidRDefault="007A04AB" w:rsidP="007A04AB">
      <w:pPr>
        <w:pStyle w:val="LO-normal1"/>
        <w:spacing w:line="240" w:lineRule="auto"/>
        <w:rPr>
          <w:rFonts w:ascii="Times New Roman" w:hAnsi="Times New Roman" w:cs="Times New Roman"/>
          <w:color w:val="auto"/>
          <w:lang w:val="es-MX"/>
        </w:rPr>
      </w:pPr>
    </w:p>
    <w:p w14:paraId="6D5F3783" w14:textId="77777777" w:rsidR="005B0486" w:rsidRPr="00BC1710" w:rsidRDefault="006B560D" w:rsidP="007A04AB">
      <w:pPr>
        <w:pStyle w:val="LO-normal1"/>
        <w:spacing w:line="240" w:lineRule="auto"/>
        <w:jc w:val="center"/>
        <w:rPr>
          <w:rFonts w:ascii="Times New Roman" w:eastAsia="Times New Roman" w:hAnsi="Times New Roman" w:cs="Times New Roman"/>
          <w:b/>
          <w:color w:val="auto"/>
          <w:sz w:val="24"/>
          <w:lang w:val="es-MX"/>
        </w:rPr>
      </w:pPr>
      <w:r w:rsidRPr="00BC1710">
        <w:rPr>
          <w:rFonts w:ascii="Times New Roman" w:eastAsia="Times New Roman" w:hAnsi="Times New Roman" w:cs="Times New Roman"/>
          <w:b/>
          <w:color w:val="auto"/>
          <w:sz w:val="24"/>
          <w:lang w:val="es-MX"/>
        </w:rPr>
        <w:t>Diagrama 1. El proceso de redistritación en México</w:t>
      </w:r>
    </w:p>
    <w:p w14:paraId="78E18B8E" w14:textId="77777777" w:rsidR="005B0486" w:rsidRPr="00BC1710" w:rsidRDefault="006B560D">
      <w:pPr>
        <w:pStyle w:val="LO-normal1"/>
        <w:spacing w:line="240" w:lineRule="auto"/>
        <w:jc w:val="center"/>
        <w:rPr>
          <w:rFonts w:ascii="Times New Roman" w:hAnsi="Times New Roman" w:cs="Times New Roman"/>
          <w:color w:val="auto"/>
          <w:lang w:val="es-MX"/>
        </w:rPr>
      </w:pPr>
      <w:r w:rsidRPr="00BC1710">
        <w:rPr>
          <w:rFonts w:ascii="Times New Roman" w:hAnsi="Times New Roman" w:cs="Times New Roman"/>
          <w:noProof/>
          <w:color w:val="auto"/>
        </w:rPr>
        <w:drawing>
          <wp:anchor distT="0" distB="0" distL="114300" distR="114300" simplePos="0" relativeHeight="251658240" behindDoc="0" locked="0" layoutInCell="1" allowOverlap="1" wp14:anchorId="123F046F" wp14:editId="1699D09F">
            <wp:simplePos x="0" y="0"/>
            <wp:positionH relativeFrom="margin">
              <wp:posOffset>914400</wp:posOffset>
            </wp:positionH>
            <wp:positionV relativeFrom="paragraph">
              <wp:posOffset>74930</wp:posOffset>
            </wp:positionV>
            <wp:extent cx="3893820" cy="2256155"/>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5"/>
                    <a:stretch>
                      <a:fillRect/>
                    </a:stretch>
                  </pic:blipFill>
                  <pic:spPr bwMode="auto">
                    <a:xfrm>
                      <a:off x="0" y="0"/>
                      <a:ext cx="3893820" cy="2256155"/>
                    </a:xfrm>
                    <a:prstGeom prst="rect">
                      <a:avLst/>
                    </a:prstGeom>
                    <a:noFill/>
                    <a:ln w="9525">
                      <a:noFill/>
                      <a:miter lim="800000"/>
                      <a:headEnd/>
                      <a:tailEnd/>
                    </a:ln>
                  </pic:spPr>
                </pic:pic>
              </a:graphicData>
            </a:graphic>
          </wp:anchor>
        </w:drawing>
      </w:r>
    </w:p>
    <w:p w14:paraId="7FB3C73C" w14:textId="77777777" w:rsidR="005B0486" w:rsidRPr="00BC1710" w:rsidRDefault="005B0486">
      <w:pPr>
        <w:pStyle w:val="LO-normal1"/>
        <w:spacing w:line="240" w:lineRule="auto"/>
        <w:jc w:val="center"/>
        <w:rPr>
          <w:rFonts w:ascii="Times New Roman" w:hAnsi="Times New Roman" w:cs="Times New Roman"/>
          <w:color w:val="auto"/>
          <w:lang w:val="es-MX"/>
        </w:rPr>
      </w:pPr>
    </w:p>
    <w:p w14:paraId="2EEF445B" w14:textId="77777777" w:rsidR="005B0486" w:rsidRPr="00BC1710" w:rsidRDefault="005B0486">
      <w:pPr>
        <w:pStyle w:val="LO-normal1"/>
        <w:spacing w:line="240" w:lineRule="auto"/>
        <w:jc w:val="center"/>
        <w:rPr>
          <w:rFonts w:ascii="Times New Roman" w:hAnsi="Times New Roman" w:cs="Times New Roman"/>
          <w:color w:val="auto"/>
          <w:lang w:val="es-MX"/>
        </w:rPr>
      </w:pPr>
    </w:p>
    <w:p w14:paraId="2C1E1EC4" w14:textId="77777777" w:rsidR="005B0486" w:rsidRPr="00BC1710" w:rsidRDefault="005B0486">
      <w:pPr>
        <w:pStyle w:val="LO-normal1"/>
        <w:spacing w:line="240" w:lineRule="auto"/>
        <w:rPr>
          <w:rFonts w:ascii="Times New Roman" w:eastAsia="Times New Roman" w:hAnsi="Times New Roman" w:cs="Times New Roman"/>
          <w:b/>
          <w:color w:val="auto"/>
          <w:sz w:val="24"/>
          <w:lang w:val="es-MX"/>
        </w:rPr>
      </w:pPr>
    </w:p>
    <w:p w14:paraId="1A8F1887" w14:textId="77777777" w:rsidR="005B0486" w:rsidRPr="00BC1710" w:rsidRDefault="005B0486">
      <w:pPr>
        <w:pStyle w:val="LO-normal1"/>
        <w:spacing w:line="240" w:lineRule="auto"/>
        <w:jc w:val="center"/>
        <w:rPr>
          <w:rFonts w:ascii="Times New Roman" w:eastAsia="Times New Roman" w:hAnsi="Times New Roman" w:cs="Times New Roman"/>
          <w:b/>
          <w:color w:val="auto"/>
          <w:sz w:val="24"/>
          <w:lang w:val="es-MX"/>
        </w:rPr>
      </w:pPr>
    </w:p>
    <w:p w14:paraId="7EACA5EA" w14:textId="77777777" w:rsidR="005B0486" w:rsidRPr="00BC1710" w:rsidRDefault="005B0486">
      <w:pPr>
        <w:pStyle w:val="LO-normal1"/>
        <w:spacing w:line="240" w:lineRule="auto"/>
        <w:jc w:val="center"/>
        <w:rPr>
          <w:rFonts w:ascii="Times New Roman" w:eastAsia="Times New Roman" w:hAnsi="Times New Roman" w:cs="Times New Roman"/>
          <w:b/>
          <w:color w:val="auto"/>
          <w:sz w:val="24"/>
          <w:lang w:val="es-MX"/>
        </w:rPr>
      </w:pPr>
    </w:p>
    <w:p w14:paraId="40660F06" w14:textId="77777777" w:rsidR="005B0486" w:rsidRPr="00BC1710" w:rsidRDefault="005B0486">
      <w:pPr>
        <w:pStyle w:val="LO-normal1"/>
        <w:spacing w:line="240" w:lineRule="auto"/>
        <w:jc w:val="center"/>
        <w:rPr>
          <w:rFonts w:ascii="Times New Roman" w:eastAsia="Times New Roman" w:hAnsi="Times New Roman" w:cs="Times New Roman"/>
          <w:b/>
          <w:color w:val="auto"/>
          <w:sz w:val="24"/>
          <w:lang w:val="es-MX"/>
        </w:rPr>
      </w:pPr>
    </w:p>
    <w:p w14:paraId="265B2D53" w14:textId="77777777" w:rsidR="005B0486" w:rsidRPr="00BC1710" w:rsidRDefault="005B0486">
      <w:pPr>
        <w:pStyle w:val="LO-normal"/>
        <w:spacing w:line="240" w:lineRule="auto"/>
        <w:rPr>
          <w:rFonts w:ascii="Times New Roman" w:eastAsia="Times New Roman" w:hAnsi="Times New Roman" w:cs="Times New Roman"/>
          <w:b/>
          <w:color w:val="auto"/>
          <w:sz w:val="24"/>
          <w:lang w:val="es-MX"/>
        </w:rPr>
      </w:pPr>
    </w:p>
    <w:p w14:paraId="2B0291A9" w14:textId="77777777" w:rsidR="005B0486" w:rsidRPr="00BC1710" w:rsidRDefault="005B0486">
      <w:pPr>
        <w:pStyle w:val="LO-normal"/>
        <w:spacing w:line="240" w:lineRule="auto"/>
        <w:rPr>
          <w:color w:val="auto"/>
          <w:lang w:val="es-MX"/>
        </w:rPr>
      </w:pPr>
    </w:p>
    <w:p w14:paraId="58C7D223" w14:textId="77777777" w:rsidR="007A04AB" w:rsidRPr="00BC1710" w:rsidRDefault="007A04AB">
      <w:pPr>
        <w:pStyle w:val="LO-normal"/>
        <w:spacing w:line="240" w:lineRule="auto"/>
        <w:jc w:val="center"/>
        <w:rPr>
          <w:rFonts w:ascii="Times New Roman" w:eastAsia="Times New Roman" w:hAnsi="Times New Roman" w:cs="Times New Roman"/>
          <w:b/>
          <w:color w:val="auto"/>
          <w:sz w:val="24"/>
          <w:lang w:val="es-MX"/>
        </w:rPr>
      </w:pPr>
    </w:p>
    <w:p w14:paraId="04D5633B" w14:textId="77777777" w:rsidR="007A04AB" w:rsidRPr="00BC1710" w:rsidRDefault="007A04AB">
      <w:pPr>
        <w:pStyle w:val="LO-normal"/>
        <w:spacing w:line="240" w:lineRule="auto"/>
        <w:jc w:val="center"/>
        <w:rPr>
          <w:rFonts w:ascii="Times New Roman" w:eastAsia="Times New Roman" w:hAnsi="Times New Roman" w:cs="Times New Roman"/>
          <w:b/>
          <w:color w:val="auto"/>
          <w:sz w:val="24"/>
          <w:lang w:val="es-MX"/>
        </w:rPr>
      </w:pPr>
    </w:p>
    <w:p w14:paraId="094C9219" w14:textId="77777777" w:rsidR="007A04AB" w:rsidRPr="00BC1710" w:rsidRDefault="007A04AB">
      <w:pPr>
        <w:pStyle w:val="LO-normal"/>
        <w:spacing w:line="240" w:lineRule="auto"/>
        <w:jc w:val="center"/>
        <w:rPr>
          <w:rFonts w:ascii="Times New Roman" w:eastAsia="Times New Roman" w:hAnsi="Times New Roman" w:cs="Times New Roman"/>
          <w:b/>
          <w:color w:val="auto"/>
          <w:sz w:val="24"/>
          <w:lang w:val="es-MX"/>
        </w:rPr>
      </w:pPr>
    </w:p>
    <w:p w14:paraId="598D7D61" w14:textId="77777777" w:rsidR="007A04AB" w:rsidRPr="00BC1710" w:rsidRDefault="007A04AB">
      <w:pPr>
        <w:pStyle w:val="LO-normal"/>
        <w:spacing w:line="240" w:lineRule="auto"/>
        <w:jc w:val="center"/>
        <w:rPr>
          <w:rFonts w:ascii="Times New Roman" w:eastAsia="Times New Roman" w:hAnsi="Times New Roman" w:cs="Times New Roman"/>
          <w:b/>
          <w:color w:val="auto"/>
          <w:sz w:val="24"/>
          <w:lang w:val="es-MX"/>
        </w:rPr>
      </w:pPr>
    </w:p>
    <w:p w14:paraId="240FEA33" w14:textId="77777777" w:rsidR="007A04AB" w:rsidRPr="00BC1710" w:rsidRDefault="007A04AB">
      <w:pPr>
        <w:pStyle w:val="LO-normal"/>
        <w:spacing w:line="240" w:lineRule="auto"/>
        <w:jc w:val="center"/>
        <w:rPr>
          <w:rFonts w:ascii="Times New Roman" w:eastAsia="Times New Roman" w:hAnsi="Times New Roman" w:cs="Times New Roman"/>
          <w:b/>
          <w:color w:val="auto"/>
          <w:sz w:val="24"/>
          <w:lang w:val="es-MX"/>
        </w:rPr>
      </w:pPr>
    </w:p>
    <w:p w14:paraId="119878F4" w14:textId="77777777" w:rsidR="007A04AB" w:rsidRPr="00BC1710" w:rsidRDefault="007A04AB">
      <w:pPr>
        <w:pStyle w:val="LO-normal"/>
        <w:spacing w:line="240" w:lineRule="auto"/>
        <w:jc w:val="center"/>
        <w:rPr>
          <w:rFonts w:ascii="Times New Roman" w:eastAsia="Times New Roman" w:hAnsi="Times New Roman" w:cs="Times New Roman"/>
          <w:b/>
          <w:color w:val="auto"/>
          <w:sz w:val="24"/>
          <w:lang w:val="es-MX"/>
        </w:rPr>
      </w:pPr>
    </w:p>
    <w:p w14:paraId="2164D4A0" w14:textId="77777777" w:rsidR="007A04AB" w:rsidRPr="00BC1710" w:rsidRDefault="007A04AB" w:rsidP="007A04AB">
      <w:pPr>
        <w:pStyle w:val="LO-normal"/>
        <w:pageBreakBefore/>
        <w:spacing w:line="240" w:lineRule="auto"/>
        <w:rPr>
          <w:rFonts w:ascii="Times New Roman" w:eastAsia="Times New Roman" w:hAnsi="Times New Roman" w:cs="Times New Roman"/>
          <w:b/>
          <w:color w:val="auto"/>
          <w:sz w:val="24"/>
          <w:lang w:val="es-MX"/>
        </w:rPr>
      </w:pPr>
      <w:r w:rsidRPr="00BC1710">
        <w:rPr>
          <w:rFonts w:ascii="Times New Roman" w:eastAsia="Times New Roman" w:hAnsi="Times New Roman" w:cs="Times New Roman"/>
          <w:b/>
          <w:color w:val="auto"/>
          <w:sz w:val="24"/>
          <w:lang w:val="es-MX"/>
        </w:rPr>
        <w:lastRenderedPageBreak/>
        <w:t>Cuadro 1. Disponibilidad de la información para la redistritación</w:t>
      </w:r>
    </w:p>
    <w:p w14:paraId="343DC981" w14:textId="5CBD407F" w:rsidR="007A04AB" w:rsidRPr="00BC1710" w:rsidRDefault="00713C6B" w:rsidP="007A04AB">
      <w:pPr>
        <w:pStyle w:val="LO-normal"/>
        <w:spacing w:line="240" w:lineRule="auto"/>
        <w:jc w:val="center"/>
        <w:rPr>
          <w:color w:val="auto"/>
          <w:lang w:val="es-MX"/>
        </w:rPr>
      </w:pPr>
      <w:r>
        <w:rPr>
          <w:noProof/>
          <w:color w:val="auto"/>
        </w:rPr>
        <w:drawing>
          <wp:inline distT="0" distB="0" distL="0" distR="0" wp14:anchorId="35946621" wp14:editId="6FC722D8">
            <wp:extent cx="5943600" cy="4841067"/>
            <wp:effectExtent l="0" t="0" r="0" b="1079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841067"/>
                    </a:xfrm>
                    <a:prstGeom prst="rect">
                      <a:avLst/>
                    </a:prstGeom>
                    <a:noFill/>
                    <a:ln>
                      <a:noFill/>
                    </a:ln>
                  </pic:spPr>
                </pic:pic>
              </a:graphicData>
            </a:graphic>
          </wp:inline>
        </w:drawing>
      </w:r>
    </w:p>
    <w:p w14:paraId="4168295D" w14:textId="1651F7EF" w:rsidR="007A04AB" w:rsidRPr="00BC1710" w:rsidRDefault="007A04AB" w:rsidP="007A04AB">
      <w:pPr>
        <w:pStyle w:val="LO-normal"/>
        <w:spacing w:line="240" w:lineRule="auto"/>
        <w:jc w:val="center"/>
        <w:rPr>
          <w:color w:val="auto"/>
          <w:lang w:val="es-MX"/>
        </w:rPr>
      </w:pPr>
    </w:p>
    <w:p w14:paraId="5407A3E9" w14:textId="77777777" w:rsidR="007A04AB" w:rsidRPr="00BC1710" w:rsidRDefault="007A04AB" w:rsidP="007A04AB">
      <w:pPr>
        <w:pStyle w:val="LO-normal"/>
        <w:pageBreakBefore/>
        <w:spacing w:line="240" w:lineRule="auto"/>
        <w:jc w:val="center"/>
        <w:rPr>
          <w:rFonts w:ascii="Times New Roman" w:eastAsia="Times New Roman" w:hAnsi="Times New Roman" w:cs="Times New Roman"/>
          <w:b/>
          <w:color w:val="auto"/>
          <w:sz w:val="24"/>
          <w:lang w:val="es-MX"/>
        </w:rPr>
      </w:pPr>
      <w:r w:rsidRPr="00BC1710">
        <w:rPr>
          <w:rFonts w:ascii="Times New Roman" w:eastAsia="Times New Roman" w:hAnsi="Times New Roman" w:cs="Times New Roman"/>
          <w:b/>
          <w:color w:val="auto"/>
          <w:sz w:val="24"/>
          <w:lang w:val="es-MX"/>
        </w:rPr>
        <w:lastRenderedPageBreak/>
        <w:t xml:space="preserve">Diagrama 2. Distintos niveles de participación en la redistritación </w:t>
      </w:r>
    </w:p>
    <w:p w14:paraId="6E716CD1" w14:textId="77777777" w:rsidR="005B0486" w:rsidRPr="00BC1710" w:rsidRDefault="006B560D">
      <w:pPr>
        <w:pStyle w:val="LO-normal"/>
        <w:spacing w:line="240" w:lineRule="auto"/>
        <w:jc w:val="center"/>
        <w:rPr>
          <w:rFonts w:ascii="Times New Roman" w:eastAsia="Times New Roman" w:hAnsi="Times New Roman" w:cs="Times New Roman"/>
          <w:b/>
          <w:color w:val="auto"/>
          <w:sz w:val="24"/>
          <w:lang w:val="es-MX"/>
        </w:rPr>
      </w:pPr>
      <w:r w:rsidRPr="00BC1710">
        <w:rPr>
          <w:rFonts w:ascii="Times New Roman" w:eastAsia="Times New Roman" w:hAnsi="Times New Roman" w:cs="Times New Roman"/>
          <w:b/>
          <w:noProof/>
          <w:color w:val="auto"/>
          <w:sz w:val="24"/>
        </w:rPr>
        <w:drawing>
          <wp:anchor distT="0" distB="0" distL="114300" distR="114300" simplePos="0" relativeHeight="2" behindDoc="1" locked="0" layoutInCell="1" allowOverlap="1" wp14:anchorId="25E52361" wp14:editId="628AFBE1">
            <wp:simplePos x="0" y="0"/>
            <wp:positionH relativeFrom="column">
              <wp:posOffset>685800</wp:posOffset>
            </wp:positionH>
            <wp:positionV relativeFrom="paragraph">
              <wp:posOffset>64135</wp:posOffset>
            </wp:positionV>
            <wp:extent cx="4910455" cy="3288665"/>
            <wp:effectExtent l="0" t="0" r="0" b="0"/>
            <wp:wrapNone/>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7"/>
                    <a:stretch>
                      <a:fillRect/>
                    </a:stretch>
                  </pic:blipFill>
                  <pic:spPr bwMode="auto">
                    <a:xfrm>
                      <a:off x="0" y="0"/>
                      <a:ext cx="4910455" cy="3288665"/>
                    </a:xfrm>
                    <a:prstGeom prst="rect">
                      <a:avLst/>
                    </a:prstGeom>
                    <a:noFill/>
                    <a:ln w="9525">
                      <a:noFill/>
                      <a:miter lim="800000"/>
                      <a:headEnd/>
                      <a:tailEnd/>
                    </a:ln>
                  </pic:spPr>
                </pic:pic>
              </a:graphicData>
            </a:graphic>
          </wp:anchor>
        </w:drawing>
      </w:r>
    </w:p>
    <w:p w14:paraId="10687EB2" w14:textId="77777777" w:rsidR="005B0486" w:rsidRPr="00BC1710" w:rsidRDefault="005B0486">
      <w:pPr>
        <w:pStyle w:val="LO-normal"/>
        <w:spacing w:line="240" w:lineRule="auto"/>
        <w:jc w:val="center"/>
        <w:rPr>
          <w:rFonts w:ascii="Times New Roman" w:hAnsi="Times New Roman" w:cs="Times New Roman"/>
          <w:color w:val="auto"/>
          <w:lang w:val="es-MX"/>
        </w:rPr>
      </w:pPr>
    </w:p>
    <w:p w14:paraId="13D13461" w14:textId="77777777" w:rsidR="005B0486" w:rsidRPr="00BC1710" w:rsidRDefault="005B0486">
      <w:pPr>
        <w:pStyle w:val="LO-normal"/>
        <w:spacing w:line="240" w:lineRule="auto"/>
        <w:jc w:val="center"/>
        <w:rPr>
          <w:rFonts w:ascii="Times New Roman" w:hAnsi="Times New Roman" w:cs="Times New Roman"/>
          <w:color w:val="auto"/>
          <w:lang w:val="es-MX"/>
        </w:rPr>
      </w:pPr>
    </w:p>
    <w:p w14:paraId="5BD32C2D" w14:textId="77777777" w:rsidR="005B0486" w:rsidRPr="00BC1710" w:rsidRDefault="005B0486">
      <w:pPr>
        <w:pStyle w:val="LO-normal"/>
        <w:spacing w:line="240" w:lineRule="auto"/>
        <w:jc w:val="center"/>
        <w:rPr>
          <w:rFonts w:ascii="Times New Roman" w:hAnsi="Times New Roman" w:cs="Times New Roman"/>
          <w:color w:val="auto"/>
          <w:lang w:val="es-MX"/>
        </w:rPr>
      </w:pPr>
    </w:p>
    <w:p w14:paraId="4F52AA5D" w14:textId="77777777" w:rsidR="005B0486" w:rsidRPr="00BC1710" w:rsidRDefault="005B0486">
      <w:pPr>
        <w:pStyle w:val="LO-normal"/>
        <w:spacing w:line="240" w:lineRule="auto"/>
        <w:jc w:val="center"/>
        <w:rPr>
          <w:rFonts w:ascii="Times New Roman" w:hAnsi="Times New Roman" w:cs="Times New Roman"/>
          <w:color w:val="auto"/>
          <w:lang w:val="es-MX"/>
        </w:rPr>
      </w:pPr>
    </w:p>
    <w:p w14:paraId="315EA0D5" w14:textId="77777777" w:rsidR="005B0486" w:rsidRPr="00BC1710" w:rsidRDefault="005B0486">
      <w:pPr>
        <w:pStyle w:val="LO-normal"/>
        <w:spacing w:line="240" w:lineRule="auto"/>
        <w:jc w:val="center"/>
        <w:rPr>
          <w:rFonts w:ascii="Times New Roman" w:hAnsi="Times New Roman" w:cs="Times New Roman"/>
          <w:color w:val="auto"/>
          <w:lang w:val="es-MX"/>
        </w:rPr>
      </w:pPr>
    </w:p>
    <w:p w14:paraId="164CC633" w14:textId="77777777" w:rsidR="005B0486" w:rsidRPr="00BC1710" w:rsidRDefault="005B0486">
      <w:pPr>
        <w:pStyle w:val="LO-normal"/>
        <w:spacing w:line="240" w:lineRule="auto"/>
        <w:jc w:val="center"/>
        <w:rPr>
          <w:rFonts w:ascii="Times New Roman" w:hAnsi="Times New Roman" w:cs="Times New Roman"/>
          <w:color w:val="auto"/>
          <w:lang w:val="es-MX"/>
        </w:rPr>
      </w:pPr>
    </w:p>
    <w:p w14:paraId="1A5C5C8F" w14:textId="77777777" w:rsidR="005B0486" w:rsidRPr="00BC1710" w:rsidRDefault="005B0486">
      <w:pPr>
        <w:pStyle w:val="LO-normal"/>
        <w:spacing w:line="240" w:lineRule="auto"/>
        <w:jc w:val="center"/>
        <w:rPr>
          <w:rFonts w:ascii="Times New Roman" w:hAnsi="Times New Roman" w:cs="Times New Roman"/>
          <w:color w:val="auto"/>
          <w:lang w:val="es-MX"/>
        </w:rPr>
      </w:pPr>
    </w:p>
    <w:p w14:paraId="64579F1B" w14:textId="77777777" w:rsidR="005B0486" w:rsidRPr="00BC1710" w:rsidRDefault="005B0486">
      <w:pPr>
        <w:pStyle w:val="LO-normal"/>
        <w:spacing w:line="240" w:lineRule="auto"/>
        <w:jc w:val="center"/>
        <w:rPr>
          <w:rFonts w:ascii="Times New Roman" w:hAnsi="Times New Roman" w:cs="Times New Roman"/>
          <w:color w:val="auto"/>
          <w:lang w:val="es-MX"/>
        </w:rPr>
      </w:pPr>
    </w:p>
    <w:p w14:paraId="107FC1C0" w14:textId="77777777" w:rsidR="005B0486" w:rsidRPr="00BC1710" w:rsidRDefault="005B0486">
      <w:pPr>
        <w:pStyle w:val="LO-normal"/>
        <w:spacing w:line="240" w:lineRule="auto"/>
        <w:jc w:val="center"/>
        <w:rPr>
          <w:rFonts w:ascii="Times New Roman" w:hAnsi="Times New Roman" w:cs="Times New Roman"/>
          <w:color w:val="auto"/>
          <w:lang w:val="es-MX"/>
        </w:rPr>
      </w:pPr>
    </w:p>
    <w:p w14:paraId="1038AEA8" w14:textId="77777777" w:rsidR="005B0486" w:rsidRPr="00BC1710" w:rsidRDefault="005B0486">
      <w:pPr>
        <w:pStyle w:val="LO-normal"/>
        <w:spacing w:line="240" w:lineRule="auto"/>
        <w:jc w:val="center"/>
        <w:rPr>
          <w:rFonts w:ascii="Times New Roman" w:hAnsi="Times New Roman" w:cs="Times New Roman"/>
          <w:color w:val="auto"/>
          <w:lang w:val="es-MX"/>
        </w:rPr>
      </w:pPr>
    </w:p>
    <w:p w14:paraId="69911694" w14:textId="77777777" w:rsidR="005B0486" w:rsidRPr="00BC1710" w:rsidRDefault="005B0486">
      <w:pPr>
        <w:pStyle w:val="LO-normal"/>
        <w:spacing w:line="240" w:lineRule="auto"/>
        <w:jc w:val="center"/>
        <w:rPr>
          <w:rFonts w:ascii="Times New Roman" w:hAnsi="Times New Roman" w:cs="Times New Roman"/>
          <w:color w:val="auto"/>
          <w:lang w:val="es-MX"/>
        </w:rPr>
      </w:pPr>
    </w:p>
    <w:p w14:paraId="7E1C2AC4" w14:textId="77777777" w:rsidR="005B0486" w:rsidRPr="00BC1710" w:rsidRDefault="005B0486">
      <w:pPr>
        <w:pStyle w:val="LO-normal"/>
        <w:spacing w:line="240" w:lineRule="auto"/>
        <w:jc w:val="center"/>
        <w:rPr>
          <w:rFonts w:ascii="Times New Roman" w:hAnsi="Times New Roman" w:cs="Times New Roman"/>
          <w:color w:val="auto"/>
          <w:lang w:val="es-MX"/>
        </w:rPr>
      </w:pPr>
    </w:p>
    <w:p w14:paraId="19A19CD6" w14:textId="77777777" w:rsidR="005B0486" w:rsidRPr="00BC1710" w:rsidRDefault="005B0486">
      <w:pPr>
        <w:pStyle w:val="LO-normal"/>
        <w:spacing w:line="240" w:lineRule="auto"/>
        <w:jc w:val="center"/>
        <w:rPr>
          <w:rFonts w:ascii="Times New Roman" w:hAnsi="Times New Roman" w:cs="Times New Roman"/>
          <w:color w:val="auto"/>
          <w:lang w:val="es-MX"/>
        </w:rPr>
      </w:pPr>
    </w:p>
    <w:p w14:paraId="680A8C7D" w14:textId="77777777" w:rsidR="005B0486" w:rsidRPr="00BC1710" w:rsidRDefault="005B0486">
      <w:pPr>
        <w:pStyle w:val="LO-normal"/>
        <w:spacing w:line="240" w:lineRule="auto"/>
        <w:jc w:val="center"/>
        <w:rPr>
          <w:rFonts w:ascii="Times New Roman" w:hAnsi="Times New Roman" w:cs="Times New Roman"/>
          <w:color w:val="auto"/>
          <w:lang w:val="es-MX"/>
        </w:rPr>
      </w:pPr>
    </w:p>
    <w:p w14:paraId="77BC93F0" w14:textId="77777777" w:rsidR="005B0486" w:rsidRPr="00BC1710" w:rsidRDefault="005B0486">
      <w:pPr>
        <w:pStyle w:val="LO-normal"/>
        <w:spacing w:line="240" w:lineRule="auto"/>
        <w:jc w:val="center"/>
        <w:rPr>
          <w:rFonts w:ascii="Times New Roman" w:hAnsi="Times New Roman" w:cs="Times New Roman"/>
          <w:color w:val="auto"/>
          <w:lang w:val="es-MX"/>
        </w:rPr>
      </w:pPr>
    </w:p>
    <w:p w14:paraId="18845A0C" w14:textId="77777777" w:rsidR="005B0486" w:rsidRPr="00BC1710" w:rsidRDefault="005B0486">
      <w:pPr>
        <w:pStyle w:val="LO-normal"/>
        <w:spacing w:line="240" w:lineRule="auto"/>
        <w:rPr>
          <w:rFonts w:ascii="Times New Roman" w:eastAsia="Times New Roman" w:hAnsi="Times New Roman" w:cs="Times New Roman"/>
          <w:b/>
          <w:color w:val="auto"/>
          <w:sz w:val="24"/>
          <w:lang w:val="es-MX"/>
        </w:rPr>
      </w:pPr>
    </w:p>
    <w:p w14:paraId="287F3B94"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341D5F9A"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65E971AE"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47BB1F24"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70A67660"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3D1839F6" w14:textId="77777777" w:rsidR="005B0486" w:rsidRPr="00BC1710" w:rsidRDefault="005B0486">
      <w:pPr>
        <w:pStyle w:val="LO-normal"/>
        <w:spacing w:line="240" w:lineRule="auto"/>
        <w:jc w:val="center"/>
        <w:rPr>
          <w:color w:val="auto"/>
          <w:lang w:val="es-MX"/>
        </w:rPr>
      </w:pPr>
    </w:p>
    <w:p w14:paraId="65745A39" w14:textId="77777777" w:rsidR="005B0486" w:rsidRPr="00BC1710" w:rsidRDefault="006B560D">
      <w:pPr>
        <w:pStyle w:val="LO-normal"/>
        <w:pageBreakBefore/>
        <w:spacing w:line="240" w:lineRule="auto"/>
        <w:jc w:val="center"/>
        <w:rPr>
          <w:rFonts w:ascii="Times New Roman" w:eastAsia="Times New Roman" w:hAnsi="Times New Roman" w:cs="Times New Roman"/>
          <w:b/>
          <w:i/>
          <w:color w:val="auto"/>
          <w:sz w:val="24"/>
          <w:lang w:val="es-MX"/>
        </w:rPr>
      </w:pPr>
      <w:r w:rsidRPr="00BC1710">
        <w:rPr>
          <w:rFonts w:ascii="Times New Roman" w:eastAsia="Times New Roman" w:hAnsi="Times New Roman" w:cs="Times New Roman"/>
          <w:b/>
          <w:color w:val="auto"/>
          <w:sz w:val="24"/>
          <w:lang w:val="es-MX"/>
        </w:rPr>
        <w:lastRenderedPageBreak/>
        <w:t xml:space="preserve">Figura 1. Ejemplo de despliegue de la página de inicio del </w:t>
      </w:r>
      <w:r w:rsidRPr="00BC1710">
        <w:rPr>
          <w:rFonts w:ascii="Times New Roman" w:eastAsia="Times New Roman" w:hAnsi="Times New Roman" w:cs="Times New Roman"/>
          <w:b/>
          <w:i/>
          <w:color w:val="auto"/>
          <w:sz w:val="24"/>
          <w:lang w:val="es-MX"/>
        </w:rPr>
        <w:t>District Builder</w:t>
      </w:r>
    </w:p>
    <w:p w14:paraId="3BB61DF7" w14:textId="77777777" w:rsidR="005B0486" w:rsidRPr="00BC1710" w:rsidRDefault="006B560D">
      <w:pPr>
        <w:pStyle w:val="LO-normal"/>
        <w:spacing w:line="240" w:lineRule="auto"/>
        <w:jc w:val="center"/>
        <w:rPr>
          <w:rFonts w:ascii="Times New Roman" w:hAnsi="Times New Roman" w:cs="Times New Roman"/>
          <w:color w:val="auto"/>
          <w:lang w:val="es-MX"/>
        </w:rPr>
      </w:pPr>
      <w:bookmarkStart w:id="32" w:name="h.tyjcwt"/>
      <w:bookmarkEnd w:id="32"/>
      <w:r w:rsidRPr="00BC1710">
        <w:rPr>
          <w:rFonts w:ascii="Times New Roman" w:hAnsi="Times New Roman" w:cs="Times New Roman"/>
          <w:noProof/>
          <w:color w:val="auto"/>
        </w:rPr>
        <w:drawing>
          <wp:anchor distT="0" distB="0" distL="114300" distR="114300" simplePos="0" relativeHeight="251659264" behindDoc="1" locked="0" layoutInCell="1" allowOverlap="1" wp14:anchorId="08EDD70F" wp14:editId="276018A4">
            <wp:simplePos x="0" y="0"/>
            <wp:positionH relativeFrom="margin">
              <wp:posOffset>342900</wp:posOffset>
            </wp:positionH>
            <wp:positionV relativeFrom="paragraph">
              <wp:posOffset>170815</wp:posOffset>
            </wp:positionV>
            <wp:extent cx="5257800" cy="3086100"/>
            <wp:effectExtent l="0" t="0" r="0" b="0"/>
            <wp:wrapNone/>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8"/>
                    <a:stretch>
                      <a:fillRect/>
                    </a:stretch>
                  </pic:blipFill>
                  <pic:spPr bwMode="auto">
                    <a:xfrm>
                      <a:off x="0" y="0"/>
                      <a:ext cx="5257800" cy="3086100"/>
                    </a:xfrm>
                    <a:prstGeom prst="rect">
                      <a:avLst/>
                    </a:prstGeom>
                    <a:noFill/>
                    <a:ln w="9525">
                      <a:noFill/>
                      <a:miter lim="800000"/>
                      <a:headEnd/>
                      <a:tailEnd/>
                    </a:ln>
                  </pic:spPr>
                </pic:pic>
              </a:graphicData>
            </a:graphic>
          </wp:anchor>
        </w:drawing>
      </w:r>
    </w:p>
    <w:p w14:paraId="54A85DBA" w14:textId="77777777" w:rsidR="005B0486" w:rsidRPr="00BC1710" w:rsidRDefault="005B0486">
      <w:pPr>
        <w:pStyle w:val="LO-normal"/>
        <w:spacing w:line="240" w:lineRule="auto"/>
        <w:jc w:val="center"/>
        <w:rPr>
          <w:rFonts w:ascii="Times New Roman" w:hAnsi="Times New Roman" w:cs="Times New Roman"/>
          <w:color w:val="auto"/>
          <w:lang w:val="es-MX"/>
        </w:rPr>
      </w:pPr>
    </w:p>
    <w:p w14:paraId="5A208FF8" w14:textId="77777777" w:rsidR="005B0486" w:rsidRPr="00BC1710" w:rsidRDefault="005B0486">
      <w:pPr>
        <w:pStyle w:val="LO-normal"/>
        <w:spacing w:line="240" w:lineRule="auto"/>
        <w:jc w:val="center"/>
        <w:rPr>
          <w:rFonts w:ascii="Times New Roman" w:hAnsi="Times New Roman" w:cs="Times New Roman"/>
          <w:color w:val="auto"/>
          <w:lang w:val="es-MX"/>
        </w:rPr>
      </w:pPr>
    </w:p>
    <w:p w14:paraId="2E401069" w14:textId="77777777" w:rsidR="005B0486" w:rsidRPr="00BC1710" w:rsidRDefault="005B0486">
      <w:pPr>
        <w:pStyle w:val="LO-normal"/>
        <w:spacing w:line="240" w:lineRule="auto"/>
        <w:jc w:val="center"/>
        <w:rPr>
          <w:rFonts w:ascii="Times New Roman" w:hAnsi="Times New Roman" w:cs="Times New Roman"/>
          <w:color w:val="auto"/>
          <w:lang w:val="es-MX"/>
        </w:rPr>
      </w:pPr>
    </w:p>
    <w:p w14:paraId="6AC25486" w14:textId="77777777" w:rsidR="005B0486" w:rsidRPr="00BC1710" w:rsidRDefault="005B0486">
      <w:pPr>
        <w:pStyle w:val="LO-normal"/>
        <w:spacing w:line="240" w:lineRule="auto"/>
        <w:jc w:val="center"/>
        <w:rPr>
          <w:rFonts w:ascii="Times New Roman" w:hAnsi="Times New Roman" w:cs="Times New Roman"/>
          <w:color w:val="auto"/>
          <w:lang w:val="es-MX"/>
        </w:rPr>
      </w:pPr>
    </w:p>
    <w:p w14:paraId="3C31845A" w14:textId="77777777" w:rsidR="005B0486" w:rsidRPr="00BC1710" w:rsidRDefault="005B0486">
      <w:pPr>
        <w:pStyle w:val="LO-normal"/>
        <w:spacing w:line="240" w:lineRule="auto"/>
        <w:jc w:val="center"/>
        <w:rPr>
          <w:rFonts w:ascii="Times New Roman" w:hAnsi="Times New Roman" w:cs="Times New Roman"/>
          <w:color w:val="auto"/>
          <w:lang w:val="es-MX"/>
        </w:rPr>
      </w:pPr>
    </w:p>
    <w:p w14:paraId="52AF4B35"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29E51A47"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552DF075"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5E6E8A19"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51B4D9DE"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2216EBFF"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64686103"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135EA5F5"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311150C4"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005441DA"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3B6F0915"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2DBC5003"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2C563BBD"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033E816E" w14:textId="77777777" w:rsidR="005B0486" w:rsidRPr="00BC1710" w:rsidRDefault="005B0486">
      <w:pPr>
        <w:pStyle w:val="LO-normal"/>
        <w:spacing w:line="240" w:lineRule="auto"/>
        <w:jc w:val="center"/>
        <w:rPr>
          <w:rFonts w:ascii="Times New Roman" w:eastAsia="Times New Roman" w:hAnsi="Times New Roman" w:cs="Times New Roman"/>
          <w:b/>
          <w:color w:val="auto"/>
          <w:sz w:val="24"/>
          <w:lang w:val="es-MX"/>
        </w:rPr>
      </w:pPr>
    </w:p>
    <w:p w14:paraId="0FF7FC2E" w14:textId="77777777" w:rsidR="005B0486" w:rsidRPr="00BC1710" w:rsidRDefault="005B0486">
      <w:pPr>
        <w:pStyle w:val="LO-normal"/>
        <w:spacing w:line="240" w:lineRule="auto"/>
        <w:rPr>
          <w:rFonts w:ascii="Times New Roman" w:eastAsia="Times New Roman" w:hAnsi="Times New Roman" w:cs="Times New Roman"/>
          <w:b/>
          <w:color w:val="auto"/>
          <w:sz w:val="24"/>
          <w:lang w:val="es-MX"/>
        </w:rPr>
      </w:pPr>
    </w:p>
    <w:p w14:paraId="3792326D" w14:textId="77777777" w:rsidR="005B0486" w:rsidRPr="00BC1710" w:rsidRDefault="005B0486">
      <w:pPr>
        <w:pStyle w:val="LO-normal"/>
        <w:spacing w:line="240" w:lineRule="auto"/>
        <w:jc w:val="center"/>
        <w:rPr>
          <w:color w:val="auto"/>
          <w:lang w:val="es-MX"/>
        </w:rPr>
      </w:pPr>
    </w:p>
    <w:p w14:paraId="7EA55589" w14:textId="77777777" w:rsidR="005B0486" w:rsidRPr="00BC1710" w:rsidRDefault="006B560D">
      <w:pPr>
        <w:pStyle w:val="LO-normal"/>
        <w:pageBreakBefore/>
        <w:spacing w:line="240" w:lineRule="auto"/>
        <w:jc w:val="center"/>
        <w:rPr>
          <w:rFonts w:ascii="Times New Roman" w:eastAsia="Times New Roman" w:hAnsi="Times New Roman" w:cs="Times New Roman"/>
          <w:b/>
          <w:i/>
          <w:color w:val="auto"/>
          <w:sz w:val="24"/>
          <w:lang w:val="es-MX"/>
        </w:rPr>
      </w:pPr>
      <w:r w:rsidRPr="00BC1710">
        <w:rPr>
          <w:rFonts w:ascii="Times New Roman" w:eastAsia="Times New Roman" w:hAnsi="Times New Roman" w:cs="Times New Roman"/>
          <w:b/>
          <w:color w:val="auto"/>
          <w:sz w:val="24"/>
          <w:lang w:val="es-MX"/>
        </w:rPr>
        <w:lastRenderedPageBreak/>
        <w:t xml:space="preserve">Figura 2. Despliegue de la cartografía electoral del Estado de México a nivel seccional en el </w:t>
      </w:r>
      <w:r w:rsidRPr="00BC1710">
        <w:rPr>
          <w:rFonts w:ascii="Times New Roman" w:eastAsia="Times New Roman" w:hAnsi="Times New Roman" w:cs="Times New Roman"/>
          <w:b/>
          <w:i/>
          <w:color w:val="auto"/>
          <w:sz w:val="24"/>
          <w:lang w:val="es-MX"/>
        </w:rPr>
        <w:t>District Builder</w:t>
      </w:r>
    </w:p>
    <w:p w14:paraId="27CF7616" w14:textId="77777777" w:rsidR="005B0486" w:rsidRPr="00BC1710" w:rsidRDefault="005B0486">
      <w:pPr>
        <w:pStyle w:val="LO-normal"/>
        <w:spacing w:line="240" w:lineRule="auto"/>
        <w:jc w:val="center"/>
        <w:rPr>
          <w:rFonts w:ascii="Times New Roman" w:hAnsi="Times New Roman" w:cs="Times New Roman"/>
          <w:color w:val="auto"/>
          <w:lang w:val="es-MX"/>
        </w:rPr>
      </w:pPr>
    </w:p>
    <w:p w14:paraId="5CF1F3A5" w14:textId="77777777" w:rsidR="005B0486" w:rsidRPr="00BC1710" w:rsidRDefault="006B560D">
      <w:pPr>
        <w:pStyle w:val="LO-normal"/>
        <w:spacing w:line="240" w:lineRule="auto"/>
        <w:jc w:val="center"/>
        <w:rPr>
          <w:color w:val="auto"/>
        </w:rPr>
      </w:pPr>
      <w:r w:rsidRPr="00BC1710">
        <w:rPr>
          <w:noProof/>
          <w:color w:val="auto"/>
        </w:rPr>
        <w:drawing>
          <wp:inline distT="114300" distB="114300" distL="114300" distR="114300" wp14:anchorId="2C9E1C47" wp14:editId="48AF9B52">
            <wp:extent cx="5086350" cy="324231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9"/>
                    <a:stretch>
                      <a:fillRect/>
                    </a:stretch>
                  </pic:blipFill>
                  <pic:spPr bwMode="auto">
                    <a:xfrm>
                      <a:off x="0" y="0"/>
                      <a:ext cx="5086350" cy="3242310"/>
                    </a:xfrm>
                    <a:prstGeom prst="rect">
                      <a:avLst/>
                    </a:prstGeom>
                    <a:noFill/>
                    <a:ln w="9525">
                      <a:noFill/>
                      <a:miter lim="800000"/>
                      <a:headEnd/>
                      <a:tailEnd/>
                    </a:ln>
                  </pic:spPr>
                </pic:pic>
              </a:graphicData>
            </a:graphic>
          </wp:inline>
        </w:drawing>
      </w:r>
    </w:p>
    <w:p w14:paraId="491CEFFC" w14:textId="77777777" w:rsidR="005B0486" w:rsidRPr="00BC1710" w:rsidRDefault="005B0486">
      <w:pPr>
        <w:pStyle w:val="LO-normal"/>
        <w:spacing w:line="240" w:lineRule="auto"/>
        <w:jc w:val="center"/>
        <w:rPr>
          <w:rFonts w:ascii="Times New Roman" w:hAnsi="Times New Roman" w:cs="Times New Roman"/>
          <w:color w:val="auto"/>
        </w:rPr>
      </w:pPr>
    </w:p>
    <w:p w14:paraId="762F77BA" w14:textId="77777777" w:rsidR="005B0486" w:rsidRPr="00BC1710" w:rsidRDefault="005B0486">
      <w:pPr>
        <w:pStyle w:val="Heading1"/>
        <w:spacing w:line="240" w:lineRule="auto"/>
        <w:rPr>
          <w:color w:val="auto"/>
        </w:rPr>
      </w:pPr>
    </w:p>
    <w:p w14:paraId="16110AF7" w14:textId="2C56BF83" w:rsidR="005B0486" w:rsidRPr="00BC1710" w:rsidRDefault="006B560D" w:rsidP="007A04AB">
      <w:pPr>
        <w:pStyle w:val="Heading1"/>
        <w:pageBreakBefore/>
        <w:spacing w:line="240" w:lineRule="auto"/>
        <w:jc w:val="center"/>
        <w:rPr>
          <w:rFonts w:ascii="Times New Roman" w:eastAsia="Times New Roman" w:hAnsi="Times New Roman" w:cs="Times New Roman"/>
          <w:b/>
          <w:color w:val="auto"/>
          <w:sz w:val="24"/>
          <w:lang w:val="es-MX"/>
        </w:rPr>
      </w:pPr>
      <w:r w:rsidRPr="00BC1710">
        <w:rPr>
          <w:rFonts w:ascii="Times New Roman" w:eastAsia="Times New Roman" w:hAnsi="Times New Roman" w:cs="Times New Roman"/>
          <w:b/>
          <w:color w:val="auto"/>
          <w:sz w:val="24"/>
          <w:lang w:val="es-MX"/>
        </w:rPr>
        <w:lastRenderedPageBreak/>
        <w:t>Apéndice en Internet. Datos abiertos e información pública necesaria para transparentar los procesos de redistritación</w:t>
      </w:r>
      <w:r w:rsidR="007A04AB" w:rsidRPr="00BC1710">
        <w:rPr>
          <w:rStyle w:val="FootnoteReference"/>
          <w:rFonts w:ascii="Times New Roman" w:eastAsia="Times New Roman" w:hAnsi="Times New Roman" w:cs="Times New Roman"/>
          <w:b/>
          <w:color w:val="auto"/>
          <w:sz w:val="24"/>
          <w:lang w:val="es-MX"/>
        </w:rPr>
        <w:footnoteReference w:id="26"/>
      </w:r>
    </w:p>
    <w:p w14:paraId="26DE6AE4" w14:textId="26F78AB7" w:rsidR="005B0486" w:rsidRPr="00B742EC" w:rsidRDefault="006B560D" w:rsidP="0095771F">
      <w:pPr>
        <w:pStyle w:val="Heading1"/>
        <w:spacing w:before="20" w:line="240" w:lineRule="auto"/>
        <w:jc w:val="both"/>
        <w:rPr>
          <w:rFonts w:ascii="Times New Roman" w:eastAsia="Times New Roman" w:hAnsi="Times New Roman" w:cs="Times New Roman"/>
          <w:color w:val="auto"/>
          <w:sz w:val="24"/>
          <w:lang w:val="es-ES_tradnl"/>
        </w:rPr>
      </w:pPr>
      <w:bookmarkStart w:id="33" w:name="h.3znysh7"/>
      <w:bookmarkEnd w:id="33"/>
      <w:r w:rsidRPr="00B742EC">
        <w:rPr>
          <w:rFonts w:ascii="Times New Roman" w:eastAsia="Times New Roman" w:hAnsi="Times New Roman" w:cs="Times New Roman"/>
          <w:color w:val="auto"/>
          <w:sz w:val="24"/>
          <w:lang w:val="es-ES_tradnl"/>
        </w:rPr>
        <w:t>En este documento enlistamos</w:t>
      </w:r>
      <w:r w:rsidR="00B742EC">
        <w:rPr>
          <w:rFonts w:ascii="Times New Roman" w:eastAsia="Times New Roman" w:hAnsi="Times New Roman" w:cs="Times New Roman"/>
          <w:color w:val="auto"/>
          <w:sz w:val="24"/>
          <w:lang w:val="es-ES_tradnl"/>
        </w:rPr>
        <w:t xml:space="preserve"> y describimos</w:t>
      </w:r>
      <w:r w:rsidRPr="00B742EC">
        <w:rPr>
          <w:rFonts w:ascii="Times New Roman" w:eastAsia="Times New Roman" w:hAnsi="Times New Roman" w:cs="Times New Roman"/>
          <w:color w:val="auto"/>
          <w:sz w:val="24"/>
          <w:lang w:val="es-ES_tradnl"/>
        </w:rPr>
        <w:t xml:space="preserve"> los datos e información generada con recursos públicos, por distintas instituciones del sector público en México, que deben estar abiertos, actualizados, y a disposición del público en un formato accesible, gratuito, y en un mismo sitio web, con el fin de </w:t>
      </w:r>
      <w:r w:rsidRPr="00B742EC">
        <w:rPr>
          <w:rFonts w:ascii="Times New Roman" w:eastAsia="Times New Roman" w:hAnsi="Times New Roman" w:cs="Times New Roman"/>
          <w:i/>
          <w:color w:val="auto"/>
          <w:sz w:val="24"/>
          <w:lang w:val="es-ES_tradnl"/>
        </w:rPr>
        <w:t>transparentar los procesos de redistritación en México</w:t>
      </w:r>
      <w:r w:rsidRPr="00B742EC">
        <w:rPr>
          <w:rFonts w:ascii="Times New Roman" w:eastAsia="Times New Roman" w:hAnsi="Times New Roman" w:cs="Times New Roman"/>
          <w:color w:val="auto"/>
          <w:sz w:val="24"/>
          <w:lang w:val="es-ES_tradnl"/>
        </w:rPr>
        <w:t xml:space="preserve">. </w:t>
      </w:r>
    </w:p>
    <w:p w14:paraId="3DB77968" w14:textId="77777777" w:rsidR="005B0486" w:rsidRPr="00B742EC" w:rsidRDefault="006B560D" w:rsidP="0095771F">
      <w:pPr>
        <w:pStyle w:val="LO-normal1"/>
        <w:spacing w:line="240" w:lineRule="auto"/>
        <w:jc w:val="both"/>
        <w:rPr>
          <w:rFonts w:ascii="Times New Roman" w:eastAsia="Times New Roman" w:hAnsi="Times New Roman" w:cs="Times New Roman"/>
          <w:b/>
          <w:color w:val="auto"/>
          <w:sz w:val="24"/>
          <w:u w:val="single"/>
          <w:lang w:val="es-ES_tradnl"/>
        </w:rPr>
      </w:pPr>
      <w:r w:rsidRPr="00B742EC">
        <w:rPr>
          <w:rFonts w:ascii="Times New Roman" w:eastAsia="Times New Roman" w:hAnsi="Times New Roman" w:cs="Times New Roman"/>
          <w:b/>
          <w:color w:val="auto"/>
          <w:sz w:val="24"/>
          <w:u w:val="single"/>
          <w:lang w:val="es-ES_tradnl"/>
        </w:rPr>
        <w:t>Secretaría de Comunicaciones y Transportes (SCT)</w:t>
      </w:r>
    </w:p>
    <w:p w14:paraId="42B956AF" w14:textId="77777777" w:rsidR="005B0486" w:rsidRPr="00B742EC" w:rsidRDefault="006B560D" w:rsidP="0095771F">
      <w:pPr>
        <w:pStyle w:val="LO-normal1"/>
        <w:numPr>
          <w:ilvl w:val="0"/>
          <w:numId w:val="2"/>
        </w:numPr>
        <w:spacing w:line="240" w:lineRule="auto"/>
        <w:ind w:left="0"/>
        <w:contextualSpacing/>
        <w:jc w:val="both"/>
        <w:rPr>
          <w:rFonts w:ascii="Times New Roman" w:eastAsia="Times New Roman" w:hAnsi="Times New Roman" w:cs="Times New Roman"/>
          <w:color w:val="auto"/>
          <w:sz w:val="24"/>
          <w:lang w:val="es-ES_tradnl"/>
        </w:rPr>
      </w:pPr>
      <w:r w:rsidRPr="00B742EC">
        <w:rPr>
          <w:rFonts w:ascii="Times New Roman" w:eastAsia="Times New Roman" w:hAnsi="Times New Roman" w:cs="Times New Roman"/>
          <w:color w:val="auto"/>
          <w:sz w:val="24"/>
          <w:lang w:val="es-ES_tradnl"/>
        </w:rPr>
        <w:t xml:space="preserve">Base de datos con las distancias, y tiempos de traslado, del sistema de carreteras en México a nivel estatal y municipal. </w:t>
      </w:r>
    </w:p>
    <w:p w14:paraId="5B3F517D" w14:textId="77777777" w:rsidR="005B0486" w:rsidRPr="00B742EC" w:rsidRDefault="006B560D" w:rsidP="0095771F">
      <w:pPr>
        <w:pStyle w:val="LO-normal1"/>
        <w:spacing w:line="240" w:lineRule="auto"/>
        <w:jc w:val="both"/>
        <w:rPr>
          <w:rFonts w:ascii="Times New Roman" w:eastAsia="Times New Roman" w:hAnsi="Times New Roman" w:cs="Times New Roman"/>
          <w:b/>
          <w:color w:val="auto"/>
          <w:sz w:val="24"/>
          <w:u w:val="single"/>
          <w:lang w:val="es-ES_tradnl"/>
        </w:rPr>
      </w:pPr>
      <w:r w:rsidRPr="00B742EC">
        <w:rPr>
          <w:rFonts w:ascii="Times New Roman" w:eastAsia="Times New Roman" w:hAnsi="Times New Roman" w:cs="Times New Roman"/>
          <w:b/>
          <w:color w:val="auto"/>
          <w:sz w:val="24"/>
          <w:u w:val="single"/>
          <w:lang w:val="es-ES_tradnl"/>
        </w:rPr>
        <w:t>Comisión Nacional para el Desarrollo de los Pueblos Indígenas (CDI)</w:t>
      </w:r>
    </w:p>
    <w:p w14:paraId="2726010D" w14:textId="77777777" w:rsidR="005B0486" w:rsidRPr="00B742EC" w:rsidRDefault="006B560D" w:rsidP="0095771F">
      <w:pPr>
        <w:pStyle w:val="LO-normal1"/>
        <w:numPr>
          <w:ilvl w:val="0"/>
          <w:numId w:val="1"/>
        </w:numPr>
        <w:spacing w:line="240" w:lineRule="auto"/>
        <w:ind w:left="0"/>
        <w:contextualSpacing/>
        <w:jc w:val="both"/>
        <w:rPr>
          <w:rFonts w:ascii="Times New Roman" w:eastAsia="Times New Roman" w:hAnsi="Times New Roman" w:cs="Times New Roman"/>
          <w:color w:val="auto"/>
          <w:sz w:val="24"/>
          <w:lang w:val="es-ES_tradnl"/>
        </w:rPr>
      </w:pPr>
      <w:r w:rsidRPr="00B742EC">
        <w:rPr>
          <w:rFonts w:ascii="Times New Roman" w:eastAsia="Times New Roman" w:hAnsi="Times New Roman" w:cs="Times New Roman"/>
          <w:color w:val="auto"/>
          <w:sz w:val="24"/>
          <w:lang w:val="es-ES_tradnl"/>
        </w:rPr>
        <w:t xml:space="preserve">Base de datos con la concentración de población indígena en México a nivel estatal y municipal. </w:t>
      </w:r>
    </w:p>
    <w:p w14:paraId="780324FD" w14:textId="77777777" w:rsidR="005B0486" w:rsidRPr="00B742EC" w:rsidRDefault="006B560D" w:rsidP="0095771F">
      <w:pPr>
        <w:pStyle w:val="LO-normal1"/>
        <w:spacing w:line="240" w:lineRule="auto"/>
        <w:jc w:val="both"/>
        <w:rPr>
          <w:rFonts w:ascii="Times New Roman" w:eastAsia="Times New Roman" w:hAnsi="Times New Roman" w:cs="Times New Roman"/>
          <w:b/>
          <w:color w:val="auto"/>
          <w:sz w:val="24"/>
          <w:u w:val="single"/>
          <w:lang w:val="es-ES_tradnl"/>
        </w:rPr>
      </w:pPr>
      <w:r w:rsidRPr="00B742EC">
        <w:rPr>
          <w:rFonts w:ascii="Times New Roman" w:eastAsia="Times New Roman" w:hAnsi="Times New Roman" w:cs="Times New Roman"/>
          <w:b/>
          <w:color w:val="auto"/>
          <w:sz w:val="24"/>
          <w:u w:val="single"/>
          <w:lang w:val="es-ES_tradnl"/>
        </w:rPr>
        <w:t>Instituto Nacional de Estadística y Geografía (INEGI)</w:t>
      </w:r>
    </w:p>
    <w:p w14:paraId="2BAEF2E0" w14:textId="77777777" w:rsidR="005B0486" w:rsidRPr="00B742EC" w:rsidRDefault="006B560D" w:rsidP="0095771F">
      <w:pPr>
        <w:pStyle w:val="LO-normal1"/>
        <w:numPr>
          <w:ilvl w:val="0"/>
          <w:numId w:val="4"/>
        </w:numPr>
        <w:spacing w:line="240" w:lineRule="auto"/>
        <w:ind w:left="0"/>
        <w:contextualSpacing/>
        <w:jc w:val="both"/>
        <w:rPr>
          <w:rFonts w:ascii="Times New Roman" w:eastAsia="Times New Roman" w:hAnsi="Times New Roman" w:cs="Times New Roman"/>
          <w:color w:val="auto"/>
          <w:sz w:val="24"/>
          <w:lang w:val="es-ES_tradnl"/>
        </w:rPr>
      </w:pPr>
      <w:r w:rsidRPr="00B742EC">
        <w:rPr>
          <w:rFonts w:ascii="Times New Roman" w:eastAsia="Times New Roman" w:hAnsi="Times New Roman" w:cs="Times New Roman"/>
          <w:color w:val="auto"/>
          <w:sz w:val="24"/>
          <w:lang w:val="es-ES_tradnl"/>
        </w:rPr>
        <w:t xml:space="preserve">Base de datos con la cartografía administrativa a nivel nacional, estatal y municipal. </w:t>
      </w:r>
    </w:p>
    <w:p w14:paraId="71A843AE" w14:textId="77777777" w:rsidR="005B0486" w:rsidRPr="00B742EC" w:rsidRDefault="006B560D" w:rsidP="0095771F">
      <w:pPr>
        <w:pStyle w:val="LO-normal1"/>
        <w:numPr>
          <w:ilvl w:val="0"/>
          <w:numId w:val="4"/>
        </w:numPr>
        <w:spacing w:line="240" w:lineRule="auto"/>
        <w:ind w:left="0"/>
        <w:contextualSpacing/>
        <w:jc w:val="both"/>
        <w:rPr>
          <w:rFonts w:ascii="Times New Roman" w:eastAsia="Times New Roman" w:hAnsi="Times New Roman" w:cs="Times New Roman"/>
          <w:color w:val="auto"/>
          <w:sz w:val="24"/>
          <w:lang w:val="es-ES_tradnl"/>
        </w:rPr>
      </w:pPr>
      <w:r w:rsidRPr="00B742EC">
        <w:rPr>
          <w:rFonts w:ascii="Times New Roman" w:eastAsia="Times New Roman" w:hAnsi="Times New Roman" w:cs="Times New Roman"/>
          <w:color w:val="auto"/>
          <w:sz w:val="24"/>
          <w:lang w:val="es-ES_tradnl"/>
        </w:rPr>
        <w:t>Base de datos con la cartografía administrativa y de accidentes geográficos a nivel nacional, estatal y municipal.</w:t>
      </w:r>
    </w:p>
    <w:p w14:paraId="5F394EEA" w14:textId="77777777" w:rsidR="005B0486" w:rsidRPr="00B742EC" w:rsidRDefault="006B560D" w:rsidP="0095771F">
      <w:pPr>
        <w:pStyle w:val="LO-normal1"/>
        <w:spacing w:line="240" w:lineRule="auto"/>
        <w:jc w:val="both"/>
        <w:rPr>
          <w:rFonts w:ascii="Times New Roman" w:eastAsia="Times New Roman" w:hAnsi="Times New Roman" w:cs="Times New Roman"/>
          <w:b/>
          <w:color w:val="auto"/>
          <w:sz w:val="24"/>
          <w:u w:val="single"/>
          <w:lang w:val="es-ES_tradnl"/>
        </w:rPr>
      </w:pPr>
      <w:r w:rsidRPr="00B742EC">
        <w:rPr>
          <w:rFonts w:ascii="Times New Roman" w:eastAsia="Times New Roman" w:hAnsi="Times New Roman" w:cs="Times New Roman"/>
          <w:b/>
          <w:color w:val="auto"/>
          <w:sz w:val="24"/>
          <w:u w:val="single"/>
          <w:lang w:val="es-ES_tradnl"/>
        </w:rPr>
        <w:t>INEGI-INE</w:t>
      </w:r>
    </w:p>
    <w:p w14:paraId="349545A5" w14:textId="77777777" w:rsidR="005B0486" w:rsidRPr="00B742EC" w:rsidRDefault="006B560D" w:rsidP="0095771F">
      <w:pPr>
        <w:pStyle w:val="LO-normal1"/>
        <w:numPr>
          <w:ilvl w:val="0"/>
          <w:numId w:val="4"/>
        </w:numPr>
        <w:spacing w:line="240" w:lineRule="auto"/>
        <w:ind w:left="0"/>
        <w:contextualSpacing/>
        <w:jc w:val="both"/>
        <w:rPr>
          <w:rFonts w:ascii="Times New Roman" w:eastAsia="Times New Roman" w:hAnsi="Times New Roman" w:cs="Times New Roman"/>
          <w:color w:val="auto"/>
          <w:sz w:val="24"/>
          <w:lang w:val="es-ES_tradnl"/>
        </w:rPr>
      </w:pPr>
      <w:r w:rsidRPr="00B742EC">
        <w:rPr>
          <w:rFonts w:ascii="Times New Roman" w:eastAsia="Times New Roman" w:hAnsi="Times New Roman" w:cs="Times New Roman"/>
          <w:color w:val="auto"/>
          <w:sz w:val="24"/>
          <w:lang w:val="es-ES_tradnl"/>
        </w:rPr>
        <w:t xml:space="preserve">Base de datos con información censal a escalas geo-electorales (secciones electorales) a nivel estatal y municipal. </w:t>
      </w:r>
    </w:p>
    <w:p w14:paraId="5D9D8E3A" w14:textId="77777777" w:rsidR="005B0486" w:rsidRPr="00B742EC" w:rsidRDefault="006B560D" w:rsidP="0095771F">
      <w:pPr>
        <w:pStyle w:val="LO-normal1"/>
        <w:spacing w:line="240" w:lineRule="auto"/>
        <w:jc w:val="both"/>
        <w:rPr>
          <w:rFonts w:ascii="Times New Roman" w:eastAsia="Times New Roman" w:hAnsi="Times New Roman" w:cs="Times New Roman"/>
          <w:b/>
          <w:color w:val="auto"/>
          <w:sz w:val="24"/>
          <w:u w:val="single"/>
          <w:lang w:val="es-ES_tradnl"/>
        </w:rPr>
      </w:pPr>
      <w:r w:rsidRPr="00B742EC">
        <w:rPr>
          <w:rFonts w:ascii="Times New Roman" w:eastAsia="Times New Roman" w:hAnsi="Times New Roman" w:cs="Times New Roman"/>
          <w:b/>
          <w:color w:val="auto"/>
          <w:sz w:val="24"/>
          <w:u w:val="single"/>
          <w:lang w:val="es-ES_tradnl"/>
        </w:rPr>
        <w:t>Instituto Nacional Electoral</w:t>
      </w:r>
    </w:p>
    <w:p w14:paraId="00662542" w14:textId="77777777" w:rsidR="005B0486" w:rsidRPr="00B742EC" w:rsidRDefault="006B560D" w:rsidP="0095771F">
      <w:pPr>
        <w:pStyle w:val="LO-normal1"/>
        <w:numPr>
          <w:ilvl w:val="0"/>
          <w:numId w:val="3"/>
        </w:numPr>
        <w:spacing w:line="240" w:lineRule="auto"/>
        <w:ind w:left="0"/>
        <w:contextualSpacing/>
        <w:jc w:val="both"/>
        <w:rPr>
          <w:rFonts w:ascii="Times New Roman" w:eastAsia="Times New Roman" w:hAnsi="Times New Roman" w:cs="Times New Roman"/>
          <w:b/>
          <w:color w:val="auto"/>
          <w:sz w:val="24"/>
          <w:lang w:val="es-ES_tradnl"/>
        </w:rPr>
      </w:pPr>
      <w:r w:rsidRPr="00B742EC">
        <w:rPr>
          <w:rFonts w:ascii="Times New Roman" w:eastAsia="Times New Roman" w:hAnsi="Times New Roman" w:cs="Times New Roman"/>
          <w:b/>
          <w:color w:val="auto"/>
          <w:sz w:val="24"/>
          <w:lang w:val="es-ES_tradnl"/>
        </w:rPr>
        <w:t>Información, normatividad y procedimientos</w:t>
      </w:r>
    </w:p>
    <w:p w14:paraId="69B014D0" w14:textId="77777777" w:rsidR="005B0486" w:rsidRPr="00B742EC" w:rsidRDefault="006B560D" w:rsidP="0095771F">
      <w:pPr>
        <w:pStyle w:val="LO-normal1"/>
        <w:numPr>
          <w:ilvl w:val="0"/>
          <w:numId w:val="4"/>
        </w:numPr>
        <w:spacing w:line="240" w:lineRule="auto"/>
        <w:ind w:left="0"/>
        <w:contextualSpacing/>
        <w:jc w:val="both"/>
        <w:rPr>
          <w:rFonts w:ascii="Times New Roman" w:eastAsia="Times New Roman" w:hAnsi="Times New Roman" w:cs="Times New Roman"/>
          <w:color w:val="auto"/>
          <w:sz w:val="24"/>
          <w:lang w:val="es-ES_tradnl"/>
        </w:rPr>
      </w:pPr>
      <w:r w:rsidRPr="00B742EC">
        <w:rPr>
          <w:rFonts w:ascii="Times New Roman" w:eastAsia="Times New Roman" w:hAnsi="Times New Roman" w:cs="Times New Roman"/>
          <w:color w:val="auto"/>
          <w:sz w:val="24"/>
          <w:lang w:val="es-ES_tradnl"/>
        </w:rPr>
        <w:t xml:space="preserve">Normatividad, criterios técnicos y legales, procedimientos, reglas operativas y acuerdos para los procesos de redistritación a nivel federal que han sido regulados por el IFE desde 1990 (1997, 2004 y 2013) y por el INE a partir de 2015. </w:t>
      </w:r>
    </w:p>
    <w:p w14:paraId="231B667A" w14:textId="77777777" w:rsidR="005B0486" w:rsidRPr="00B742EC" w:rsidRDefault="006B560D" w:rsidP="0095771F">
      <w:pPr>
        <w:pStyle w:val="LO-normal1"/>
        <w:numPr>
          <w:ilvl w:val="0"/>
          <w:numId w:val="4"/>
        </w:numPr>
        <w:spacing w:line="240" w:lineRule="auto"/>
        <w:ind w:left="0"/>
        <w:contextualSpacing/>
        <w:jc w:val="both"/>
        <w:rPr>
          <w:rFonts w:ascii="Times New Roman" w:eastAsia="Times New Roman" w:hAnsi="Times New Roman" w:cs="Times New Roman"/>
          <w:color w:val="auto"/>
          <w:sz w:val="24"/>
          <w:lang w:val="es-ES_tradnl"/>
        </w:rPr>
      </w:pPr>
      <w:r w:rsidRPr="00B742EC">
        <w:rPr>
          <w:rFonts w:ascii="Times New Roman" w:eastAsia="Times New Roman" w:hAnsi="Times New Roman" w:cs="Times New Roman"/>
          <w:color w:val="auto"/>
          <w:sz w:val="24"/>
          <w:lang w:val="es-ES_tradnl"/>
        </w:rPr>
        <w:t xml:space="preserve">Información generada por el IFE en los procesos de redistritación a nivel federal en 1997, 2004 y 2013, así como la información generada por el INE para los procesos de distritación federal y local generados a partir de 2015. </w:t>
      </w:r>
    </w:p>
    <w:p w14:paraId="6D37224C" w14:textId="77777777" w:rsidR="005B0486" w:rsidRPr="00B742EC" w:rsidRDefault="006B560D" w:rsidP="0095771F">
      <w:pPr>
        <w:pStyle w:val="LO-normal1"/>
        <w:numPr>
          <w:ilvl w:val="0"/>
          <w:numId w:val="4"/>
        </w:numPr>
        <w:spacing w:line="240" w:lineRule="auto"/>
        <w:ind w:left="0"/>
        <w:contextualSpacing/>
        <w:jc w:val="both"/>
        <w:rPr>
          <w:rFonts w:ascii="Times New Roman" w:eastAsia="Times New Roman" w:hAnsi="Times New Roman" w:cs="Times New Roman"/>
          <w:color w:val="auto"/>
          <w:sz w:val="24"/>
          <w:lang w:val="es-ES_tradnl"/>
        </w:rPr>
      </w:pPr>
      <w:r w:rsidRPr="00B742EC">
        <w:rPr>
          <w:rFonts w:ascii="Times New Roman" w:eastAsia="Times New Roman" w:hAnsi="Times New Roman" w:cs="Times New Roman"/>
          <w:color w:val="auto"/>
          <w:sz w:val="24"/>
          <w:lang w:val="es-ES_tradnl"/>
        </w:rPr>
        <w:t xml:space="preserve">Información sobre los modelos y fórmulas matemáticas, así como la incorporación y ponderación de las distintas variables (criterios) en dichos modelos o fórmulas (también conocida como función de costo o función objetivo). </w:t>
      </w:r>
    </w:p>
    <w:p w14:paraId="772B9E7D" w14:textId="77777777" w:rsidR="005B0486" w:rsidRPr="00B742EC" w:rsidRDefault="006B560D" w:rsidP="0095771F">
      <w:pPr>
        <w:pStyle w:val="LO-normal1"/>
        <w:numPr>
          <w:ilvl w:val="1"/>
          <w:numId w:val="4"/>
        </w:numPr>
        <w:spacing w:line="240" w:lineRule="auto"/>
        <w:ind w:left="0"/>
        <w:contextualSpacing/>
        <w:jc w:val="both"/>
        <w:rPr>
          <w:rFonts w:ascii="Times New Roman" w:eastAsia="Times New Roman" w:hAnsi="Times New Roman" w:cs="Times New Roman"/>
          <w:color w:val="auto"/>
          <w:sz w:val="24"/>
          <w:lang w:val="es-ES_tradnl"/>
        </w:rPr>
      </w:pPr>
      <w:r w:rsidRPr="00B742EC">
        <w:rPr>
          <w:rFonts w:ascii="Times New Roman" w:eastAsia="Times New Roman" w:hAnsi="Times New Roman" w:cs="Times New Roman"/>
          <w:color w:val="auto"/>
          <w:sz w:val="24"/>
          <w:lang w:val="es-ES_tradnl"/>
        </w:rPr>
        <w:t xml:space="preserve">Modelo matemático utilizado para propiciar que los distritos tengan formas circulares (lo más cercano a un polígono irregular), evitando la generación de formas irregulares. </w:t>
      </w:r>
    </w:p>
    <w:p w14:paraId="5F6C1C5E" w14:textId="77777777" w:rsidR="005B0486" w:rsidRPr="00B742EC" w:rsidRDefault="006B560D" w:rsidP="0095771F">
      <w:pPr>
        <w:pStyle w:val="LO-normal1"/>
        <w:numPr>
          <w:ilvl w:val="1"/>
          <w:numId w:val="4"/>
        </w:numPr>
        <w:spacing w:line="240" w:lineRule="auto"/>
        <w:ind w:left="0"/>
        <w:contextualSpacing/>
        <w:jc w:val="both"/>
        <w:rPr>
          <w:rFonts w:ascii="Times New Roman" w:eastAsia="Times New Roman" w:hAnsi="Times New Roman" w:cs="Times New Roman"/>
          <w:color w:val="auto"/>
          <w:sz w:val="24"/>
          <w:lang w:val="es-ES_tradnl"/>
        </w:rPr>
      </w:pPr>
      <w:r w:rsidRPr="00B742EC">
        <w:rPr>
          <w:rFonts w:ascii="Times New Roman" w:eastAsia="Times New Roman" w:hAnsi="Times New Roman" w:cs="Times New Roman"/>
          <w:color w:val="auto"/>
          <w:sz w:val="24"/>
          <w:lang w:val="es-ES_tradnl"/>
        </w:rPr>
        <w:t>Algoritmo matemático determinístico que identifica imparcialmente los procesos de preservación de integridad municipal en todo el espacio de posibilidades conocido como “</w:t>
      </w:r>
      <w:r w:rsidRPr="00B742EC">
        <w:rPr>
          <w:rFonts w:ascii="Times New Roman" w:eastAsia="Times New Roman" w:hAnsi="Times New Roman" w:cs="Times New Roman"/>
          <w:i/>
          <w:color w:val="auto"/>
          <w:sz w:val="24"/>
          <w:lang w:val="es-ES_tradnl"/>
        </w:rPr>
        <w:t>Proceso de preservación de integridad municipal”</w:t>
      </w:r>
      <w:r w:rsidRPr="00B742EC">
        <w:rPr>
          <w:rFonts w:ascii="Times New Roman" w:eastAsia="Times New Roman" w:hAnsi="Times New Roman" w:cs="Times New Roman"/>
          <w:color w:val="auto"/>
          <w:sz w:val="24"/>
          <w:lang w:val="es-ES_tradnl"/>
        </w:rPr>
        <w:t>.</w:t>
      </w:r>
    </w:p>
    <w:p w14:paraId="51891ED6" w14:textId="77777777" w:rsidR="005B0486" w:rsidRPr="00B742EC" w:rsidRDefault="006B560D" w:rsidP="0095771F">
      <w:pPr>
        <w:pStyle w:val="LO-normal1"/>
        <w:numPr>
          <w:ilvl w:val="1"/>
          <w:numId w:val="4"/>
        </w:numPr>
        <w:spacing w:line="240" w:lineRule="auto"/>
        <w:ind w:left="0"/>
        <w:contextualSpacing/>
        <w:jc w:val="both"/>
        <w:rPr>
          <w:rFonts w:ascii="Times New Roman" w:eastAsia="Times New Roman" w:hAnsi="Times New Roman" w:cs="Times New Roman"/>
          <w:color w:val="auto"/>
          <w:sz w:val="24"/>
          <w:lang w:val="es-ES_tradnl"/>
        </w:rPr>
      </w:pPr>
      <w:r w:rsidRPr="00B742EC">
        <w:rPr>
          <w:rFonts w:ascii="Times New Roman" w:eastAsia="Times New Roman" w:hAnsi="Times New Roman" w:cs="Times New Roman"/>
          <w:color w:val="auto"/>
          <w:sz w:val="24"/>
          <w:lang w:val="es-ES_tradnl"/>
        </w:rPr>
        <w:t xml:space="preserve">Fórmulas, ponderadores y constantes de calibración para todas las entidades federativas. </w:t>
      </w:r>
    </w:p>
    <w:p w14:paraId="1470C5AC" w14:textId="77777777" w:rsidR="005B0486" w:rsidRPr="00B742EC" w:rsidRDefault="006B560D" w:rsidP="0095771F">
      <w:pPr>
        <w:pStyle w:val="LO-normal1"/>
        <w:numPr>
          <w:ilvl w:val="0"/>
          <w:numId w:val="4"/>
        </w:numPr>
        <w:spacing w:line="240" w:lineRule="auto"/>
        <w:ind w:left="0"/>
        <w:contextualSpacing/>
        <w:jc w:val="both"/>
        <w:rPr>
          <w:rFonts w:ascii="Times New Roman" w:eastAsia="Times New Roman" w:hAnsi="Times New Roman" w:cs="Times New Roman"/>
          <w:color w:val="auto"/>
          <w:sz w:val="24"/>
          <w:lang w:val="es-ES_tradnl"/>
        </w:rPr>
      </w:pPr>
      <w:r w:rsidRPr="00B742EC">
        <w:rPr>
          <w:rFonts w:ascii="Times New Roman" w:eastAsia="Times New Roman" w:hAnsi="Times New Roman" w:cs="Times New Roman"/>
          <w:color w:val="auto"/>
          <w:sz w:val="24"/>
          <w:lang w:val="es-ES_tradnl"/>
        </w:rPr>
        <w:t>Información derivada del proceso de interacción entre partidos políticos y la autoridad electoral durante los procesos de redistritación.</w:t>
      </w:r>
    </w:p>
    <w:p w14:paraId="455C075D" w14:textId="77777777" w:rsidR="005B0486" w:rsidRPr="00B742EC" w:rsidRDefault="005B0486" w:rsidP="0095771F">
      <w:pPr>
        <w:pStyle w:val="LO-normal1"/>
        <w:spacing w:line="240" w:lineRule="auto"/>
        <w:ind w:left="720"/>
        <w:contextualSpacing/>
        <w:jc w:val="both"/>
        <w:rPr>
          <w:rFonts w:ascii="Times New Roman" w:hAnsi="Times New Roman" w:cs="Times New Roman"/>
          <w:color w:val="auto"/>
          <w:sz w:val="24"/>
          <w:lang w:val="es-ES_tradnl"/>
        </w:rPr>
      </w:pPr>
    </w:p>
    <w:p w14:paraId="7693573E" w14:textId="77777777" w:rsidR="005B0486" w:rsidRPr="00B742EC" w:rsidRDefault="006B560D" w:rsidP="0095771F">
      <w:pPr>
        <w:pStyle w:val="LO-normal1"/>
        <w:spacing w:line="240" w:lineRule="auto"/>
        <w:jc w:val="both"/>
        <w:rPr>
          <w:rFonts w:ascii="Times New Roman" w:eastAsia="Times New Roman" w:hAnsi="Times New Roman" w:cs="Times New Roman"/>
          <w:b/>
          <w:color w:val="auto"/>
          <w:sz w:val="24"/>
          <w:lang w:val="es-ES_tradnl"/>
        </w:rPr>
      </w:pPr>
      <w:r w:rsidRPr="00B742EC">
        <w:rPr>
          <w:rFonts w:ascii="Times New Roman" w:eastAsia="Times New Roman" w:hAnsi="Times New Roman" w:cs="Times New Roman"/>
          <w:b/>
          <w:color w:val="auto"/>
          <w:sz w:val="24"/>
          <w:lang w:val="es-ES_tradnl"/>
        </w:rPr>
        <w:tab/>
        <w:t>II. Bases de datos</w:t>
      </w:r>
    </w:p>
    <w:p w14:paraId="0D86EB46" w14:textId="77777777" w:rsidR="005B0486" w:rsidRPr="00B742EC" w:rsidRDefault="006B560D" w:rsidP="0095771F">
      <w:pPr>
        <w:pStyle w:val="LO-normal1"/>
        <w:spacing w:line="240" w:lineRule="auto"/>
        <w:jc w:val="both"/>
        <w:rPr>
          <w:rFonts w:ascii="Times New Roman" w:eastAsia="Times New Roman" w:hAnsi="Times New Roman" w:cs="Times New Roman"/>
          <w:b/>
          <w:color w:val="auto"/>
          <w:sz w:val="24"/>
          <w:lang w:val="es-ES_tradnl"/>
        </w:rPr>
      </w:pPr>
      <w:r w:rsidRPr="00B742EC">
        <w:rPr>
          <w:rFonts w:ascii="Times New Roman" w:eastAsia="Times New Roman" w:hAnsi="Times New Roman" w:cs="Times New Roman"/>
          <w:b/>
          <w:color w:val="auto"/>
          <w:sz w:val="24"/>
          <w:lang w:val="es-ES_tradnl"/>
        </w:rPr>
        <w:t>Datos vinculados al proceso de redistritación</w:t>
      </w:r>
    </w:p>
    <w:p w14:paraId="0BFC98C0" w14:textId="77777777" w:rsidR="005B0486" w:rsidRPr="00B742EC" w:rsidRDefault="006B560D" w:rsidP="0095771F">
      <w:pPr>
        <w:pStyle w:val="LO-normal1"/>
        <w:numPr>
          <w:ilvl w:val="0"/>
          <w:numId w:val="4"/>
        </w:numPr>
        <w:spacing w:line="240" w:lineRule="auto"/>
        <w:ind w:left="0"/>
        <w:contextualSpacing/>
        <w:jc w:val="both"/>
        <w:rPr>
          <w:rFonts w:ascii="Times New Roman" w:eastAsia="Times New Roman" w:hAnsi="Times New Roman" w:cs="Times New Roman"/>
          <w:color w:val="auto"/>
          <w:sz w:val="24"/>
          <w:lang w:val="es-ES_tradnl"/>
        </w:rPr>
      </w:pPr>
      <w:r w:rsidRPr="00B742EC">
        <w:rPr>
          <w:rFonts w:ascii="Times New Roman" w:eastAsia="Times New Roman" w:hAnsi="Times New Roman" w:cs="Times New Roman"/>
          <w:color w:val="auto"/>
          <w:sz w:val="24"/>
          <w:lang w:val="es-ES_tradnl"/>
        </w:rPr>
        <w:t>Datos generados por el IFE en los procesos de redistritación a nivel federal en 1997, 2004 y 2013, así como las base de datos generadas por el INE para los procesos de distritación federal y local generados a partir de 2015. Específicamente las bases de datos para operacionalizar los componentes de los modelos de redistritación a nivel federal y local (tiempos de traslado, continuidad geográfica, población indígena a nivel sección y municipio, número de municipios que fueron separados para no ser parte de la optimización combinatoria) como:</w:t>
      </w:r>
    </w:p>
    <w:p w14:paraId="747CB9B1" w14:textId="77777777" w:rsidR="005B0486" w:rsidRPr="00B742EC" w:rsidRDefault="006B560D" w:rsidP="0095771F">
      <w:pPr>
        <w:pStyle w:val="LO-normal1"/>
        <w:numPr>
          <w:ilvl w:val="1"/>
          <w:numId w:val="4"/>
        </w:numPr>
        <w:spacing w:line="240" w:lineRule="auto"/>
        <w:ind w:left="0"/>
        <w:contextualSpacing/>
        <w:jc w:val="both"/>
        <w:rPr>
          <w:rFonts w:ascii="Times New Roman" w:eastAsia="Times New Roman" w:hAnsi="Times New Roman" w:cs="Times New Roman"/>
          <w:color w:val="auto"/>
          <w:sz w:val="24"/>
          <w:lang w:val="es-ES_tradnl"/>
        </w:rPr>
      </w:pPr>
      <w:r w:rsidRPr="00B742EC">
        <w:rPr>
          <w:rFonts w:ascii="Times New Roman" w:eastAsia="Times New Roman" w:hAnsi="Times New Roman" w:cs="Times New Roman"/>
          <w:color w:val="auto"/>
          <w:sz w:val="24"/>
          <w:lang w:val="es-ES_tradnl"/>
        </w:rPr>
        <w:t>Tabla de vecindades interseccionales e intermunicipales que el Sistema de Distritación utiliza para detectar la continuidad geográfica de los distritos a construir.</w:t>
      </w:r>
    </w:p>
    <w:p w14:paraId="6FECA120" w14:textId="77777777" w:rsidR="005B0486" w:rsidRPr="00B742EC" w:rsidRDefault="006B560D" w:rsidP="0095771F">
      <w:pPr>
        <w:pStyle w:val="LO-normal1"/>
        <w:numPr>
          <w:ilvl w:val="1"/>
          <w:numId w:val="4"/>
        </w:numPr>
        <w:spacing w:line="240" w:lineRule="auto"/>
        <w:ind w:left="0"/>
        <w:contextualSpacing/>
        <w:jc w:val="both"/>
        <w:rPr>
          <w:rFonts w:ascii="Times New Roman" w:eastAsia="Times New Roman" w:hAnsi="Times New Roman" w:cs="Times New Roman"/>
          <w:color w:val="auto"/>
          <w:sz w:val="24"/>
          <w:lang w:val="es-ES_tradnl"/>
        </w:rPr>
      </w:pPr>
      <w:r w:rsidRPr="00B742EC">
        <w:rPr>
          <w:rFonts w:ascii="Times New Roman" w:eastAsia="Times New Roman" w:hAnsi="Times New Roman" w:cs="Times New Roman"/>
          <w:color w:val="auto"/>
          <w:sz w:val="24"/>
          <w:lang w:val="es-ES_tradnl"/>
        </w:rPr>
        <w:t xml:space="preserve">Tabla de la agrupación de los municipios y/o secciones (que por su naturaleza están constituidos por territorios discontinuos) como una sola unidad geográfica (o como unidades geográficas independientes) por su tamaño, población y ubicación territorial. </w:t>
      </w:r>
    </w:p>
    <w:p w14:paraId="63EE4322" w14:textId="77777777" w:rsidR="005B0486" w:rsidRPr="00B742EC" w:rsidRDefault="006B560D" w:rsidP="0095771F">
      <w:pPr>
        <w:pStyle w:val="LO-normal1"/>
        <w:numPr>
          <w:ilvl w:val="1"/>
          <w:numId w:val="4"/>
        </w:numPr>
        <w:spacing w:line="240" w:lineRule="auto"/>
        <w:ind w:left="0"/>
        <w:contextualSpacing/>
        <w:jc w:val="both"/>
        <w:rPr>
          <w:rFonts w:ascii="Times New Roman" w:eastAsia="Times New Roman" w:hAnsi="Times New Roman" w:cs="Times New Roman"/>
          <w:color w:val="auto"/>
          <w:sz w:val="24"/>
          <w:lang w:val="es-ES_tradnl"/>
        </w:rPr>
      </w:pPr>
      <w:r w:rsidRPr="00B742EC">
        <w:rPr>
          <w:rFonts w:ascii="Times New Roman" w:eastAsia="Times New Roman" w:hAnsi="Times New Roman" w:cs="Times New Roman"/>
          <w:color w:val="auto"/>
          <w:sz w:val="24"/>
          <w:lang w:val="es-ES_tradnl"/>
        </w:rPr>
        <w:t xml:space="preserve">Bases cartográficas con áreas, perímetros, vecindades y coordenadas de centroides/rectángulos que contienen secciones. </w:t>
      </w:r>
    </w:p>
    <w:p w14:paraId="46924897" w14:textId="77777777" w:rsidR="005B0486" w:rsidRPr="00B742EC" w:rsidRDefault="006B560D" w:rsidP="0095771F">
      <w:pPr>
        <w:pStyle w:val="LO-normal1"/>
        <w:numPr>
          <w:ilvl w:val="1"/>
          <w:numId w:val="4"/>
        </w:numPr>
        <w:spacing w:line="240" w:lineRule="auto"/>
        <w:ind w:left="0"/>
        <w:contextualSpacing/>
        <w:jc w:val="both"/>
        <w:rPr>
          <w:rFonts w:ascii="Times New Roman" w:eastAsia="Times New Roman" w:hAnsi="Times New Roman" w:cs="Times New Roman"/>
          <w:color w:val="auto"/>
          <w:sz w:val="24"/>
          <w:lang w:val="es-ES_tradnl"/>
        </w:rPr>
      </w:pPr>
      <w:r w:rsidRPr="00B742EC">
        <w:rPr>
          <w:rFonts w:ascii="Times New Roman" w:eastAsia="Times New Roman" w:hAnsi="Times New Roman" w:cs="Times New Roman"/>
          <w:color w:val="auto"/>
          <w:sz w:val="24"/>
          <w:lang w:val="es-ES_tradnl"/>
        </w:rPr>
        <w:t>Tablas de tiempos de traslado interseccionales o intermunicipales, para cada una de las 32 entidades federativas, las cuales sirven de insumo al Sistema de Distritación.</w:t>
      </w:r>
    </w:p>
    <w:p w14:paraId="74F7AF81" w14:textId="77777777" w:rsidR="005B0486" w:rsidRPr="00B742EC" w:rsidRDefault="006B560D" w:rsidP="0095771F">
      <w:pPr>
        <w:pStyle w:val="LO-normal1"/>
        <w:numPr>
          <w:ilvl w:val="0"/>
          <w:numId w:val="4"/>
        </w:numPr>
        <w:spacing w:line="240" w:lineRule="auto"/>
        <w:ind w:left="0"/>
        <w:contextualSpacing/>
        <w:jc w:val="both"/>
        <w:rPr>
          <w:rFonts w:ascii="Times New Roman" w:eastAsia="Times New Roman" w:hAnsi="Times New Roman" w:cs="Times New Roman"/>
          <w:color w:val="auto"/>
          <w:sz w:val="24"/>
          <w:lang w:val="es-ES_tradnl"/>
        </w:rPr>
      </w:pPr>
      <w:r w:rsidRPr="00B742EC">
        <w:rPr>
          <w:rFonts w:ascii="Times New Roman" w:eastAsia="Times New Roman" w:hAnsi="Times New Roman" w:cs="Times New Roman"/>
          <w:color w:val="auto"/>
          <w:sz w:val="24"/>
          <w:lang w:val="es-ES_tradnl"/>
        </w:rPr>
        <w:t xml:space="preserve">Cartografía electoral vigente a nivel nacional, estatal, municipal, distrital y seccional generada por el IFE/INE para los procesos de redistritación a nivel federal y local. </w:t>
      </w:r>
    </w:p>
    <w:p w14:paraId="5D14E238" w14:textId="77777777" w:rsidR="005B0486" w:rsidRPr="00B742EC" w:rsidRDefault="005B0486" w:rsidP="0095771F">
      <w:pPr>
        <w:pStyle w:val="LO-normal1"/>
        <w:spacing w:line="240" w:lineRule="auto"/>
        <w:ind w:left="720"/>
        <w:jc w:val="both"/>
        <w:rPr>
          <w:rFonts w:ascii="Times New Roman" w:hAnsi="Times New Roman" w:cs="Times New Roman"/>
          <w:color w:val="auto"/>
          <w:lang w:val="es-ES_tradnl"/>
        </w:rPr>
      </w:pPr>
    </w:p>
    <w:p w14:paraId="05377004" w14:textId="77777777" w:rsidR="005B0486" w:rsidRPr="00B742EC" w:rsidRDefault="006B560D" w:rsidP="0095771F">
      <w:pPr>
        <w:pStyle w:val="LO-normal1"/>
        <w:spacing w:line="240" w:lineRule="auto"/>
        <w:jc w:val="both"/>
        <w:rPr>
          <w:rFonts w:ascii="Times New Roman" w:eastAsia="Times New Roman" w:hAnsi="Times New Roman" w:cs="Times New Roman"/>
          <w:b/>
          <w:color w:val="auto"/>
          <w:sz w:val="24"/>
          <w:lang w:val="es-ES_tradnl"/>
        </w:rPr>
      </w:pPr>
      <w:r w:rsidRPr="00B742EC">
        <w:rPr>
          <w:rFonts w:ascii="Times New Roman" w:eastAsia="Times New Roman" w:hAnsi="Times New Roman" w:cs="Times New Roman"/>
          <w:b/>
          <w:color w:val="auto"/>
          <w:sz w:val="24"/>
          <w:lang w:val="es-ES_tradnl"/>
        </w:rPr>
        <w:t>Datos electorales</w:t>
      </w:r>
    </w:p>
    <w:p w14:paraId="3AD0EB9F" w14:textId="77777777" w:rsidR="005B0486" w:rsidRPr="00B742EC" w:rsidRDefault="006B560D" w:rsidP="0095771F">
      <w:pPr>
        <w:pStyle w:val="LO-normal1"/>
        <w:numPr>
          <w:ilvl w:val="0"/>
          <w:numId w:val="4"/>
        </w:numPr>
        <w:spacing w:line="240" w:lineRule="auto"/>
        <w:ind w:left="0"/>
        <w:contextualSpacing/>
        <w:jc w:val="both"/>
        <w:rPr>
          <w:rFonts w:ascii="Times New Roman" w:eastAsia="Times New Roman" w:hAnsi="Times New Roman" w:cs="Times New Roman"/>
          <w:color w:val="auto"/>
          <w:sz w:val="24"/>
          <w:lang w:val="es-ES_tradnl"/>
        </w:rPr>
      </w:pPr>
      <w:r w:rsidRPr="00B742EC">
        <w:rPr>
          <w:rFonts w:ascii="Times New Roman" w:eastAsia="Times New Roman" w:hAnsi="Times New Roman" w:cs="Times New Roman"/>
          <w:color w:val="auto"/>
          <w:sz w:val="24"/>
          <w:lang w:val="es-ES_tradnl"/>
        </w:rPr>
        <w:t xml:space="preserve">Base de datos con el número de electores, resultados electorales y participación electoral a nivel estatal, municipal, distrital y seccional. </w:t>
      </w:r>
    </w:p>
    <w:p w14:paraId="7BEC0601" w14:textId="77777777" w:rsidR="005B0486" w:rsidRPr="00B742EC" w:rsidRDefault="005B0486" w:rsidP="0095771F">
      <w:pPr>
        <w:pStyle w:val="LO-normal1"/>
        <w:spacing w:line="240" w:lineRule="auto"/>
        <w:ind w:left="720"/>
        <w:contextualSpacing/>
        <w:jc w:val="both"/>
        <w:rPr>
          <w:rFonts w:ascii="Times New Roman" w:hAnsi="Times New Roman" w:cs="Times New Roman"/>
          <w:color w:val="auto"/>
          <w:sz w:val="24"/>
          <w:lang w:val="es-ES_tradnl"/>
        </w:rPr>
      </w:pPr>
    </w:p>
    <w:p w14:paraId="28AF4D00" w14:textId="77777777" w:rsidR="005B0486" w:rsidRPr="00B742EC" w:rsidRDefault="006B560D" w:rsidP="0095771F">
      <w:pPr>
        <w:pStyle w:val="LO-normal1"/>
        <w:spacing w:line="240" w:lineRule="auto"/>
        <w:ind w:firstLine="720"/>
        <w:jc w:val="both"/>
        <w:rPr>
          <w:rFonts w:ascii="Times New Roman" w:eastAsia="Times New Roman" w:hAnsi="Times New Roman" w:cs="Times New Roman"/>
          <w:b/>
          <w:color w:val="auto"/>
          <w:sz w:val="24"/>
          <w:lang w:val="es-ES_tradnl"/>
        </w:rPr>
      </w:pPr>
      <w:r w:rsidRPr="00B742EC">
        <w:rPr>
          <w:rFonts w:ascii="Times New Roman" w:eastAsia="Times New Roman" w:hAnsi="Times New Roman" w:cs="Times New Roman"/>
          <w:b/>
          <w:color w:val="auto"/>
          <w:sz w:val="24"/>
          <w:lang w:val="es-ES_tradnl"/>
        </w:rPr>
        <w:t xml:space="preserve">III. </w:t>
      </w:r>
      <w:r w:rsidRPr="00B742EC">
        <w:rPr>
          <w:rFonts w:ascii="Times New Roman" w:eastAsia="Times New Roman" w:hAnsi="Times New Roman" w:cs="Times New Roman"/>
          <w:b/>
          <w:i/>
          <w:color w:val="auto"/>
          <w:sz w:val="24"/>
          <w:lang w:val="es-ES_tradnl"/>
        </w:rPr>
        <w:t>Software</w:t>
      </w:r>
    </w:p>
    <w:p w14:paraId="6829BD8F" w14:textId="77777777" w:rsidR="005B0486" w:rsidRPr="00B742EC" w:rsidRDefault="006B560D" w:rsidP="0095771F">
      <w:pPr>
        <w:pStyle w:val="LO-normal1"/>
        <w:numPr>
          <w:ilvl w:val="0"/>
          <w:numId w:val="4"/>
        </w:numPr>
        <w:spacing w:line="240" w:lineRule="auto"/>
        <w:ind w:left="0"/>
        <w:contextualSpacing/>
        <w:jc w:val="both"/>
        <w:rPr>
          <w:rFonts w:ascii="Times New Roman" w:eastAsia="Times New Roman" w:hAnsi="Times New Roman" w:cs="Times New Roman"/>
          <w:color w:val="auto"/>
          <w:sz w:val="24"/>
          <w:lang w:val="es-ES_tradnl"/>
        </w:rPr>
      </w:pPr>
      <w:r w:rsidRPr="00B742EC">
        <w:rPr>
          <w:rFonts w:ascii="Times New Roman" w:eastAsia="Times New Roman" w:hAnsi="Times New Roman" w:cs="Times New Roman"/>
          <w:color w:val="auto"/>
          <w:sz w:val="24"/>
          <w:lang w:val="es-ES_tradnl"/>
        </w:rPr>
        <w:t xml:space="preserve">Software de Distritación (o sistema de redistritación) diseñado por el IFE/INE y utilizado para operacionalizar los algoritmos de optimización combinatoria (recocido simulado, optimización por enjambre). </w:t>
      </w:r>
    </w:p>
    <w:p w14:paraId="2459F882" w14:textId="77777777" w:rsidR="005B0486" w:rsidRPr="00B742EC" w:rsidRDefault="006B560D" w:rsidP="0095771F">
      <w:pPr>
        <w:pStyle w:val="LO-normal1"/>
        <w:numPr>
          <w:ilvl w:val="0"/>
          <w:numId w:val="4"/>
        </w:numPr>
        <w:spacing w:line="240" w:lineRule="auto"/>
        <w:ind w:left="0"/>
        <w:contextualSpacing/>
        <w:jc w:val="both"/>
        <w:rPr>
          <w:rFonts w:ascii="Times New Roman" w:eastAsia="Times New Roman" w:hAnsi="Times New Roman" w:cs="Times New Roman"/>
          <w:color w:val="auto"/>
          <w:sz w:val="24"/>
          <w:lang w:val="es-ES_tradnl"/>
        </w:rPr>
      </w:pPr>
      <w:r w:rsidRPr="00B742EC">
        <w:rPr>
          <w:rFonts w:ascii="Times New Roman" w:eastAsia="Times New Roman" w:hAnsi="Times New Roman" w:cs="Times New Roman"/>
          <w:color w:val="auto"/>
          <w:sz w:val="24"/>
          <w:lang w:val="es-ES_tradnl"/>
        </w:rPr>
        <w:t>Plataforma de Indicadores (sistema de indicadores) desarrollado por el IFE/INE para evaluar las distintas propuestas generadas por el sistema de redistritación, el comité técnico, y los partidos políticos.</w:t>
      </w:r>
    </w:p>
    <w:p w14:paraId="2A9F59BC" w14:textId="77777777" w:rsidR="005B0486" w:rsidRPr="00B742EC" w:rsidRDefault="006B560D" w:rsidP="0095771F">
      <w:pPr>
        <w:pStyle w:val="LO-normal1"/>
        <w:numPr>
          <w:ilvl w:val="0"/>
          <w:numId w:val="4"/>
        </w:numPr>
        <w:spacing w:line="240" w:lineRule="auto"/>
        <w:ind w:left="0"/>
        <w:contextualSpacing/>
        <w:jc w:val="both"/>
        <w:rPr>
          <w:rFonts w:ascii="Times New Roman" w:eastAsia="Times New Roman" w:hAnsi="Times New Roman" w:cs="Times New Roman"/>
          <w:color w:val="auto"/>
          <w:sz w:val="24"/>
          <w:lang w:val="es-ES_tradnl"/>
        </w:rPr>
      </w:pPr>
      <w:r w:rsidRPr="00B742EC">
        <w:rPr>
          <w:rFonts w:ascii="Times New Roman" w:eastAsia="Times New Roman" w:hAnsi="Times New Roman" w:cs="Times New Roman"/>
          <w:color w:val="auto"/>
          <w:sz w:val="24"/>
          <w:lang w:val="es-ES_tradnl"/>
        </w:rPr>
        <w:t xml:space="preserve">Código fuente del Sistema de Distritación.  </w:t>
      </w:r>
    </w:p>
    <w:p w14:paraId="3E425837" w14:textId="77777777" w:rsidR="005B0486" w:rsidRPr="00BC1710" w:rsidRDefault="005B0486" w:rsidP="0095771F">
      <w:pPr>
        <w:pStyle w:val="LO-normal"/>
        <w:spacing w:line="240" w:lineRule="auto"/>
        <w:jc w:val="both"/>
        <w:rPr>
          <w:color w:val="auto"/>
        </w:rPr>
      </w:pPr>
    </w:p>
    <w:sectPr w:rsidR="005B0486" w:rsidRPr="00BC1710">
      <w:footerReference w:type="default" r:id="rId20"/>
      <w:pgSz w:w="12240" w:h="15840"/>
      <w:pgMar w:top="1440" w:right="1440" w:bottom="1440" w:left="1440" w:header="0" w:footer="720" w:gutter="0"/>
      <w:pgNumType w:start="1"/>
      <w:cols w:space="720"/>
      <w:formProt w:val="0"/>
      <w:docGrid w:linePitch="24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Unknown Author" w:date="2015-10-21T17:00:00Z" w:initials="">
    <w:p w14:paraId="683D4A7A" w14:textId="77777777" w:rsidR="0034103D" w:rsidRDefault="0034103D">
      <w:r>
        <w:rPr>
          <w:rFonts w:ascii="Ubuntu" w:hAnsi="Ubuntu"/>
          <w:i/>
          <w:sz w:val="16"/>
          <w:lang w:val="es-MX"/>
        </w:rPr>
        <w:t>Reply to ... (10/19/2015, 20:09): "..."</w:t>
      </w:r>
    </w:p>
    <w:p w14:paraId="125F0CDB" w14:textId="77777777" w:rsidR="0034103D" w:rsidRDefault="0034103D">
      <w:r>
        <w:rPr>
          <w:rFonts w:ascii="Ubuntu" w:hAnsi="Ubuntu"/>
          <w:sz w:val="20"/>
          <w:lang w:val="es-MX"/>
        </w:rPr>
        <w:t>Esto lo puse en vez del diagrama. Si al referee le gustó, habría que dejarlo. Pero creo que el diagrama ocupa espacio y aporta poco. Dejaré por ahora el texto para decidir, al final, si preferimos la versión gráfica o la descripción.</w:t>
      </w:r>
    </w:p>
  </w:comment>
  <w:comment w:id="1" w:author="..." w:date="2015-11-20T16:08:00Z" w:initials=".">
    <w:p w14:paraId="6F522ED8" w14:textId="77777777" w:rsidR="0034103D" w:rsidRDefault="0034103D" w:rsidP="00C43B2F">
      <w:r>
        <w:rPr>
          <w:lang w:val="es-MX"/>
        </w:rPr>
        <w:t>Este párrafo responde a una de las observaciones de los reviewers (lit review)…</w:t>
      </w:r>
    </w:p>
  </w:comment>
  <w:comment w:id="2" w:author="..." w:date="2015-11-20T16:08:00Z" w:initials=".">
    <w:p w14:paraId="3EDBF846" w14:textId="77777777" w:rsidR="0034103D" w:rsidRDefault="0034103D" w:rsidP="00C43B2F">
      <w:r>
        <w:rPr>
          <w:lang w:val="es-MX"/>
        </w:rPr>
        <w:t>Este es el propósito de la Nota…</w:t>
      </w:r>
    </w:p>
  </w:comment>
  <w:comment w:id="3" w:author="..." w:date="2015-11-20T16:08:00Z" w:initials=".">
    <w:p w14:paraId="17D06D2C" w14:textId="77777777" w:rsidR="0034103D" w:rsidRDefault="0034103D" w:rsidP="00C43B2F">
      <w:r>
        <w:rPr>
          <w:lang w:val="es-MX"/>
        </w:rPr>
        <w:t xml:space="preserve">Aquí mencionamos la posibilidad de sesgo, aún en comisiones independientes. </w:t>
      </w:r>
    </w:p>
  </w:comment>
  <w:comment w:id="4" w:author="..." w:date="2015-11-20T16:08:00Z" w:initials=".">
    <w:p w14:paraId="31F8FF5C" w14:textId="77777777" w:rsidR="0034103D" w:rsidRDefault="0034103D" w:rsidP="00C43B2F">
      <w:r>
        <w:rPr>
          <w:lang w:val="es-MX"/>
        </w:rPr>
        <w:t xml:space="preserve">Aquí estamos sugiriendo dos condiciones adicionales para garantizar la imparcialidad del proceso que no hacen Rossiter et al. (contribución teórica a petición de los 2 reviewers) </w:t>
      </w:r>
    </w:p>
  </w:comment>
  <w:comment w:id="5" w:author="..." w:date="2015-11-20T16:08:00Z" w:initials=".">
    <w:p w14:paraId="39B38A45" w14:textId="77777777" w:rsidR="0034103D" w:rsidRDefault="0034103D" w:rsidP="00C43B2F">
      <w:r>
        <w:rPr>
          <w:lang w:val="es-MX"/>
        </w:rPr>
        <w:t xml:space="preserve">Aquí reiteramos el argumento anterior de comisiones controladas por la partidocracia… </w:t>
      </w:r>
    </w:p>
  </w:comment>
  <w:comment w:id="6" w:author="..." w:date="2015-11-20T16:08:00Z" w:initials=".">
    <w:p w14:paraId="35C05281" w14:textId="77777777" w:rsidR="0034103D" w:rsidRDefault="0034103D" w:rsidP="00C43B2F">
      <w:r>
        <w:rPr>
          <w:lang w:val="es-MX"/>
        </w:rPr>
        <w:t xml:space="preserve">Estas preguntas son centrales para el texto y la justificación de la nota. </w:t>
      </w:r>
    </w:p>
  </w:comment>
  <w:comment w:id="7" w:author="..." w:date="2015-11-20T16:08:00Z" w:initials=".">
    <w:p w14:paraId="2E29F1A9" w14:textId="77777777" w:rsidR="0034103D" w:rsidRDefault="0034103D" w:rsidP="00C43B2F">
      <w:r>
        <w:rPr>
          <w:lang w:val="es-MX"/>
        </w:rPr>
        <w:t xml:space="preserve">Aquí enfatizamos la falta de información  en los procesos locales.  </w:t>
      </w:r>
    </w:p>
  </w:comment>
  <w:comment w:id="9" w:author="..." w:date="2015-11-20T16:08:00Z" w:initials=".">
    <w:p w14:paraId="1A28AF39" w14:textId="77777777" w:rsidR="0034103D" w:rsidRDefault="0034103D" w:rsidP="00C43B2F">
      <w:r>
        <w:rPr>
          <w:lang w:val="es-MX"/>
        </w:rPr>
        <w:t>Ejemplo emblemtico del abuso  a nivel local.</w:t>
      </w:r>
    </w:p>
  </w:comment>
  <w:comment w:id="10" w:author="..." w:date="2015-11-20T16:08:00Z" w:initials=".">
    <w:p w14:paraId="25D6D47B" w14:textId="77777777" w:rsidR="0034103D" w:rsidRDefault="0034103D" w:rsidP="00C43B2F">
      <w:r>
        <w:rPr>
          <w:lang w:val="es-MX"/>
        </w:rPr>
        <w:t>Otra vez, una batería de preguntas que no se pueden responder con la infrmación que está disponible…</w:t>
      </w:r>
    </w:p>
  </w:comment>
  <w:comment w:id="13" w:author="..." w:date="2015-11-20T16:08:00Z" w:initials=".">
    <w:p w14:paraId="3DA2440E" w14:textId="77777777" w:rsidR="0034103D" w:rsidRDefault="0034103D" w:rsidP="00C43B2F">
      <w:r>
        <w:rPr>
          <w:lang w:val="es-MX"/>
        </w:rPr>
        <w:t>La redistritación en México no se ha politizado (discusión a petición de un reviewer) por la falta de reelección..</w:t>
      </w:r>
    </w:p>
  </w:comment>
  <w:comment w:id="15" w:author="..." w:date="2015-11-20T16:08:00Z" w:initials=".">
    <w:p w14:paraId="1519B0F8" w14:textId="77777777" w:rsidR="0034103D" w:rsidRDefault="0034103D" w:rsidP="00C43B2F">
      <w:r>
        <w:rPr>
          <w:lang w:val="es-MX"/>
        </w:rPr>
        <w:t>Explicación de por qué no se ha politizado…</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B8AC97" w14:textId="77777777" w:rsidR="0034103D" w:rsidRDefault="0034103D">
      <w:pPr>
        <w:spacing w:line="240" w:lineRule="auto"/>
      </w:pPr>
      <w:r>
        <w:separator/>
      </w:r>
    </w:p>
  </w:endnote>
  <w:endnote w:type="continuationSeparator" w:id="0">
    <w:p w14:paraId="14339E18" w14:textId="77777777" w:rsidR="0034103D" w:rsidRDefault="003410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8000012" w:usb3="00000000" w:csb0="0002009F" w:csb1="00000000"/>
  </w:font>
  <w:font w:name="Calibri">
    <w:panose1 w:val="020F0502020204030204"/>
    <w:charset w:val="00"/>
    <w:family w:val="auto"/>
    <w:pitch w:val="variable"/>
    <w:sig w:usb0="E10002FF" w:usb1="4000ACFF" w:usb2="00000009" w:usb3="00000000" w:csb0="000001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Georgia">
    <w:panose1 w:val="02040502050405020303"/>
    <w:charset w:val="00"/>
    <w:family w:val="auto"/>
    <w:pitch w:val="variable"/>
    <w:sig w:usb0="00000287" w:usb1="00000000" w:usb2="00000000" w:usb3="00000000" w:csb0="0000009F" w:csb1="00000000"/>
  </w:font>
  <w:font w:name="Times">
    <w:panose1 w:val="02000500000000000000"/>
    <w:charset w:val="00"/>
    <w:family w:val="auto"/>
    <w:pitch w:val="variable"/>
    <w:sig w:usb0="00000003" w:usb1="00000000" w:usb2="00000000" w:usb3="00000000" w:csb0="00000001" w:csb1="00000000"/>
  </w:font>
  <w:font w:name="Ubuntu">
    <w:altName w:val="Times New Roman"/>
    <w:charset w:val="01"/>
    <w:family w:val="roman"/>
    <w:pitch w:val="variable"/>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9A5828" w14:textId="77777777" w:rsidR="0034103D" w:rsidRPr="0034103D" w:rsidRDefault="0034103D">
    <w:pPr>
      <w:pStyle w:val="LO-normal"/>
      <w:spacing w:after="720"/>
      <w:jc w:val="right"/>
      <w:rPr>
        <w:rFonts w:ascii="Times New Roman" w:hAnsi="Times New Roman" w:cs="Times New Roman"/>
        <w:sz w:val="20"/>
      </w:rPr>
    </w:pPr>
    <w:r w:rsidRPr="0034103D">
      <w:rPr>
        <w:rFonts w:ascii="Times New Roman" w:hAnsi="Times New Roman" w:cs="Times New Roman"/>
        <w:sz w:val="20"/>
      </w:rPr>
      <w:fldChar w:fldCharType="begin"/>
    </w:r>
    <w:r w:rsidRPr="0034103D">
      <w:rPr>
        <w:rFonts w:ascii="Times New Roman" w:hAnsi="Times New Roman" w:cs="Times New Roman"/>
        <w:sz w:val="20"/>
      </w:rPr>
      <w:instrText>PAGE</w:instrText>
    </w:r>
    <w:r w:rsidRPr="0034103D">
      <w:rPr>
        <w:rFonts w:ascii="Times New Roman" w:hAnsi="Times New Roman" w:cs="Times New Roman"/>
        <w:sz w:val="20"/>
      </w:rPr>
      <w:fldChar w:fldCharType="separate"/>
    </w:r>
    <w:r w:rsidR="008E47FA">
      <w:rPr>
        <w:rFonts w:ascii="Times New Roman" w:hAnsi="Times New Roman" w:cs="Times New Roman"/>
        <w:noProof/>
        <w:sz w:val="20"/>
      </w:rPr>
      <w:t>1</w:t>
    </w:r>
    <w:r w:rsidRPr="0034103D">
      <w:rPr>
        <w:rFonts w:ascii="Times New Roman" w:hAnsi="Times New Roman" w:cs="Times New Roman"/>
        <w:sz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709E97" w14:textId="77777777" w:rsidR="0034103D" w:rsidRDefault="0034103D">
      <w:r>
        <w:separator/>
      </w:r>
    </w:p>
  </w:footnote>
  <w:footnote w:type="continuationSeparator" w:id="0">
    <w:p w14:paraId="136D1E8B" w14:textId="77777777" w:rsidR="0034103D" w:rsidRDefault="0034103D">
      <w:r>
        <w:continuationSeparator/>
      </w:r>
    </w:p>
  </w:footnote>
  <w:footnote w:id="1">
    <w:p w14:paraId="6C86D763" w14:textId="17339149" w:rsidR="0034103D" w:rsidRPr="008721FF" w:rsidRDefault="0034103D" w:rsidP="00C77500">
      <w:pPr>
        <w:pStyle w:val="Footnote"/>
      </w:pPr>
      <w:r w:rsidRPr="008721FF">
        <w:rPr>
          <w:rStyle w:val="FootnoteReference"/>
        </w:rPr>
        <w:footnoteRef/>
      </w:r>
      <w:r w:rsidRPr="008721FF">
        <w:t xml:space="preserve"> Agradecemos los comentarios y sugerencias formuladas por los dictaminadores anónimos en el proceso de r</w:t>
      </w:r>
      <w:r>
        <w:t xml:space="preserve">evisión por pares. A su vez, agradecemos al Centro de Estudios Internacionales del Colegio de México la organización de una mesa de discusión en la Ciudad de México (Octubre, 2015). </w:t>
      </w:r>
      <w:r w:rsidRPr="008721FF">
        <w:t>También agradecemos al Departamento de Cartografía del Instituto Nacional Electoral, por compartir con nosotros</w:t>
      </w:r>
      <w:r>
        <w:t xml:space="preserve"> su experiencia en los procesos </w:t>
      </w:r>
      <w:r w:rsidRPr="008721FF">
        <w:t>de redistritación desde 1996.</w:t>
      </w:r>
    </w:p>
  </w:footnote>
  <w:footnote w:id="2">
    <w:p w14:paraId="0C01EB07" w14:textId="6DC34CAA" w:rsidR="0034103D" w:rsidRPr="008721FF" w:rsidRDefault="0034103D" w:rsidP="00C77500">
      <w:pPr>
        <w:pStyle w:val="Footnote"/>
      </w:pPr>
      <w:r w:rsidRPr="008721FF">
        <w:rPr>
          <w:vertAlign w:val="superscript"/>
        </w:rPr>
        <w:footnoteRef/>
      </w:r>
      <w:r w:rsidRPr="008721FF">
        <w:rPr>
          <w:b/>
        </w:rPr>
        <w:t>Alejandro Trelles</w:t>
      </w:r>
      <w:r w:rsidRPr="008721FF">
        <w:t xml:space="preserve">, </w:t>
      </w:r>
      <w:r w:rsidRPr="008721FF">
        <w:rPr>
          <w:rStyle w:val="InternetLink"/>
          <w:lang w:val="es-ES_tradnl"/>
        </w:rPr>
        <w:t>lat44@pitt.edu</w:t>
      </w:r>
      <w:r w:rsidRPr="008721FF">
        <w:t xml:space="preserve">, es candidato a doctor en ciencia política por la Universidad de Pittsburgh, 4600 Wesley W. </w:t>
      </w:r>
      <w:proofErr w:type="spellStart"/>
      <w:r w:rsidRPr="008721FF">
        <w:t>Posvar</w:t>
      </w:r>
      <w:proofErr w:type="spellEnd"/>
      <w:r w:rsidRPr="008721FF">
        <w:t xml:space="preserve"> Hall, Pittsburgh, PA, 15260. Tel: +1(412)9790715. </w:t>
      </w:r>
      <w:r w:rsidRPr="008721FF">
        <w:rPr>
          <w:b/>
        </w:rPr>
        <w:t>Micah Altman</w:t>
      </w:r>
      <w:r w:rsidRPr="008721FF">
        <w:t xml:space="preserve">, </w:t>
      </w:r>
      <w:r w:rsidRPr="008721FF">
        <w:rPr>
          <w:rStyle w:val="InternetLink"/>
          <w:lang w:val="es-ES_tradnl"/>
        </w:rPr>
        <w:t>escience@mit.edu</w:t>
      </w:r>
      <w:r w:rsidRPr="008721FF">
        <w:t xml:space="preserve">, Es director de investigación en el programa de ciencia de la información en el Instituto de Tecnológico de Massachusetts (MIT), E25-131, 77 Massachusetts Ave, Massachusetts Institute of Technology, Cambridge, Massachusetts, 02139. Tel: +1(585)4664224. </w:t>
      </w:r>
      <w:r w:rsidRPr="008721FF">
        <w:rPr>
          <w:b/>
        </w:rPr>
        <w:t>Eric Magar</w:t>
      </w:r>
      <w:r w:rsidRPr="008721FF">
        <w:t xml:space="preserve">, </w:t>
      </w:r>
      <w:r w:rsidRPr="008721FF">
        <w:rPr>
          <w:rStyle w:val="InternetLink"/>
          <w:lang w:val="es-ES_tradnl"/>
        </w:rPr>
        <w:t>emagar@itam.mx</w:t>
      </w:r>
      <w:r w:rsidRPr="008721FF">
        <w:t xml:space="preserve">, es profesor de tiempo completo en el departamento de ciencia política del Instituto Tecnológico Autónomo de México, Río Hondo 1, Progreso Tizapán, México, D.F., 01000. Tel: +52(55)56284079. </w:t>
      </w:r>
      <w:r w:rsidRPr="008721FF">
        <w:rPr>
          <w:b/>
        </w:rPr>
        <w:t>Michael P. McDonald</w:t>
      </w:r>
      <w:r w:rsidRPr="008721FF">
        <w:t xml:space="preserve">, </w:t>
      </w:r>
      <w:r>
        <w:rPr>
          <w:rStyle w:val="InternetLink"/>
          <w:lang w:val="es-ES_tradnl"/>
        </w:rPr>
        <w:t>m</w:t>
      </w:r>
      <w:r w:rsidRPr="008721FF">
        <w:rPr>
          <w:rStyle w:val="InternetLink"/>
          <w:lang w:val="es-ES_tradnl"/>
        </w:rPr>
        <w:t>ichael.mcdonald@ufl.edu</w:t>
      </w:r>
      <w:r w:rsidRPr="008721FF">
        <w:t xml:space="preserve">, es profesor investigador en departamento de ciencia política de la Universidad de Florida, 234 Anderson Hall, Gainesville, Florida, 32611. Tel: +1(352)3920262. </w:t>
      </w:r>
    </w:p>
    <w:p w14:paraId="40A21AF9" w14:textId="77777777" w:rsidR="0034103D" w:rsidRPr="008721FF" w:rsidRDefault="0034103D" w:rsidP="00C77500">
      <w:pPr>
        <w:pStyle w:val="Footnote"/>
      </w:pPr>
    </w:p>
    <w:p w14:paraId="25F19B79" w14:textId="77777777" w:rsidR="0034103D" w:rsidRPr="008721FF" w:rsidRDefault="0034103D" w:rsidP="00C77500">
      <w:pPr>
        <w:pStyle w:val="Footnote"/>
      </w:pPr>
    </w:p>
  </w:footnote>
  <w:footnote w:id="3">
    <w:p w14:paraId="40E642B4" w14:textId="5F8DF51E" w:rsidR="0034103D" w:rsidRPr="008721FF" w:rsidRDefault="0034103D" w:rsidP="00C77500">
      <w:pPr>
        <w:pStyle w:val="Footnote"/>
      </w:pPr>
      <w:r w:rsidRPr="008721FF">
        <w:rPr>
          <w:rStyle w:val="FootnoteReference"/>
        </w:rPr>
        <w:footnoteRef/>
      </w:r>
      <w:r w:rsidRPr="008721FF">
        <w:rPr>
          <w:rStyle w:val="FootnoteReference"/>
        </w:rPr>
        <w:t xml:space="preserve"> </w:t>
      </w:r>
      <w:r w:rsidRPr="008721FF">
        <w:t xml:space="preserve">Véase, por ejemplo, la misión del Open </w:t>
      </w:r>
      <w:proofErr w:type="spellStart"/>
      <w:r w:rsidRPr="008721FF">
        <w:t>Government</w:t>
      </w:r>
      <w:proofErr w:type="spellEnd"/>
      <w:r w:rsidRPr="008721FF">
        <w:t xml:space="preserve"> </w:t>
      </w:r>
      <w:proofErr w:type="spellStart"/>
      <w:r w:rsidRPr="008721FF">
        <w:t>Partnership</w:t>
      </w:r>
      <w:proofErr w:type="spellEnd"/>
      <w:r w:rsidRPr="008721FF">
        <w:t xml:space="preserve"> en </w:t>
      </w:r>
      <w:hyperlink r:id="rId1" w:history="1">
        <w:r w:rsidRPr="008721FF">
          <w:rPr>
            <w:rStyle w:val="Hyperlink"/>
          </w:rPr>
          <w:t>http://www.opengovpartnership.org</w:t>
        </w:r>
      </w:hyperlink>
      <w:r w:rsidRPr="008721FF">
        <w:t>.</w:t>
      </w:r>
    </w:p>
  </w:footnote>
  <w:footnote w:id="4">
    <w:p w14:paraId="78F24BEB" w14:textId="4FF2904C" w:rsidR="0034103D" w:rsidRPr="008721FF" w:rsidRDefault="0034103D" w:rsidP="00C77500">
      <w:pPr>
        <w:pStyle w:val="Footnote"/>
        <w:rPr>
          <w:color w:val="000000"/>
          <w:sz w:val="22"/>
        </w:rPr>
      </w:pPr>
      <w:r w:rsidRPr="008721FF">
        <w:rPr>
          <w:rStyle w:val="FootnoteReference"/>
        </w:rPr>
        <w:footnoteRef/>
      </w:r>
      <w:r w:rsidRPr="008721FF">
        <w:t xml:space="preserve"> El Artículo </w:t>
      </w:r>
      <w:r w:rsidRPr="008721FF">
        <w:rPr>
          <w:spacing w:val="-5"/>
        </w:rPr>
        <w:t>T</w:t>
      </w:r>
      <w:r w:rsidRPr="008721FF">
        <w:rPr>
          <w:spacing w:val="-4"/>
        </w:rPr>
        <w:t>ercero</w:t>
      </w:r>
      <w:r w:rsidRPr="008721FF">
        <w:rPr>
          <w:spacing w:val="6"/>
        </w:rPr>
        <w:t xml:space="preserve"> </w:t>
      </w:r>
      <w:r w:rsidRPr="008721FF">
        <w:rPr>
          <w:spacing w:val="-5"/>
        </w:rPr>
        <w:t>T</w:t>
      </w:r>
      <w:r w:rsidRPr="008721FF">
        <w:rPr>
          <w:spacing w:val="-4"/>
        </w:rPr>
        <w:t>rans</w:t>
      </w:r>
      <w:r w:rsidRPr="008721FF">
        <w:rPr>
          <w:spacing w:val="-6"/>
        </w:rPr>
        <w:t>i</w:t>
      </w:r>
      <w:r w:rsidRPr="008721FF">
        <w:rPr>
          <w:spacing w:val="-4"/>
        </w:rPr>
        <w:t>tor</w:t>
      </w:r>
      <w:r w:rsidRPr="008721FF">
        <w:rPr>
          <w:spacing w:val="-6"/>
        </w:rPr>
        <w:t>i</w:t>
      </w:r>
      <w:r w:rsidRPr="008721FF">
        <w:rPr>
          <w:spacing w:val="-4"/>
        </w:rPr>
        <w:t>o</w:t>
      </w:r>
      <w:r w:rsidRPr="008721FF">
        <w:rPr>
          <w:spacing w:val="6"/>
        </w:rPr>
        <w:t xml:space="preserve"> </w:t>
      </w:r>
      <w:r w:rsidRPr="008721FF">
        <w:rPr>
          <w:spacing w:val="-3"/>
        </w:rPr>
        <w:t>C</w:t>
      </w:r>
      <w:r w:rsidRPr="008721FF">
        <w:t>onst</w:t>
      </w:r>
      <w:r w:rsidRPr="008721FF">
        <w:rPr>
          <w:spacing w:val="-3"/>
        </w:rPr>
        <w:t>i</w:t>
      </w:r>
      <w:r w:rsidRPr="008721FF">
        <w:t>tuc</w:t>
      </w:r>
      <w:r w:rsidRPr="008721FF">
        <w:rPr>
          <w:spacing w:val="-3"/>
        </w:rPr>
        <w:t>i</w:t>
      </w:r>
      <w:r w:rsidRPr="008721FF">
        <w:t>ona</w:t>
      </w:r>
      <w:r w:rsidRPr="008721FF">
        <w:rPr>
          <w:spacing w:val="-3"/>
        </w:rPr>
        <w:t>l</w:t>
      </w:r>
      <w:r w:rsidRPr="008721FF">
        <w:rPr>
          <w:spacing w:val="7"/>
        </w:rPr>
        <w:t xml:space="preserve"> </w:t>
      </w:r>
      <w:r w:rsidRPr="008721FF">
        <w:rPr>
          <w:spacing w:val="-1"/>
        </w:rPr>
        <w:t>de</w:t>
      </w:r>
      <w:r w:rsidRPr="008721FF">
        <w:rPr>
          <w:spacing w:val="6"/>
        </w:rPr>
        <w:t xml:space="preserve"> </w:t>
      </w:r>
      <w:r w:rsidRPr="008721FF">
        <w:t>l</w:t>
      </w:r>
      <w:r w:rsidRPr="008721FF">
        <w:rPr>
          <w:spacing w:val="-1"/>
        </w:rPr>
        <w:t>a</w:t>
      </w:r>
      <w:r w:rsidRPr="008721FF">
        <w:rPr>
          <w:spacing w:val="7"/>
        </w:rPr>
        <w:t xml:space="preserve"> </w:t>
      </w:r>
      <w:r w:rsidRPr="008721FF">
        <w:t>re</w:t>
      </w:r>
      <w:r w:rsidRPr="008721FF">
        <w:rPr>
          <w:spacing w:val="-3"/>
        </w:rPr>
        <w:t>f</w:t>
      </w:r>
      <w:r w:rsidRPr="008721FF">
        <w:t>or</w:t>
      </w:r>
      <w:r w:rsidRPr="008721FF">
        <w:rPr>
          <w:spacing w:val="-3"/>
        </w:rPr>
        <w:t>m</w:t>
      </w:r>
      <w:r w:rsidRPr="008721FF">
        <w:t>a</w:t>
      </w:r>
      <w:r w:rsidRPr="008721FF">
        <w:rPr>
          <w:spacing w:val="6"/>
        </w:rPr>
        <w:t xml:space="preserve"> </w:t>
      </w:r>
      <w:r w:rsidRPr="008721FF">
        <w:t>de</w:t>
      </w:r>
      <w:r w:rsidRPr="008721FF">
        <w:rPr>
          <w:spacing w:val="-3"/>
        </w:rPr>
        <w:t>l</w:t>
      </w:r>
      <w:r w:rsidRPr="008721FF">
        <w:rPr>
          <w:spacing w:val="7"/>
        </w:rPr>
        <w:t xml:space="preserve"> </w:t>
      </w:r>
      <w:r w:rsidRPr="008721FF">
        <w:t>14</w:t>
      </w:r>
      <w:r w:rsidRPr="008721FF">
        <w:rPr>
          <w:spacing w:val="6"/>
        </w:rPr>
        <w:t xml:space="preserve"> </w:t>
      </w:r>
      <w:r w:rsidRPr="008721FF">
        <w:rPr>
          <w:spacing w:val="-1"/>
        </w:rPr>
        <w:t>de</w:t>
      </w:r>
      <w:r w:rsidRPr="008721FF">
        <w:rPr>
          <w:spacing w:val="6"/>
        </w:rPr>
        <w:t xml:space="preserve"> </w:t>
      </w:r>
      <w:r w:rsidRPr="008721FF">
        <w:t>agosto</w:t>
      </w:r>
      <w:r w:rsidRPr="008721FF">
        <w:rPr>
          <w:spacing w:val="7"/>
        </w:rPr>
        <w:t xml:space="preserve"> </w:t>
      </w:r>
      <w:r w:rsidRPr="008721FF">
        <w:t>de</w:t>
      </w:r>
      <w:r w:rsidRPr="008721FF">
        <w:rPr>
          <w:spacing w:val="-3"/>
        </w:rPr>
        <w:t>l</w:t>
      </w:r>
      <w:r w:rsidRPr="008721FF">
        <w:rPr>
          <w:spacing w:val="6"/>
        </w:rPr>
        <w:t xml:space="preserve"> </w:t>
      </w:r>
      <w:r w:rsidRPr="008721FF">
        <w:rPr>
          <w:spacing w:val="-3"/>
        </w:rPr>
        <w:t>2001</w:t>
      </w:r>
      <w:r w:rsidRPr="008721FF">
        <w:rPr>
          <w:spacing w:val="7"/>
        </w:rPr>
        <w:t xml:space="preserve"> </w:t>
      </w:r>
      <w:r w:rsidRPr="008721FF">
        <w:t>establece</w:t>
      </w:r>
      <w:r>
        <w:t xml:space="preserve"> lo siguiente</w:t>
      </w:r>
      <w:r w:rsidRPr="008721FF">
        <w:rPr>
          <w:spacing w:val="-3"/>
        </w:rPr>
        <w:t>:</w:t>
      </w:r>
      <w:r w:rsidRPr="008721FF">
        <w:rPr>
          <w:spacing w:val="-9"/>
        </w:rPr>
        <w:t xml:space="preserve"> </w:t>
      </w:r>
      <w:r w:rsidRPr="008721FF">
        <w:rPr>
          <w:spacing w:val="-3"/>
        </w:rPr>
        <w:t>“P</w:t>
      </w:r>
      <w:r w:rsidRPr="008721FF">
        <w:t>a</w:t>
      </w:r>
      <w:r w:rsidRPr="008721FF">
        <w:rPr>
          <w:spacing w:val="-3"/>
        </w:rPr>
        <w:t>r</w:t>
      </w:r>
      <w:r w:rsidRPr="008721FF">
        <w:t>a</w:t>
      </w:r>
      <w:r w:rsidRPr="008721FF">
        <w:rPr>
          <w:spacing w:val="-8"/>
        </w:rPr>
        <w:t xml:space="preserve"> </w:t>
      </w:r>
      <w:r w:rsidRPr="008721FF">
        <w:t>estab</w:t>
      </w:r>
      <w:r w:rsidRPr="008721FF">
        <w:rPr>
          <w:spacing w:val="-3"/>
        </w:rPr>
        <w:t>l</w:t>
      </w:r>
      <w:r w:rsidRPr="008721FF">
        <w:t>ece</w:t>
      </w:r>
      <w:r w:rsidRPr="008721FF">
        <w:rPr>
          <w:spacing w:val="-3"/>
        </w:rPr>
        <w:t>r</w:t>
      </w:r>
      <w:r w:rsidRPr="008721FF">
        <w:rPr>
          <w:spacing w:val="-9"/>
        </w:rPr>
        <w:t xml:space="preserve"> </w:t>
      </w:r>
      <w:r w:rsidRPr="008721FF">
        <w:t>l</w:t>
      </w:r>
      <w:r w:rsidRPr="008721FF">
        <w:rPr>
          <w:spacing w:val="-1"/>
        </w:rPr>
        <w:t>a</w:t>
      </w:r>
      <w:r w:rsidRPr="008721FF">
        <w:rPr>
          <w:spacing w:val="-8"/>
        </w:rPr>
        <w:t xml:space="preserve"> </w:t>
      </w:r>
      <w:r w:rsidRPr="008721FF">
        <w:t>dema</w:t>
      </w:r>
      <w:r w:rsidRPr="008721FF">
        <w:rPr>
          <w:spacing w:val="-3"/>
        </w:rPr>
        <w:t>r</w:t>
      </w:r>
      <w:r w:rsidRPr="008721FF">
        <w:t>cac</w:t>
      </w:r>
      <w:r w:rsidRPr="008721FF">
        <w:rPr>
          <w:spacing w:val="-3"/>
        </w:rPr>
        <w:t>i</w:t>
      </w:r>
      <w:r w:rsidRPr="008721FF">
        <w:t>ón</w:t>
      </w:r>
      <w:r w:rsidRPr="008721FF">
        <w:rPr>
          <w:spacing w:val="-8"/>
        </w:rPr>
        <w:t xml:space="preserve"> </w:t>
      </w:r>
      <w:r w:rsidRPr="008721FF">
        <w:t>te</w:t>
      </w:r>
      <w:r w:rsidRPr="008721FF">
        <w:rPr>
          <w:spacing w:val="-3"/>
        </w:rPr>
        <w:t>rri</w:t>
      </w:r>
      <w:r w:rsidRPr="008721FF">
        <w:t>to</w:t>
      </w:r>
      <w:r w:rsidRPr="008721FF">
        <w:rPr>
          <w:spacing w:val="-3"/>
        </w:rPr>
        <w:t>ri</w:t>
      </w:r>
      <w:r w:rsidRPr="008721FF">
        <w:t>a</w:t>
      </w:r>
      <w:r w:rsidRPr="008721FF">
        <w:rPr>
          <w:spacing w:val="-3"/>
        </w:rPr>
        <w:t>l</w:t>
      </w:r>
      <w:r w:rsidRPr="008721FF">
        <w:rPr>
          <w:spacing w:val="-9"/>
        </w:rPr>
        <w:t xml:space="preserve"> </w:t>
      </w:r>
      <w:r w:rsidRPr="008721FF">
        <w:rPr>
          <w:spacing w:val="-1"/>
        </w:rPr>
        <w:t>de</w:t>
      </w:r>
      <w:r w:rsidRPr="008721FF">
        <w:rPr>
          <w:spacing w:val="-8"/>
        </w:rPr>
        <w:t xml:space="preserve"> </w:t>
      </w:r>
      <w:r w:rsidRPr="008721FF">
        <w:rPr>
          <w:spacing w:val="-3"/>
        </w:rPr>
        <w:t>l</w:t>
      </w:r>
      <w:r w:rsidRPr="008721FF">
        <w:t>os</w:t>
      </w:r>
      <w:r w:rsidRPr="008721FF">
        <w:rPr>
          <w:spacing w:val="-9"/>
        </w:rPr>
        <w:t xml:space="preserve"> </w:t>
      </w:r>
      <w:r w:rsidRPr="008721FF">
        <w:t>d</w:t>
      </w:r>
      <w:r w:rsidRPr="008721FF">
        <w:rPr>
          <w:spacing w:val="-3"/>
        </w:rPr>
        <w:t>i</w:t>
      </w:r>
      <w:r w:rsidRPr="008721FF">
        <w:t>st</w:t>
      </w:r>
      <w:r w:rsidRPr="008721FF">
        <w:rPr>
          <w:spacing w:val="-3"/>
        </w:rPr>
        <w:t>ri</w:t>
      </w:r>
      <w:r w:rsidRPr="008721FF">
        <w:t>tos</w:t>
      </w:r>
      <w:r w:rsidRPr="008721FF">
        <w:rPr>
          <w:spacing w:val="-8"/>
        </w:rPr>
        <w:t xml:space="preserve"> </w:t>
      </w:r>
      <w:r w:rsidRPr="008721FF">
        <w:t>e</w:t>
      </w:r>
      <w:r w:rsidRPr="008721FF">
        <w:rPr>
          <w:spacing w:val="-3"/>
        </w:rPr>
        <w:t>l</w:t>
      </w:r>
      <w:r w:rsidRPr="008721FF">
        <w:t>ecto</w:t>
      </w:r>
      <w:r w:rsidRPr="008721FF">
        <w:rPr>
          <w:spacing w:val="-3"/>
        </w:rPr>
        <w:t>r</w:t>
      </w:r>
      <w:r w:rsidRPr="008721FF">
        <w:t>a</w:t>
      </w:r>
      <w:r w:rsidRPr="008721FF">
        <w:rPr>
          <w:spacing w:val="-3"/>
        </w:rPr>
        <w:t>l</w:t>
      </w:r>
      <w:r w:rsidRPr="008721FF">
        <w:t>es</w:t>
      </w:r>
      <w:r w:rsidRPr="008721FF">
        <w:rPr>
          <w:spacing w:val="-8"/>
        </w:rPr>
        <w:t xml:space="preserve"> </w:t>
      </w:r>
      <w:r w:rsidRPr="008721FF">
        <w:t>un</w:t>
      </w:r>
      <w:r w:rsidRPr="008721FF">
        <w:rPr>
          <w:spacing w:val="-3"/>
        </w:rPr>
        <w:t>i</w:t>
      </w:r>
      <w:r w:rsidRPr="008721FF">
        <w:t>nom</w:t>
      </w:r>
      <w:r w:rsidRPr="008721FF">
        <w:rPr>
          <w:spacing w:val="-3"/>
        </w:rPr>
        <w:t>i</w:t>
      </w:r>
      <w:r w:rsidRPr="008721FF">
        <w:t>na</w:t>
      </w:r>
      <w:r w:rsidRPr="008721FF">
        <w:rPr>
          <w:spacing w:val="-3"/>
        </w:rPr>
        <w:t>l</w:t>
      </w:r>
      <w:r w:rsidRPr="008721FF">
        <w:t>es</w:t>
      </w:r>
      <w:r w:rsidRPr="008721FF">
        <w:rPr>
          <w:spacing w:val="38"/>
          <w:w w:val="114"/>
        </w:rPr>
        <w:t xml:space="preserve"> </w:t>
      </w:r>
      <w:r w:rsidRPr="008721FF">
        <w:t>debe</w:t>
      </w:r>
      <w:r w:rsidRPr="008721FF">
        <w:rPr>
          <w:spacing w:val="-3"/>
        </w:rPr>
        <w:t>r</w:t>
      </w:r>
      <w:r w:rsidRPr="008721FF">
        <w:t>á</w:t>
      </w:r>
      <w:r w:rsidRPr="008721FF">
        <w:rPr>
          <w:spacing w:val="29"/>
        </w:rPr>
        <w:t xml:space="preserve"> </w:t>
      </w:r>
      <w:r w:rsidRPr="008721FF">
        <w:t>toma</w:t>
      </w:r>
      <w:r w:rsidRPr="008721FF">
        <w:rPr>
          <w:spacing w:val="-3"/>
        </w:rPr>
        <w:t>r</w:t>
      </w:r>
      <w:r w:rsidRPr="008721FF">
        <w:t>se</w:t>
      </w:r>
      <w:r w:rsidRPr="008721FF">
        <w:rPr>
          <w:spacing w:val="29"/>
        </w:rPr>
        <w:t xml:space="preserve"> </w:t>
      </w:r>
      <w:r w:rsidRPr="008721FF">
        <w:rPr>
          <w:spacing w:val="-1"/>
        </w:rPr>
        <w:t>en</w:t>
      </w:r>
      <w:r w:rsidRPr="008721FF">
        <w:rPr>
          <w:spacing w:val="30"/>
        </w:rPr>
        <w:t xml:space="preserve"> </w:t>
      </w:r>
      <w:r w:rsidRPr="008721FF">
        <w:t>cons</w:t>
      </w:r>
      <w:r w:rsidRPr="008721FF">
        <w:rPr>
          <w:spacing w:val="-3"/>
        </w:rPr>
        <w:t>i</w:t>
      </w:r>
      <w:r w:rsidRPr="008721FF">
        <w:t>de</w:t>
      </w:r>
      <w:r w:rsidRPr="008721FF">
        <w:rPr>
          <w:spacing w:val="-3"/>
        </w:rPr>
        <w:t>r</w:t>
      </w:r>
      <w:r w:rsidRPr="008721FF">
        <w:t>ac</w:t>
      </w:r>
      <w:r w:rsidRPr="008721FF">
        <w:rPr>
          <w:spacing w:val="-3"/>
        </w:rPr>
        <w:t>i</w:t>
      </w:r>
      <w:r w:rsidRPr="008721FF">
        <w:t>ón</w:t>
      </w:r>
      <w:r w:rsidRPr="008721FF">
        <w:rPr>
          <w:spacing w:val="-3"/>
        </w:rPr>
        <w:t>,</w:t>
      </w:r>
      <w:r w:rsidRPr="008721FF">
        <w:rPr>
          <w:spacing w:val="29"/>
        </w:rPr>
        <w:t xml:space="preserve"> </w:t>
      </w:r>
      <w:r w:rsidRPr="008721FF">
        <w:t>cuando</w:t>
      </w:r>
      <w:r w:rsidRPr="008721FF">
        <w:rPr>
          <w:spacing w:val="30"/>
        </w:rPr>
        <w:t xml:space="preserve"> </w:t>
      </w:r>
      <w:r w:rsidRPr="008721FF">
        <w:t>sea</w:t>
      </w:r>
      <w:r w:rsidRPr="008721FF">
        <w:rPr>
          <w:spacing w:val="29"/>
        </w:rPr>
        <w:t xml:space="preserve"> </w:t>
      </w:r>
      <w:r w:rsidRPr="008721FF">
        <w:t>fact</w:t>
      </w:r>
      <w:r w:rsidRPr="008721FF">
        <w:rPr>
          <w:spacing w:val="-3"/>
        </w:rPr>
        <w:t>i</w:t>
      </w:r>
      <w:r w:rsidRPr="008721FF">
        <w:t>b</w:t>
      </w:r>
      <w:r w:rsidRPr="008721FF">
        <w:rPr>
          <w:spacing w:val="-3"/>
        </w:rPr>
        <w:t>l</w:t>
      </w:r>
      <w:r w:rsidRPr="008721FF">
        <w:t>e</w:t>
      </w:r>
      <w:r w:rsidRPr="008721FF">
        <w:rPr>
          <w:spacing w:val="-3"/>
        </w:rPr>
        <w:t>,</w:t>
      </w:r>
      <w:r w:rsidRPr="008721FF">
        <w:rPr>
          <w:spacing w:val="30"/>
        </w:rPr>
        <w:t xml:space="preserve"> </w:t>
      </w:r>
      <w:r w:rsidRPr="008721FF">
        <w:t>l</w:t>
      </w:r>
      <w:r w:rsidRPr="008721FF">
        <w:rPr>
          <w:spacing w:val="-1"/>
        </w:rPr>
        <w:t>a</w:t>
      </w:r>
      <w:r w:rsidRPr="008721FF">
        <w:rPr>
          <w:spacing w:val="29"/>
        </w:rPr>
        <w:t xml:space="preserve"> </w:t>
      </w:r>
      <w:r w:rsidRPr="008721FF">
        <w:t>ub</w:t>
      </w:r>
      <w:r w:rsidRPr="008721FF">
        <w:rPr>
          <w:spacing w:val="-3"/>
        </w:rPr>
        <w:t>i</w:t>
      </w:r>
      <w:r w:rsidRPr="008721FF">
        <w:t>cación de los pueb</w:t>
      </w:r>
      <w:r w:rsidRPr="008721FF">
        <w:rPr>
          <w:spacing w:val="-3"/>
        </w:rPr>
        <w:t>l</w:t>
      </w:r>
      <w:r w:rsidRPr="008721FF">
        <w:t>os</w:t>
      </w:r>
      <w:r w:rsidRPr="008721FF">
        <w:rPr>
          <w:spacing w:val="30"/>
        </w:rPr>
        <w:t xml:space="preserve"> </w:t>
      </w:r>
      <w:r w:rsidRPr="008721FF">
        <w:t>y</w:t>
      </w:r>
      <w:r w:rsidRPr="008721FF">
        <w:rPr>
          <w:color w:val="000000"/>
        </w:rPr>
        <w:t xml:space="preserve"> </w:t>
      </w:r>
      <w:r w:rsidRPr="008721FF">
        <w:t>comun</w:t>
      </w:r>
      <w:r w:rsidRPr="008721FF">
        <w:rPr>
          <w:spacing w:val="-3"/>
        </w:rPr>
        <w:t>i</w:t>
      </w:r>
      <w:r w:rsidRPr="008721FF">
        <w:t>dades</w:t>
      </w:r>
      <w:r w:rsidRPr="008721FF">
        <w:rPr>
          <w:spacing w:val="-20"/>
        </w:rPr>
        <w:t xml:space="preserve"> </w:t>
      </w:r>
      <w:r w:rsidRPr="008721FF">
        <w:rPr>
          <w:spacing w:val="-3"/>
        </w:rPr>
        <w:t>i</w:t>
      </w:r>
      <w:r w:rsidRPr="008721FF">
        <w:t>nd</w:t>
      </w:r>
      <w:r w:rsidRPr="008721FF">
        <w:rPr>
          <w:spacing w:val="-3"/>
        </w:rPr>
        <w:t>í</w:t>
      </w:r>
      <w:r w:rsidRPr="008721FF">
        <w:t>genas</w:t>
      </w:r>
      <w:r w:rsidRPr="008721FF">
        <w:rPr>
          <w:spacing w:val="-3"/>
        </w:rPr>
        <w:t>,</w:t>
      </w:r>
      <w:r w:rsidRPr="008721FF">
        <w:rPr>
          <w:spacing w:val="-19"/>
        </w:rPr>
        <w:t xml:space="preserve"> </w:t>
      </w:r>
      <w:r w:rsidRPr="008721FF">
        <w:t>a</w:t>
      </w:r>
      <w:r w:rsidRPr="008721FF">
        <w:rPr>
          <w:spacing w:val="-19"/>
        </w:rPr>
        <w:t xml:space="preserve"> </w:t>
      </w:r>
      <w:r w:rsidRPr="008721FF">
        <w:t>fi</w:t>
      </w:r>
      <w:r w:rsidRPr="008721FF">
        <w:rPr>
          <w:spacing w:val="-1"/>
        </w:rPr>
        <w:t>n</w:t>
      </w:r>
      <w:r w:rsidRPr="008721FF">
        <w:rPr>
          <w:spacing w:val="-20"/>
        </w:rPr>
        <w:t xml:space="preserve"> </w:t>
      </w:r>
      <w:r w:rsidRPr="008721FF">
        <w:rPr>
          <w:spacing w:val="-1"/>
        </w:rPr>
        <w:t>de</w:t>
      </w:r>
      <w:r w:rsidRPr="008721FF">
        <w:rPr>
          <w:spacing w:val="-19"/>
        </w:rPr>
        <w:t xml:space="preserve"> </w:t>
      </w:r>
      <w:r w:rsidRPr="008721FF">
        <w:t>p</w:t>
      </w:r>
      <w:r w:rsidRPr="008721FF">
        <w:rPr>
          <w:spacing w:val="-3"/>
        </w:rPr>
        <w:t>r</w:t>
      </w:r>
      <w:r w:rsidRPr="008721FF">
        <w:t>op</w:t>
      </w:r>
      <w:r w:rsidRPr="008721FF">
        <w:rPr>
          <w:spacing w:val="-3"/>
        </w:rPr>
        <w:t>i</w:t>
      </w:r>
      <w:r w:rsidRPr="008721FF">
        <w:t>c</w:t>
      </w:r>
      <w:r w:rsidRPr="008721FF">
        <w:rPr>
          <w:spacing w:val="-3"/>
        </w:rPr>
        <w:t>i</w:t>
      </w:r>
      <w:r w:rsidRPr="008721FF">
        <w:t>a</w:t>
      </w:r>
      <w:r w:rsidRPr="008721FF">
        <w:rPr>
          <w:spacing w:val="-3"/>
        </w:rPr>
        <w:t>r</w:t>
      </w:r>
      <w:r w:rsidRPr="008721FF">
        <w:rPr>
          <w:spacing w:val="-19"/>
        </w:rPr>
        <w:t xml:space="preserve"> </w:t>
      </w:r>
      <w:r w:rsidRPr="008721FF">
        <w:rPr>
          <w:spacing w:val="-1"/>
        </w:rPr>
        <w:t>su</w:t>
      </w:r>
      <w:r w:rsidRPr="008721FF">
        <w:rPr>
          <w:spacing w:val="-19"/>
        </w:rPr>
        <w:t xml:space="preserve"> </w:t>
      </w:r>
      <w:r w:rsidRPr="008721FF">
        <w:t>pa</w:t>
      </w:r>
      <w:r w:rsidRPr="008721FF">
        <w:rPr>
          <w:spacing w:val="-3"/>
        </w:rPr>
        <w:t>r</w:t>
      </w:r>
      <w:r w:rsidRPr="008721FF">
        <w:t>t</w:t>
      </w:r>
      <w:r w:rsidRPr="008721FF">
        <w:rPr>
          <w:spacing w:val="-3"/>
        </w:rPr>
        <w:t>i</w:t>
      </w:r>
      <w:r w:rsidRPr="008721FF">
        <w:t>c</w:t>
      </w:r>
      <w:r w:rsidRPr="008721FF">
        <w:rPr>
          <w:spacing w:val="-3"/>
        </w:rPr>
        <w:t>i</w:t>
      </w:r>
      <w:r w:rsidRPr="008721FF">
        <w:t>pac</w:t>
      </w:r>
      <w:r w:rsidRPr="008721FF">
        <w:rPr>
          <w:spacing w:val="-3"/>
        </w:rPr>
        <w:t>i</w:t>
      </w:r>
      <w:r w:rsidRPr="008721FF">
        <w:t>ón</w:t>
      </w:r>
      <w:r w:rsidRPr="008721FF">
        <w:rPr>
          <w:spacing w:val="-20"/>
        </w:rPr>
        <w:t xml:space="preserve"> </w:t>
      </w:r>
      <w:r w:rsidRPr="008721FF">
        <w:t>po</w:t>
      </w:r>
      <w:r w:rsidRPr="008721FF">
        <w:rPr>
          <w:spacing w:val="-3"/>
        </w:rPr>
        <w:t>lí</w:t>
      </w:r>
      <w:r w:rsidRPr="008721FF">
        <w:t>t</w:t>
      </w:r>
      <w:r w:rsidRPr="008721FF">
        <w:rPr>
          <w:spacing w:val="-3"/>
        </w:rPr>
        <w:t>i</w:t>
      </w:r>
      <w:r w:rsidRPr="008721FF">
        <w:t>ca</w:t>
      </w:r>
      <w:r w:rsidRPr="008721FF">
        <w:rPr>
          <w:spacing w:val="-3"/>
        </w:rPr>
        <w:t xml:space="preserve">”. A su vez, el Artículo Segundo Constitucional establece: “… </w:t>
      </w:r>
      <w:r w:rsidRPr="008721FF">
        <w:rPr>
          <w:rFonts w:eastAsia="Times New Roman"/>
          <w:color w:val="000000"/>
          <w:shd w:val="clear" w:color="auto" w:fill="auto"/>
        </w:rPr>
        <w:t xml:space="preserve">El reconocimiento de los pueblos y comunidades indígenas se hará en las constituciones y leyes de las entidades federativas, las que deberán tomar en cuenta, además de los principios generales establecidos en los párrafos anteriores de este artículo, criterios etnolingüísticos y de asentamiento físico… Elegir de acuerdo con sus normas, procedimientos y prácticas tradicionales, a las autoridades o representantes para el ejercicio de sus formas propias de gobierno interno, garantizando que las mujeres y los hombres indígenas disfrutarán y ejercerán su derecho de votar y ser votados en condiciones de igualdad; así como a acceder y desempeñar los cargos públicos y de elección popular para los que hayan sido electos o designados, en un marco que respete el pacto federal y la soberanía de los estados… </w:t>
      </w:r>
      <w:r w:rsidRPr="008721FF">
        <w:rPr>
          <w:color w:val="000000"/>
        </w:rPr>
        <w:t>Elegir, en los municipios con población indígena, representantes ante los ayuntamientos…. Las constituciones y leyes de las entidades federativas reconocerán y regularán estos derechos en los municipios, con el propósito de fortalecer la participación y representación política de conformidad con sus tradiciones y normas internas.</w:t>
      </w:r>
      <w:r w:rsidRPr="008721FF">
        <w:rPr>
          <w:spacing w:val="-3"/>
        </w:rPr>
        <w:t>”</w:t>
      </w:r>
    </w:p>
    <w:p w14:paraId="57DD97E7" w14:textId="5EE34B8E" w:rsidR="0034103D" w:rsidRPr="008721FF" w:rsidRDefault="0034103D" w:rsidP="00C77500">
      <w:pPr>
        <w:pStyle w:val="Footnote"/>
        <w:rPr>
          <w:rFonts w:eastAsia="Times New Roman"/>
        </w:rPr>
      </w:pPr>
    </w:p>
  </w:footnote>
  <w:footnote w:id="5">
    <w:p w14:paraId="5C99D3BF" w14:textId="04E1A57A" w:rsidR="0034103D" w:rsidRPr="008721FF" w:rsidRDefault="0034103D" w:rsidP="00C77500">
      <w:pPr>
        <w:pStyle w:val="Footnote"/>
        <w:rPr>
          <w:color w:val="00000A"/>
        </w:rPr>
      </w:pPr>
      <w:r w:rsidRPr="008721FF">
        <w:rPr>
          <w:rStyle w:val="FootnoteReference"/>
          <w:color w:val="00000A"/>
        </w:rPr>
        <w:footnoteRef/>
      </w:r>
      <w:r w:rsidRPr="008721FF">
        <w:rPr>
          <w:color w:val="00000A"/>
        </w:rPr>
        <w:t xml:space="preserve"> Para una evaluación de las cinco circunscripciones plurinominales a nivel federal, que eligen 40 diputados cada una, véase Palacios Mora y Tirado Cervantes 2009.</w:t>
      </w:r>
    </w:p>
  </w:footnote>
  <w:footnote w:id="6">
    <w:p w14:paraId="53A3DF20" w14:textId="360F30E7" w:rsidR="0034103D" w:rsidRPr="008721FF" w:rsidRDefault="0034103D" w:rsidP="00C77500">
      <w:pPr>
        <w:pStyle w:val="Footnote"/>
      </w:pPr>
      <w:r w:rsidRPr="008721FF">
        <w:rPr>
          <w:rStyle w:val="FootnoteReference"/>
        </w:rPr>
        <w:footnoteRef/>
      </w:r>
      <w:r w:rsidRPr="008721FF">
        <w:t xml:space="preserve"> A partir de</w:t>
      </w:r>
      <w:r>
        <w:t xml:space="preserve"> la reforma electoral de 2014, el INE también está a cargo de llevar a cabo este proceso en cada una de las</w:t>
      </w:r>
      <w:r w:rsidRPr="008721FF">
        <w:t xml:space="preserve"> </w:t>
      </w:r>
      <w:r>
        <w:t>31 entidades federativas y el DF para renovar los distritos uninominales de los congresos locales.</w:t>
      </w:r>
    </w:p>
  </w:footnote>
  <w:footnote w:id="7">
    <w:p w14:paraId="15A6D271" w14:textId="6409FF88" w:rsidR="0034103D" w:rsidRPr="008721FF" w:rsidRDefault="0034103D" w:rsidP="00C77500">
      <w:pPr>
        <w:pStyle w:val="Footnote"/>
      </w:pPr>
      <w:r w:rsidRPr="008721FF">
        <w:rPr>
          <w:rStyle w:val="FootnoteReference"/>
        </w:rPr>
        <w:footnoteRef/>
      </w:r>
      <w:r w:rsidRPr="008721FF">
        <w:t xml:space="preserve"> A partir de la redistritación de 2005, se crearon por primera ocasión 28 (de 300) distritos de mayoría indígena (Trelles y Martínez 2007). A pesar de que estos distritos tienen una base poblacional de al menos 40% de población indígena, no ha habido una discusión profunda sobre: 1) cómo la creación de distritos minoritarios ha afacetado la representación de este grupo en el Poder Legislativo, 2) si ha cambiado la calidad de la representación política de los pueblos indígenas a partir de estos cambios; y 3) hasta qué punto la inclusión de los pueblos indígenas en la representación política se ha transformado en políticas públicas que impacten de manera positiva a este grupo.</w:t>
      </w:r>
    </w:p>
  </w:footnote>
  <w:footnote w:id="8">
    <w:p w14:paraId="3BE4034E" w14:textId="393392B0" w:rsidR="0034103D" w:rsidRPr="008721FF" w:rsidRDefault="0034103D" w:rsidP="00C77500">
      <w:pPr>
        <w:pStyle w:val="Footnote"/>
      </w:pPr>
      <w:r w:rsidRPr="008721FF">
        <w:rPr>
          <w:rStyle w:val="FootnoteReference"/>
        </w:rPr>
        <w:footnoteRef/>
      </w:r>
      <w:r w:rsidRPr="008721FF">
        <w:t xml:space="preserve"> Hoy por hoy, </w:t>
      </w:r>
      <w:r>
        <w:t>la complejidad para</w:t>
      </w:r>
      <w:r w:rsidRPr="008721FF">
        <w:t xml:space="preserve"> conseguir los archivos vectoriales (</w:t>
      </w:r>
      <w:r w:rsidRPr="00B57875">
        <w:t xml:space="preserve">archivos tipo </w:t>
      </w:r>
      <w:r w:rsidRPr="00B57875">
        <w:rPr>
          <w:i/>
        </w:rPr>
        <w:t xml:space="preserve">MDB, </w:t>
      </w:r>
      <w:proofErr w:type="spellStart"/>
      <w:r w:rsidRPr="00B57875">
        <w:rPr>
          <w:i/>
        </w:rPr>
        <w:t>Mapinfo</w:t>
      </w:r>
      <w:proofErr w:type="spellEnd"/>
      <w:r w:rsidRPr="00B57875">
        <w:rPr>
          <w:i/>
        </w:rPr>
        <w:t xml:space="preserve">, </w:t>
      </w:r>
      <w:proofErr w:type="spellStart"/>
      <w:r w:rsidRPr="00B57875">
        <w:rPr>
          <w:i/>
        </w:rPr>
        <w:t>Shapefile</w:t>
      </w:r>
      <w:proofErr w:type="spellEnd"/>
      <w:r w:rsidRPr="00B57875">
        <w:t xml:space="preserve"> y </w:t>
      </w:r>
      <w:proofErr w:type="spellStart"/>
      <w:r w:rsidRPr="00B57875">
        <w:rPr>
          <w:i/>
        </w:rPr>
        <w:t>Smartstore</w:t>
      </w:r>
      <w:proofErr w:type="spellEnd"/>
      <w:r w:rsidRPr="00B57875">
        <w:t xml:space="preserve">) </w:t>
      </w:r>
      <w:r w:rsidRPr="008721FF">
        <w:t>de la cartografía electoral local en cada entidad</w:t>
      </w:r>
      <w:r>
        <w:t xml:space="preserve"> es alta (ver Cuadro 1)</w:t>
      </w:r>
      <w:r w:rsidRPr="008721FF">
        <w:t xml:space="preserve">. En algunos estados, las imágenes en </w:t>
      </w:r>
      <w:proofErr w:type="spellStart"/>
      <w:r w:rsidRPr="00B57875">
        <w:rPr>
          <w:i/>
        </w:rPr>
        <w:t>pdf</w:t>
      </w:r>
      <w:proofErr w:type="spellEnd"/>
      <w:r w:rsidRPr="008721FF">
        <w:t xml:space="preserve"> de los distritos locales están disponibles a través de los portales de internet, pero </w:t>
      </w:r>
      <w:r>
        <w:t xml:space="preserve">no los archivos </w:t>
      </w:r>
      <w:r w:rsidRPr="008721FF">
        <w:t>que permiten utilizar o replicar los escenarios distritales.</w:t>
      </w:r>
    </w:p>
  </w:footnote>
  <w:footnote w:id="9">
    <w:p w14:paraId="355FA167" w14:textId="2C5ED40A" w:rsidR="0034103D" w:rsidRPr="008721FF" w:rsidRDefault="0034103D" w:rsidP="00C77500">
      <w:pPr>
        <w:pStyle w:val="Footnote"/>
      </w:pPr>
      <w:r w:rsidRPr="008721FF">
        <w:rPr>
          <w:rStyle w:val="FootnoteReference"/>
        </w:rPr>
        <w:footnoteRef/>
      </w:r>
      <w:r>
        <w:rPr>
          <w:rStyle w:val="FootnoteReference"/>
        </w:rPr>
        <w:t xml:space="preserve"> </w:t>
      </w:r>
      <w:r w:rsidRPr="008721FF">
        <w:t xml:space="preserve">En gran medida, la decisión para centralizar la responsabilidad de los procesos de redistritación en los estados en el INE respondió a la ausencia de un sistema efectivo de </w:t>
      </w:r>
      <w:r>
        <w:t>pesos</w:t>
      </w:r>
      <w:r w:rsidRPr="008721FF">
        <w:t xml:space="preserve"> y contrapesos y a la falta de confianza de los mismos partidos a nivel nacional para que las autoridades electorales en los estados pudiesen llevar a cabo este proceso –así como otros aspectos clave de la administración electoral– de manera transparente e imparcial. </w:t>
      </w:r>
    </w:p>
  </w:footnote>
  <w:footnote w:id="10">
    <w:p w14:paraId="30BFACA2" w14:textId="2DD29F2F" w:rsidR="0034103D" w:rsidRPr="008721FF" w:rsidRDefault="0034103D" w:rsidP="00C77500">
      <w:pPr>
        <w:pStyle w:val="Footnote"/>
      </w:pPr>
      <w:r w:rsidRPr="0070047C">
        <w:rPr>
          <w:rStyle w:val="FootnoteReference"/>
        </w:rPr>
        <w:footnoteRef/>
      </w:r>
      <w:r w:rsidRPr="0070047C">
        <w:rPr>
          <w:rStyle w:val="FootnoteReference"/>
        </w:rPr>
        <w:t xml:space="preserve"> </w:t>
      </w:r>
      <w:r w:rsidRPr="0070047C">
        <w:t>En 2015 el INE aprobó la redistritación local en trece entidades: Aguascalientes, Baja California, Coahuila, Chihuahua, Durango, Nayarit, Oaxaca, Puebla, Quintana Roo, Tamaulipas, Tlaxcala, Veracruz y Zacatecas. En 2016, tentativamente se renovará la cartografía de los 300 distritos de mayoría a nivel federal y, a nivel local, el resto de los 19 estados. En todos estos casos, hay muy poca información disponible sobre las etapas, los criterios, la metodología, la participación de los partidos, o las inquietudes regionales en los procesos de redistritación local.</w:t>
      </w:r>
      <w:r w:rsidRPr="008721FF">
        <w:t xml:space="preserve"> </w:t>
      </w:r>
    </w:p>
  </w:footnote>
  <w:footnote w:id="11">
    <w:p w14:paraId="444E8FE1" w14:textId="53CEF30B" w:rsidR="0034103D" w:rsidRPr="008721FF" w:rsidRDefault="0034103D" w:rsidP="00C77500">
      <w:pPr>
        <w:pStyle w:val="Footnote"/>
        <w:rPr>
          <w:rFonts w:eastAsia="Tahoma"/>
        </w:rPr>
      </w:pPr>
      <w:r w:rsidRPr="008721FF">
        <w:rPr>
          <w:rStyle w:val="FootnoteReference"/>
        </w:rPr>
        <w:footnoteRef/>
      </w:r>
      <w:r>
        <w:t xml:space="preserve"> </w:t>
      </w:r>
      <w:r w:rsidRPr="008721FF">
        <w:t xml:space="preserve">La autoridad electoral </w:t>
      </w:r>
      <w:r>
        <w:t>utilizó</w:t>
      </w:r>
      <w:r w:rsidRPr="008721FF">
        <w:t xml:space="preserve"> </w:t>
      </w:r>
      <w:r>
        <w:t>un modelo “heurístico” en 1996 y un</w:t>
      </w:r>
      <w:r w:rsidRPr="008721FF">
        <w:t xml:space="preserve"> algoritmo de optimización combinatoria conocido como “recocido simulado” para los procesos federales de redistritación en 2004 y en 2013, pero para los procesos locales decidió cambiar el algoritmo y utilizar </w:t>
      </w:r>
      <w:r w:rsidRPr="008721FF">
        <w:rPr>
          <w:rFonts w:eastAsia="Tahoma"/>
        </w:rPr>
        <w:t xml:space="preserve">un </w:t>
      </w:r>
      <w:r>
        <w:rPr>
          <w:rFonts w:eastAsia="Tahoma"/>
        </w:rPr>
        <w:t>método</w:t>
      </w:r>
      <w:r w:rsidRPr="008721FF">
        <w:rPr>
          <w:rFonts w:eastAsia="Tahoma"/>
        </w:rPr>
        <w:t xml:space="preserve"> de búsqueda conocido como </w:t>
      </w:r>
      <w:r>
        <w:rPr>
          <w:rFonts w:eastAsia="Tahoma"/>
        </w:rPr>
        <w:t>“</w:t>
      </w:r>
      <w:r w:rsidRPr="008721FF">
        <w:rPr>
          <w:rFonts w:eastAsia="Tahoma"/>
        </w:rPr>
        <w:t>optimización por enjambre</w:t>
      </w:r>
      <w:r>
        <w:rPr>
          <w:rFonts w:eastAsia="Tahoma"/>
        </w:rPr>
        <w:t>”</w:t>
      </w:r>
      <w:r w:rsidRPr="008721FF">
        <w:rPr>
          <w:rFonts w:eastAsia="Tahoma"/>
        </w:rPr>
        <w:t xml:space="preserve"> o “</w:t>
      </w:r>
      <w:proofErr w:type="spellStart"/>
      <w:r w:rsidRPr="00317B76">
        <w:rPr>
          <w:rFonts w:eastAsia="Tahoma"/>
          <w:i/>
        </w:rPr>
        <w:t>bee</w:t>
      </w:r>
      <w:proofErr w:type="spellEnd"/>
      <w:r w:rsidRPr="00317B76">
        <w:rPr>
          <w:rFonts w:eastAsia="Tahoma"/>
          <w:i/>
        </w:rPr>
        <w:t xml:space="preserve"> </w:t>
      </w:r>
      <w:proofErr w:type="spellStart"/>
      <w:r w:rsidRPr="00317B76">
        <w:rPr>
          <w:rFonts w:eastAsia="Tahoma"/>
          <w:i/>
        </w:rPr>
        <w:t>hive</w:t>
      </w:r>
      <w:proofErr w:type="spellEnd"/>
      <w:r w:rsidRPr="008721FF">
        <w:rPr>
          <w:rFonts w:eastAsia="Tahoma"/>
        </w:rPr>
        <w:t xml:space="preserve"> optimización”. Para más sobre los métodos de optimización utilizados por el IFE en 1996 y en 2006 los procesos de redistritación ver: Trelles y Martínez (2007). </w:t>
      </w:r>
    </w:p>
  </w:footnote>
  <w:footnote w:id="12">
    <w:p w14:paraId="14F27A17" w14:textId="2F5E953B" w:rsidR="0034103D" w:rsidRPr="008721FF" w:rsidRDefault="0034103D" w:rsidP="00C77500">
      <w:pPr>
        <w:pStyle w:val="Footnote"/>
      </w:pPr>
      <w:r w:rsidRPr="008721FF">
        <w:rPr>
          <w:rStyle w:val="FootnoteReference"/>
        </w:rPr>
        <w:footnoteRef/>
      </w:r>
      <w:r>
        <w:rPr>
          <w:rStyle w:val="FootnoteReference"/>
        </w:rPr>
        <w:t xml:space="preserve"> </w:t>
      </w:r>
      <w:r>
        <w:t>En 2004</w:t>
      </w:r>
      <w:r w:rsidRPr="008721FF">
        <w:t xml:space="preserve"> se utilizaron cuatro componentes de la siguiente manera (peso relativo entre paréntesis): equilibro poblacional (.4), compacidad geométrica (.3), integridad municipal (.2), y tiempos de traslado (.1). En 2013 la autoridad electoral decidió utilizar los mismo cuatro componentes, pero modificó la prioridad –o jerarquía– que tendrían los componentes: equilibro poblacional (.4), integridad municipal (.3), tiempos de traslado (.2) y compacidad geométrica (.1).</w:t>
      </w:r>
    </w:p>
  </w:footnote>
  <w:footnote w:id="13">
    <w:p w14:paraId="3542858B" w14:textId="5DB34990" w:rsidR="0034103D" w:rsidRPr="008721FF" w:rsidRDefault="0034103D" w:rsidP="00C77500">
      <w:pPr>
        <w:pStyle w:val="Footnote"/>
      </w:pPr>
      <w:r w:rsidRPr="008721FF">
        <w:rPr>
          <w:rStyle w:val="FootnoteReference"/>
        </w:rPr>
        <w:footnoteRef/>
      </w:r>
      <w:r>
        <w:rPr>
          <w:rStyle w:val="FootnoteReference"/>
        </w:rPr>
        <w:t xml:space="preserve"> </w:t>
      </w:r>
      <w:r w:rsidRPr="008721FF">
        <w:t>Si el INE decide suspender otra vez el proceso de redistritación, y se utilizan los mismo distritos que se usaron en 2015, los distritos electorales en 2018 tendrían un desfase poblacional de casi dos décadas ya que la redistritación de 2006 está basada en los resultados del censo poblacional de 2000. Por otro lado, si la redistritación se lleva a cabo en 2016 con base en el censo de 2010, para la última elección del ciclo electoral de 4 periodos en 2027 habrá un desfase poblacional de 17 años en los distritos. Para más detalle sobre el efecto de sub y sobre representación (</w:t>
      </w:r>
      <w:r w:rsidRPr="008721FF">
        <w:rPr>
          <w:i/>
        </w:rPr>
        <w:t xml:space="preserve">malapportionment) </w:t>
      </w:r>
      <w:r w:rsidRPr="008721FF">
        <w:t xml:space="preserve">en México ver: Magar et al. (2015).  </w:t>
      </w:r>
    </w:p>
  </w:footnote>
  <w:footnote w:id="14">
    <w:p w14:paraId="412665FC" w14:textId="77777777" w:rsidR="0034103D" w:rsidRDefault="0034103D" w:rsidP="00C77500">
      <w:pPr>
        <w:pStyle w:val="Footnote"/>
      </w:pPr>
      <w:r>
        <w:rPr>
          <w:rStyle w:val="FootnoteReference"/>
        </w:rPr>
        <w:footnoteRef/>
      </w:r>
      <w:r>
        <w:t xml:space="preserve"> </w:t>
      </w:r>
      <w:r w:rsidRPr="00BC1710">
        <w:t xml:space="preserve">La rigidez para permitir que </w:t>
      </w:r>
      <w:r>
        <w:t>el público</w:t>
      </w:r>
      <w:r w:rsidRPr="00BC1710">
        <w:t xml:space="preserve"> </w:t>
      </w:r>
      <w:r>
        <w:t>evalúe, utilice, y participe</w:t>
      </w:r>
      <w:r w:rsidRPr="00BC1710">
        <w:t xml:space="preserve"> activamente en est</w:t>
      </w:r>
      <w:r>
        <w:t xml:space="preserve">os procesos pone en </w:t>
      </w:r>
      <w:r w:rsidRPr="00BC1710">
        <w:t xml:space="preserve">riesgo la credibilidad y </w:t>
      </w:r>
      <w:r>
        <w:t>genera las condiciones para que la</w:t>
      </w:r>
      <w:r w:rsidRPr="00BC1710">
        <w:t xml:space="preserve"> redistritación se convierta en un proceso altamente politizado, sobre todo cuando se reintroduzca la reelección legislativa en el 2018.</w:t>
      </w:r>
    </w:p>
    <w:p w14:paraId="73AEC563" w14:textId="6C3ED2B5" w:rsidR="0034103D" w:rsidRPr="006668C5" w:rsidRDefault="0034103D" w:rsidP="00C77500">
      <w:pPr>
        <w:pStyle w:val="Footnote"/>
      </w:pPr>
    </w:p>
  </w:footnote>
  <w:footnote w:id="15">
    <w:p w14:paraId="474401AB" w14:textId="07A1066F" w:rsidR="0034103D" w:rsidRPr="00B65589" w:rsidRDefault="0034103D" w:rsidP="00C77500">
      <w:pPr>
        <w:pStyle w:val="Footnote"/>
      </w:pPr>
      <w:r w:rsidRPr="00B65589">
        <w:rPr>
          <w:rStyle w:val="FootnoteReference"/>
        </w:rPr>
        <w:footnoteRef/>
      </w:r>
      <w:r w:rsidRPr="00B65589">
        <w:t xml:space="preserve"> </w:t>
      </w:r>
      <w:r>
        <w:rPr>
          <w:rFonts w:eastAsia="Tahoma"/>
          <w:color w:val="auto"/>
          <w:lang w:val="es-MX"/>
        </w:rPr>
        <w:t xml:space="preserve">Al momento de publicación, pondremos a disposición del público un archivo de datos con el </w:t>
      </w:r>
      <w:r w:rsidRPr="00B65589">
        <w:rPr>
          <w:rFonts w:eastAsia="Tahoma"/>
          <w:color w:val="auto"/>
          <w:lang w:val="es-MX"/>
        </w:rPr>
        <w:t>apéndice</w:t>
      </w:r>
      <w:r>
        <w:rPr>
          <w:rFonts w:eastAsia="Tahoma"/>
          <w:color w:val="auto"/>
          <w:lang w:val="es-MX"/>
        </w:rPr>
        <w:t xml:space="preserve"> en línea</w:t>
      </w:r>
      <w:r w:rsidRPr="00B65589">
        <w:t xml:space="preserve">. </w:t>
      </w:r>
    </w:p>
  </w:footnote>
  <w:footnote w:id="16">
    <w:p w14:paraId="620B97FB" w14:textId="3625277B" w:rsidR="0034103D" w:rsidRPr="00C77500" w:rsidRDefault="0034103D" w:rsidP="00C77500">
      <w:pPr>
        <w:pStyle w:val="Footnote"/>
      </w:pPr>
      <w:r>
        <w:rPr>
          <w:rStyle w:val="FootnoteReference"/>
        </w:rPr>
        <w:footnoteRef/>
      </w:r>
      <w:r>
        <w:t xml:space="preserve"> Estas categorías se desprenden del análisis normativo de los distintos instrumentos normativos y acuerdos tomados durante el proceso de redistritación, así como de entrevistas con personal técnico del IFE/INE y con los partidos políticos. La descripción de los componentes de cada categoría está disponible en el apéndice en línea.</w:t>
      </w:r>
    </w:p>
  </w:footnote>
  <w:footnote w:id="17">
    <w:p w14:paraId="1700DE75" w14:textId="77777777" w:rsidR="0034103D" w:rsidRPr="00561FDB" w:rsidRDefault="0034103D" w:rsidP="00C77500">
      <w:pPr>
        <w:pStyle w:val="Footnote"/>
      </w:pPr>
      <w:r w:rsidRPr="008E3791">
        <w:footnoteRef/>
      </w:r>
      <w:r w:rsidRPr="00561FDB">
        <w:t xml:space="preserve"> Para una discusión crítica del proceso de optimización automatizado, vea Magar et al. 2015.</w:t>
      </w:r>
    </w:p>
  </w:footnote>
  <w:footnote w:id="18">
    <w:p w14:paraId="6654B7A8" w14:textId="77777777" w:rsidR="0034103D" w:rsidRDefault="0034103D" w:rsidP="00C77500">
      <w:pPr>
        <w:pStyle w:val="Footnote"/>
      </w:pPr>
      <w:r w:rsidRPr="008721FF">
        <w:rPr>
          <w:rStyle w:val="FootnoteReference"/>
        </w:rPr>
        <w:footnoteRef/>
      </w:r>
      <w:r>
        <w:rPr>
          <w:rStyle w:val="FootnoteReference"/>
        </w:rPr>
        <w:t xml:space="preserve"> </w:t>
      </w:r>
      <w:r w:rsidRPr="008721FF">
        <w:t xml:space="preserve">Pueden consultarse en </w:t>
      </w:r>
      <w:r w:rsidRPr="008721FF">
        <w:rPr>
          <w:rStyle w:val="InternetLink"/>
          <w:lang w:val="es-ES_tradnl"/>
        </w:rPr>
        <w:t>http://cartografia.ife.org.mx/</w:t>
      </w:r>
      <w:r w:rsidRPr="008721FF">
        <w:t xml:space="preserve">  y</w:t>
      </w:r>
    </w:p>
    <w:p w14:paraId="0D890B42" w14:textId="597229E8" w:rsidR="0034103D" w:rsidRPr="008721FF" w:rsidRDefault="0034103D" w:rsidP="00C77500">
      <w:pPr>
        <w:pStyle w:val="Footnote"/>
      </w:pPr>
      <w:r w:rsidRPr="008721FF">
        <w:rPr>
          <w:rStyle w:val="InternetLink"/>
          <w:lang w:val="es-ES_tradnl"/>
        </w:rPr>
        <w:t>http://www.ine.mx/archivos3/portal/historico/contenido/Geografia_Electoral_y_Cartografia/.</w:t>
      </w:r>
    </w:p>
  </w:footnote>
  <w:footnote w:id="19">
    <w:p w14:paraId="5B4A27B1" w14:textId="77777777" w:rsidR="0034103D" w:rsidRPr="008721FF" w:rsidRDefault="0034103D" w:rsidP="00C77500">
      <w:pPr>
        <w:pStyle w:val="Footnote"/>
      </w:pPr>
      <w:r w:rsidRPr="008721FF">
        <w:rPr>
          <w:rStyle w:val="FootnoteReference"/>
        </w:rPr>
        <w:footnoteRef/>
      </w:r>
      <w:r>
        <w:rPr>
          <w:rStyle w:val="FootnoteReference"/>
        </w:rPr>
        <w:t xml:space="preserve"> </w:t>
      </w:r>
      <w:r w:rsidRPr="008721FF">
        <w:t xml:space="preserve">Uno de los autores participó formalmente en el proceso de redistritación a nivel federal entre 2004-2005 y se ha desempeñado como asesor en el Consejo General del IFE. Gracias a ello, hemos tenido la oportunidad de tener acceso a las distintas etapas e información utilizada en los procesos de redistritación. </w:t>
      </w:r>
    </w:p>
  </w:footnote>
  <w:footnote w:id="20">
    <w:p w14:paraId="2900C9F8" w14:textId="35EE9CDF" w:rsidR="0034103D" w:rsidRPr="008721FF" w:rsidRDefault="0034103D" w:rsidP="00C77500">
      <w:pPr>
        <w:pStyle w:val="Footnote"/>
      </w:pPr>
      <w:r w:rsidRPr="008721FF">
        <w:rPr>
          <w:rStyle w:val="FootnoteReference"/>
        </w:rPr>
        <w:footnoteRef/>
      </w:r>
      <w:r>
        <w:rPr>
          <w:rStyle w:val="FootnoteReference"/>
        </w:rPr>
        <w:t xml:space="preserve"> </w:t>
      </w:r>
      <w:r w:rsidRPr="008721FF">
        <w:t xml:space="preserve">Para más detalles sobre la política de datos abiertos en México se puede ver el </w:t>
      </w:r>
      <w:r w:rsidRPr="008721FF">
        <w:rPr>
          <w:i/>
        </w:rPr>
        <w:t xml:space="preserve">Decreto por el que se establece la regulación en materia de Datos Abiertos </w:t>
      </w:r>
      <w:r w:rsidRPr="008721FF">
        <w:t>(Presidencia 2015).</w:t>
      </w:r>
    </w:p>
  </w:footnote>
  <w:footnote w:id="21">
    <w:p w14:paraId="354B26B3" w14:textId="3CB86EAA" w:rsidR="0034103D" w:rsidRPr="008721FF" w:rsidRDefault="0034103D" w:rsidP="00BC262E">
      <w:pPr>
        <w:pStyle w:val="Footnote"/>
      </w:pPr>
      <w:r w:rsidRPr="008721FF">
        <w:rPr>
          <w:rStyle w:val="FootnoteReference"/>
        </w:rPr>
        <w:footnoteRef/>
      </w:r>
      <w:r>
        <w:rPr>
          <w:rStyle w:val="FootnoteReference"/>
        </w:rPr>
        <w:t xml:space="preserve"> </w:t>
      </w:r>
      <w:r>
        <w:t>L</w:t>
      </w:r>
      <w:r w:rsidRPr="008721FF">
        <w:t xml:space="preserve">a cartografía </w:t>
      </w:r>
      <w:r>
        <w:t>electoral</w:t>
      </w:r>
      <w:r w:rsidRPr="008721FF">
        <w:t xml:space="preserve"> local del Estado de México</w:t>
      </w:r>
      <w:r>
        <w:t>, por ejemplo,</w:t>
      </w:r>
      <w:r w:rsidRPr="008721FF">
        <w:t xml:space="preserve"> sólo está disponible en formato </w:t>
      </w:r>
      <w:proofErr w:type="spellStart"/>
      <w:r w:rsidRPr="008721FF">
        <w:t>pdf</w:t>
      </w:r>
      <w:proofErr w:type="spellEnd"/>
      <w:r w:rsidRPr="008721FF">
        <w:t>, pero no están disponibles los archivos cartográficos que permitan replicar o analizar la información:</w:t>
      </w:r>
      <w:r>
        <w:t xml:space="preserve"> </w:t>
      </w:r>
      <w:r w:rsidRPr="008721FF">
        <w:rPr>
          <w:rStyle w:val="InternetLink"/>
          <w:lang w:val="es-ES_tradnl"/>
        </w:rPr>
        <w:t>http://www.ieem.org.mx/numeralia/msd/msd01.html</w:t>
      </w:r>
      <w:r w:rsidRPr="008721FF">
        <w:t xml:space="preserve"> (última consulta realizada en octubre de 2015).</w:t>
      </w:r>
    </w:p>
  </w:footnote>
  <w:footnote w:id="22">
    <w:p w14:paraId="1CA21E1B" w14:textId="05A3A57D" w:rsidR="0034103D" w:rsidRPr="003A0D57" w:rsidRDefault="0034103D" w:rsidP="00C77500">
      <w:pPr>
        <w:pStyle w:val="Footnote"/>
      </w:pPr>
      <w:r>
        <w:rPr>
          <w:rStyle w:val="FootnoteReference"/>
        </w:rPr>
        <w:footnoteRef/>
      </w:r>
      <w:r>
        <w:t xml:space="preserve"> </w:t>
      </w:r>
      <w:r w:rsidRPr="00D536CA">
        <w:t>Los sistemas de información geográfica (GIS software) disponibles en el mercado suelen presentar una pronunciada curva de aprendizaje que disuade la participación ciudadana.</w:t>
      </w:r>
    </w:p>
  </w:footnote>
  <w:footnote w:id="23">
    <w:p w14:paraId="5A596027" w14:textId="0688FB3C" w:rsidR="0034103D" w:rsidRPr="00C92C18" w:rsidRDefault="0034103D" w:rsidP="00E13FB6">
      <w:pPr>
        <w:pStyle w:val="Footnote"/>
      </w:pPr>
      <w:r>
        <w:rPr>
          <w:rStyle w:val="FootnoteReference"/>
        </w:rPr>
        <w:footnoteRef/>
      </w:r>
      <w:r>
        <w:t xml:space="preserve"> Estas intervenciones no necesariamente tienen que emanar de instituciones gubernamentales o burocráticas. La sociedad civil o las instituciones académicas, por ejemplo, pueden jugar un rol central para generar campañas de información y mecanismos de participación (Altman y McDonald 2014).</w:t>
      </w:r>
    </w:p>
  </w:footnote>
  <w:footnote w:id="24">
    <w:p w14:paraId="493253E4" w14:textId="732A1CCE" w:rsidR="0034103D" w:rsidRPr="0054223F" w:rsidRDefault="0034103D" w:rsidP="00C77500">
      <w:pPr>
        <w:pStyle w:val="Footnote"/>
        <w:rPr>
          <w:color w:val="000000"/>
        </w:rPr>
      </w:pPr>
      <w:r w:rsidRPr="0054223F">
        <w:rPr>
          <w:vertAlign w:val="superscript"/>
        </w:rPr>
        <w:footnoteRef/>
      </w:r>
      <w:r w:rsidRPr="0054223F">
        <w:rPr>
          <w:vertAlign w:val="superscript"/>
        </w:rPr>
        <w:t xml:space="preserve"> </w:t>
      </w:r>
      <w:r w:rsidRPr="0054223F">
        <w:rPr>
          <w:color w:val="000000"/>
        </w:rPr>
        <w:t xml:space="preserve">Para más información sobre el proyecto de mapeo publico en EUA ver: </w:t>
      </w:r>
      <w:r w:rsidRPr="0054223F">
        <w:rPr>
          <w:rStyle w:val="InternetLink"/>
          <w:rFonts w:eastAsia="Times New Roman"/>
          <w:color w:val="1155CC"/>
          <w:lang w:val="es-ES_tradnl"/>
        </w:rPr>
        <w:t>http://www.publicmapping.org/</w:t>
      </w:r>
      <w:r w:rsidRPr="0054223F">
        <w:t xml:space="preserve"> </w:t>
      </w:r>
      <w:r w:rsidRPr="0054223F">
        <w:rPr>
          <w:color w:val="000000"/>
        </w:rPr>
        <w:t xml:space="preserve">y </w:t>
      </w:r>
      <w:r w:rsidRPr="0054223F">
        <w:rPr>
          <w:rStyle w:val="InternetLink"/>
          <w:rFonts w:eastAsia="Times New Roman"/>
          <w:color w:val="1155CC"/>
          <w:lang w:val="es-ES_tradnl"/>
        </w:rPr>
        <w:t>http://informatics.mit.edu/publications/topic/gis</w:t>
      </w:r>
      <w:r w:rsidRPr="0054223F">
        <w:rPr>
          <w:color w:val="000000"/>
        </w:rPr>
        <w:t xml:space="preserve">. </w:t>
      </w:r>
    </w:p>
  </w:footnote>
  <w:footnote w:id="25">
    <w:p w14:paraId="2AC92826" w14:textId="749294CE" w:rsidR="0034103D" w:rsidRPr="0054223F" w:rsidRDefault="0034103D" w:rsidP="00C77500">
      <w:pPr>
        <w:pStyle w:val="Footnote"/>
        <w:rPr>
          <w:color w:val="000000"/>
        </w:rPr>
      </w:pPr>
      <w:r w:rsidRPr="0054223F">
        <w:rPr>
          <w:rStyle w:val="FootnoteReference"/>
        </w:rPr>
        <w:footnoteRef/>
      </w:r>
      <w:r w:rsidRPr="0054223F">
        <w:rPr>
          <w:rStyle w:val="FootnoteReference"/>
        </w:rPr>
        <w:t xml:space="preserve"> </w:t>
      </w:r>
      <w:r w:rsidRPr="0054223F">
        <w:t xml:space="preserve">Los autores de este texto llevaron a cabo la adaptación del </w:t>
      </w:r>
      <w:proofErr w:type="spellStart"/>
      <w:r w:rsidRPr="0054223F">
        <w:rPr>
          <w:i/>
        </w:rPr>
        <w:t>District</w:t>
      </w:r>
      <w:proofErr w:type="spellEnd"/>
      <w:r w:rsidRPr="0054223F">
        <w:rPr>
          <w:i/>
        </w:rPr>
        <w:t xml:space="preserve"> </w:t>
      </w:r>
      <w:proofErr w:type="spellStart"/>
      <w:r w:rsidRPr="0054223F">
        <w:rPr>
          <w:i/>
        </w:rPr>
        <w:t>Builder</w:t>
      </w:r>
      <w:proofErr w:type="spellEnd"/>
      <w:r w:rsidRPr="0054223F">
        <w:rPr>
          <w:i/>
        </w:rPr>
        <w:t xml:space="preserve"> </w:t>
      </w:r>
      <w:r w:rsidRPr="0054223F">
        <w:t xml:space="preserve">para el Estado de México y han presentado la plataforma en distintos foros nacionales e internacionales. Incluidos los seminarios internacionales de redistritación organizados por el INE en 2012 y 2013. </w:t>
      </w:r>
      <w:r w:rsidRPr="0054223F">
        <w:rPr>
          <w:color w:val="000000"/>
        </w:rPr>
        <w:t xml:space="preserve">Para más información sobre el </w:t>
      </w:r>
      <w:proofErr w:type="spellStart"/>
      <w:r w:rsidRPr="0054223F">
        <w:rPr>
          <w:i/>
          <w:color w:val="000000"/>
        </w:rPr>
        <w:t>District</w:t>
      </w:r>
      <w:proofErr w:type="spellEnd"/>
      <w:r w:rsidRPr="0054223F">
        <w:rPr>
          <w:i/>
          <w:color w:val="000000"/>
        </w:rPr>
        <w:t xml:space="preserve"> </w:t>
      </w:r>
      <w:proofErr w:type="spellStart"/>
      <w:r w:rsidRPr="0054223F">
        <w:rPr>
          <w:i/>
          <w:color w:val="000000"/>
        </w:rPr>
        <w:t>Builder</w:t>
      </w:r>
      <w:proofErr w:type="spellEnd"/>
      <w:r w:rsidRPr="0054223F">
        <w:rPr>
          <w:i/>
          <w:color w:val="000000"/>
        </w:rPr>
        <w:t xml:space="preserve"> y el </w:t>
      </w:r>
      <w:proofErr w:type="spellStart"/>
      <w:r w:rsidRPr="0054223F">
        <w:rPr>
          <w:i/>
          <w:color w:val="000000"/>
        </w:rPr>
        <w:t>Public</w:t>
      </w:r>
      <w:proofErr w:type="spellEnd"/>
      <w:r w:rsidRPr="0054223F">
        <w:rPr>
          <w:i/>
          <w:color w:val="000000"/>
        </w:rPr>
        <w:t xml:space="preserve"> </w:t>
      </w:r>
      <w:proofErr w:type="spellStart"/>
      <w:r w:rsidRPr="0054223F">
        <w:rPr>
          <w:i/>
          <w:color w:val="000000"/>
        </w:rPr>
        <w:t>Mapping</w:t>
      </w:r>
      <w:proofErr w:type="spellEnd"/>
      <w:r w:rsidRPr="0054223F">
        <w:rPr>
          <w:i/>
          <w:color w:val="000000"/>
        </w:rPr>
        <w:t xml:space="preserve"> Project </w:t>
      </w:r>
      <w:r w:rsidRPr="0054223F">
        <w:rPr>
          <w:color w:val="000000"/>
        </w:rPr>
        <w:t xml:space="preserve">ver: </w:t>
      </w:r>
      <w:r w:rsidRPr="0054223F">
        <w:rPr>
          <w:rStyle w:val="InternetLink"/>
          <w:rFonts w:eastAsia="Times New Roman"/>
          <w:color w:val="000000"/>
          <w:lang w:val="es-ES_tradnl"/>
        </w:rPr>
        <w:t>http://en.wikipedia.org/wiki/DistrictBuilder</w:t>
      </w:r>
      <w:r w:rsidRPr="0054223F">
        <w:rPr>
          <w:color w:val="000000"/>
        </w:rPr>
        <w:t>;</w:t>
      </w:r>
      <w:hyperlink r:id="rId2">
        <w:r w:rsidRPr="0054223F">
          <w:rPr>
            <w:rStyle w:val="InternetLink"/>
            <w:rFonts w:eastAsia="Times New Roman"/>
            <w:color w:val="000000"/>
            <w:lang w:val="es-ES_tradnl"/>
          </w:rPr>
          <w:t>http://www.azavea.com/products/districtbuilder/</w:t>
        </w:r>
      </w:hyperlink>
      <w:r w:rsidRPr="0054223F">
        <w:rPr>
          <w:color w:val="000000"/>
        </w:rPr>
        <w:t>; y</w:t>
      </w:r>
      <w:r>
        <w:rPr>
          <w:color w:val="000000"/>
        </w:rPr>
        <w:t xml:space="preserve"> </w:t>
      </w:r>
      <w:r w:rsidRPr="0054223F">
        <w:fldChar w:fldCharType="begin"/>
      </w:r>
      <w:r w:rsidRPr="0054223F">
        <w:instrText xml:space="preserve"> HYPERLINK "http://digital.colmex.mx/index.php/la-plataforma-publica-de-mapeo-y-la-democracia-en-mexico" \t "_blank" </w:instrText>
      </w:r>
      <w:r w:rsidRPr="0054223F">
        <w:fldChar w:fldCharType="separate"/>
      </w:r>
      <w:r w:rsidRPr="0054223F">
        <w:rPr>
          <w:rStyle w:val="Hyperlink"/>
          <w:rFonts w:eastAsia="Times New Roman"/>
          <w:color w:val="1155CC"/>
        </w:rPr>
        <w:t>http://digital.colmex.mx/index.php/la-plataforma-publica-de-mapeo-y-la-democracia-en-mexico</w:t>
      </w:r>
      <w:r w:rsidRPr="0054223F">
        <w:fldChar w:fldCharType="end"/>
      </w:r>
      <w:r w:rsidRPr="0054223F">
        <w:rPr>
          <w:color w:val="000000"/>
        </w:rPr>
        <w:t>.</w:t>
      </w:r>
      <w:r>
        <w:rPr>
          <w:color w:val="000000"/>
        </w:rPr>
        <w:t xml:space="preserve"> </w:t>
      </w:r>
    </w:p>
  </w:footnote>
  <w:footnote w:id="26">
    <w:p w14:paraId="16FDBFC9" w14:textId="08EF016B" w:rsidR="0034103D" w:rsidRPr="007A04AB" w:rsidRDefault="0034103D" w:rsidP="00C77500">
      <w:pPr>
        <w:pStyle w:val="Footnote"/>
      </w:pPr>
      <w:r>
        <w:rPr>
          <w:rStyle w:val="FootnoteReference"/>
        </w:rPr>
        <w:footnoteRef/>
      </w:r>
      <w:r>
        <w:t xml:space="preserve"> </w:t>
      </w:r>
      <w:r>
        <w:rPr>
          <w:rFonts w:eastAsia="Tahoma"/>
          <w:color w:val="auto"/>
          <w:lang w:val="es-MX"/>
        </w:rPr>
        <w:t xml:space="preserve">Al momento de publicación, pondremos a disposición del público un archivo de datos con el </w:t>
      </w:r>
      <w:r w:rsidRPr="00B65589">
        <w:rPr>
          <w:rFonts w:eastAsia="Tahoma"/>
          <w:color w:val="auto"/>
          <w:lang w:val="es-MX"/>
        </w:rPr>
        <w:t>apéndice</w:t>
      </w:r>
      <w:r>
        <w:rPr>
          <w:rFonts w:eastAsia="Tahoma"/>
          <w:color w:val="auto"/>
          <w:lang w:val="es-MX"/>
        </w:rPr>
        <w:t xml:space="preserve"> en línea</w:t>
      </w:r>
      <w: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A7765F"/>
    <w:multiLevelType w:val="multilevel"/>
    <w:tmpl w:val="CEF2CFA6"/>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1">
    <w:nsid w:val="5A610429"/>
    <w:multiLevelType w:val="multilevel"/>
    <w:tmpl w:val="847C30CE"/>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2">
    <w:nsid w:val="5F4C3C6B"/>
    <w:multiLevelType w:val="multilevel"/>
    <w:tmpl w:val="356257F4"/>
    <w:lvl w:ilvl="0">
      <w:start w:val="1"/>
      <w:numFmt w:val="upperRoman"/>
      <w:lvlText w:val="%1."/>
      <w:lvlJc w:val="right"/>
      <w:pPr>
        <w:ind w:left="720" w:firstLine="1080"/>
      </w:pPr>
      <w:rPr>
        <w:u w:val="none"/>
      </w:rPr>
    </w:lvl>
    <w:lvl w:ilvl="1">
      <w:start w:val="1"/>
      <w:numFmt w:val="upperLetter"/>
      <w:lvlText w:val="%2."/>
      <w:lvlJc w:val="left"/>
      <w:pPr>
        <w:ind w:left="1440" w:firstLine="2520"/>
      </w:pPr>
      <w:rPr>
        <w:u w:val="none"/>
      </w:rPr>
    </w:lvl>
    <w:lvl w:ilvl="2">
      <w:start w:val="1"/>
      <w:numFmt w:val="decimal"/>
      <w:lvlText w:val="%3."/>
      <w:lvlJc w:val="left"/>
      <w:pPr>
        <w:ind w:left="2160" w:firstLine="3960"/>
      </w:pPr>
      <w:rPr>
        <w:u w:val="none"/>
      </w:rPr>
    </w:lvl>
    <w:lvl w:ilvl="3">
      <w:start w:val="1"/>
      <w:numFmt w:val="lowerLetter"/>
      <w:lvlText w:val="%4)"/>
      <w:lvlJc w:val="left"/>
      <w:pPr>
        <w:ind w:left="2880" w:firstLine="5400"/>
      </w:pPr>
      <w:rPr>
        <w:u w:val="none"/>
      </w:rPr>
    </w:lvl>
    <w:lvl w:ilvl="4">
      <w:start w:val="1"/>
      <w:numFmt w:val="decimal"/>
      <w:lvlText w:val="(%5)"/>
      <w:lvlJc w:val="left"/>
      <w:pPr>
        <w:ind w:left="3600" w:firstLine="6840"/>
      </w:pPr>
      <w:rPr>
        <w:u w:val="none"/>
      </w:rPr>
    </w:lvl>
    <w:lvl w:ilvl="5">
      <w:start w:val="1"/>
      <w:numFmt w:val="lowerLetter"/>
      <w:lvlText w:val="(%6)"/>
      <w:lvlJc w:val="left"/>
      <w:pPr>
        <w:ind w:left="4320" w:firstLine="8280"/>
      </w:pPr>
      <w:rPr>
        <w:u w:val="none"/>
      </w:rPr>
    </w:lvl>
    <w:lvl w:ilvl="6">
      <w:start w:val="1"/>
      <w:numFmt w:val="lowerRoman"/>
      <w:lvlText w:val="(%7)"/>
      <w:lvlJc w:val="righ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
    <w:nsid w:val="657F7604"/>
    <w:multiLevelType w:val="multilevel"/>
    <w:tmpl w:val="B238C63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65E600C1"/>
    <w:multiLevelType w:val="multilevel"/>
    <w:tmpl w:val="17E89BB4"/>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0486"/>
    <w:rsid w:val="000033FC"/>
    <w:rsid w:val="00031BA0"/>
    <w:rsid w:val="00043F9D"/>
    <w:rsid w:val="00055FEA"/>
    <w:rsid w:val="000717C6"/>
    <w:rsid w:val="00073F7B"/>
    <w:rsid w:val="00090374"/>
    <w:rsid w:val="000B2B09"/>
    <w:rsid w:val="000F23D4"/>
    <w:rsid w:val="00101185"/>
    <w:rsid w:val="00156D49"/>
    <w:rsid w:val="00164BEB"/>
    <w:rsid w:val="00167581"/>
    <w:rsid w:val="00180238"/>
    <w:rsid w:val="00185089"/>
    <w:rsid w:val="00187120"/>
    <w:rsid w:val="001A12BE"/>
    <w:rsid w:val="0027196D"/>
    <w:rsid w:val="002D1BD7"/>
    <w:rsid w:val="002D5577"/>
    <w:rsid w:val="002E5E67"/>
    <w:rsid w:val="002F742F"/>
    <w:rsid w:val="00315F03"/>
    <w:rsid w:val="00317B76"/>
    <w:rsid w:val="00324A9D"/>
    <w:rsid w:val="00325D6C"/>
    <w:rsid w:val="0034103D"/>
    <w:rsid w:val="00353174"/>
    <w:rsid w:val="003601D3"/>
    <w:rsid w:val="00384E46"/>
    <w:rsid w:val="003A0D57"/>
    <w:rsid w:val="003C58B8"/>
    <w:rsid w:val="00427445"/>
    <w:rsid w:val="00446DA1"/>
    <w:rsid w:val="00460E9F"/>
    <w:rsid w:val="00470EC1"/>
    <w:rsid w:val="00471A77"/>
    <w:rsid w:val="004832BD"/>
    <w:rsid w:val="004B11CC"/>
    <w:rsid w:val="004C233F"/>
    <w:rsid w:val="004D38B8"/>
    <w:rsid w:val="004E56C7"/>
    <w:rsid w:val="004E7E21"/>
    <w:rsid w:val="004F1F59"/>
    <w:rsid w:val="00514B46"/>
    <w:rsid w:val="00520AAF"/>
    <w:rsid w:val="0054223F"/>
    <w:rsid w:val="0054653D"/>
    <w:rsid w:val="00547601"/>
    <w:rsid w:val="00561FDB"/>
    <w:rsid w:val="005806D3"/>
    <w:rsid w:val="00586EA0"/>
    <w:rsid w:val="005B0486"/>
    <w:rsid w:val="005B32B0"/>
    <w:rsid w:val="005D5924"/>
    <w:rsid w:val="005D594B"/>
    <w:rsid w:val="00625992"/>
    <w:rsid w:val="00631DC3"/>
    <w:rsid w:val="006328A2"/>
    <w:rsid w:val="006379F3"/>
    <w:rsid w:val="0064029B"/>
    <w:rsid w:val="00643BB9"/>
    <w:rsid w:val="00652304"/>
    <w:rsid w:val="006668C5"/>
    <w:rsid w:val="00673DC0"/>
    <w:rsid w:val="00676634"/>
    <w:rsid w:val="00693D2C"/>
    <w:rsid w:val="006A0440"/>
    <w:rsid w:val="006A6166"/>
    <w:rsid w:val="006B560D"/>
    <w:rsid w:val="006C5B50"/>
    <w:rsid w:val="006D220B"/>
    <w:rsid w:val="006E6188"/>
    <w:rsid w:val="006E6672"/>
    <w:rsid w:val="006F024F"/>
    <w:rsid w:val="0070047C"/>
    <w:rsid w:val="00713C6B"/>
    <w:rsid w:val="00724563"/>
    <w:rsid w:val="0072563B"/>
    <w:rsid w:val="007446A7"/>
    <w:rsid w:val="0074617B"/>
    <w:rsid w:val="0075365B"/>
    <w:rsid w:val="00760729"/>
    <w:rsid w:val="00782BD8"/>
    <w:rsid w:val="007834E2"/>
    <w:rsid w:val="007A0378"/>
    <w:rsid w:val="007A04AB"/>
    <w:rsid w:val="007A2EE6"/>
    <w:rsid w:val="007B1FAA"/>
    <w:rsid w:val="007C2EDA"/>
    <w:rsid w:val="00802B12"/>
    <w:rsid w:val="008376CC"/>
    <w:rsid w:val="0086388E"/>
    <w:rsid w:val="008721FF"/>
    <w:rsid w:val="008C2307"/>
    <w:rsid w:val="008D2DA2"/>
    <w:rsid w:val="008E3791"/>
    <w:rsid w:val="008E47FA"/>
    <w:rsid w:val="008F37EB"/>
    <w:rsid w:val="008F57A4"/>
    <w:rsid w:val="00931DC6"/>
    <w:rsid w:val="00953AD3"/>
    <w:rsid w:val="0095771F"/>
    <w:rsid w:val="00963555"/>
    <w:rsid w:val="00965277"/>
    <w:rsid w:val="0097146A"/>
    <w:rsid w:val="0098701E"/>
    <w:rsid w:val="009C1856"/>
    <w:rsid w:val="009F61B6"/>
    <w:rsid w:val="00A01FDD"/>
    <w:rsid w:val="00A12ECC"/>
    <w:rsid w:val="00A13FCF"/>
    <w:rsid w:val="00A5223A"/>
    <w:rsid w:val="00A7694E"/>
    <w:rsid w:val="00A77244"/>
    <w:rsid w:val="00A94F65"/>
    <w:rsid w:val="00AA0D48"/>
    <w:rsid w:val="00AA6710"/>
    <w:rsid w:val="00AB5E0E"/>
    <w:rsid w:val="00AD33FA"/>
    <w:rsid w:val="00B23F14"/>
    <w:rsid w:val="00B530A6"/>
    <w:rsid w:val="00B57875"/>
    <w:rsid w:val="00B65589"/>
    <w:rsid w:val="00B666C2"/>
    <w:rsid w:val="00B742EC"/>
    <w:rsid w:val="00B977E9"/>
    <w:rsid w:val="00BA59CB"/>
    <w:rsid w:val="00BC1710"/>
    <w:rsid w:val="00BC262E"/>
    <w:rsid w:val="00C16919"/>
    <w:rsid w:val="00C17BB9"/>
    <w:rsid w:val="00C43B2F"/>
    <w:rsid w:val="00C46AAC"/>
    <w:rsid w:val="00C77500"/>
    <w:rsid w:val="00C82CC5"/>
    <w:rsid w:val="00C92C18"/>
    <w:rsid w:val="00CB0B6B"/>
    <w:rsid w:val="00D152BD"/>
    <w:rsid w:val="00D20099"/>
    <w:rsid w:val="00D277A5"/>
    <w:rsid w:val="00D46B70"/>
    <w:rsid w:val="00D5301C"/>
    <w:rsid w:val="00D536CA"/>
    <w:rsid w:val="00D57C91"/>
    <w:rsid w:val="00D66C1A"/>
    <w:rsid w:val="00D70F60"/>
    <w:rsid w:val="00D723CD"/>
    <w:rsid w:val="00D72605"/>
    <w:rsid w:val="00D7296C"/>
    <w:rsid w:val="00DC0858"/>
    <w:rsid w:val="00DE6AF2"/>
    <w:rsid w:val="00E12D18"/>
    <w:rsid w:val="00E13FB6"/>
    <w:rsid w:val="00E32224"/>
    <w:rsid w:val="00E6241F"/>
    <w:rsid w:val="00E920EE"/>
    <w:rsid w:val="00EB1D5E"/>
    <w:rsid w:val="00ED1854"/>
    <w:rsid w:val="00ED3F60"/>
    <w:rsid w:val="00F16D8A"/>
    <w:rsid w:val="00F21E50"/>
    <w:rsid w:val="00F24C96"/>
    <w:rsid w:val="00F33A43"/>
    <w:rsid w:val="00F72F09"/>
    <w:rsid w:val="00F813C8"/>
    <w:rsid w:val="00F9248C"/>
    <w:rsid w:val="00FB568D"/>
    <w:rsid w:val="00FD1DEF"/>
    <w:rsid w:val="00FE21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D26F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373737"/>
        <w:sz w:val="22"/>
        <w:shd w:val="clear" w:color="auto" w:fill="FFFFFF"/>
        <w:lang w:val="en-US" w:eastAsia="en-US" w:bidi="ar-SA"/>
      </w:rPr>
    </w:rPrDefault>
    <w:pPrDefault>
      <w:pPr>
        <w:spacing w:line="39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jc w:val="left"/>
    </w:pPr>
  </w:style>
  <w:style w:type="paragraph" w:styleId="Heading1">
    <w:name w:val="heading 1"/>
    <w:basedOn w:val="Heading"/>
    <w:pPr>
      <w:outlineLvl w:val="0"/>
    </w:pPr>
  </w:style>
  <w:style w:type="paragraph" w:styleId="Heading2">
    <w:name w:val="heading 2"/>
    <w:basedOn w:val="Heading"/>
    <w:pPr>
      <w:outlineLvl w:val="1"/>
    </w:pPr>
  </w:style>
  <w:style w:type="paragraph" w:styleId="Heading3">
    <w:name w:val="heading 3"/>
    <w:basedOn w:val="Heading"/>
    <w:pPr>
      <w:outlineLvl w:val="2"/>
    </w:pPr>
  </w:style>
  <w:style w:type="paragraph" w:styleId="Heading4">
    <w:name w:val="heading 4"/>
    <w:basedOn w:val="Heading"/>
    <w:pPr>
      <w:outlineLvl w:val="3"/>
    </w:pPr>
  </w:style>
  <w:style w:type="paragraph" w:styleId="Heading5">
    <w:name w:val="heading 5"/>
    <w:basedOn w:val="Heading"/>
    <w:pPr>
      <w:outlineLvl w:val="4"/>
    </w:pPr>
  </w:style>
  <w:style w:type="paragraph" w:styleId="Heading6">
    <w:name w:val="heading 6"/>
    <w:basedOn w:val="Heading"/>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935F98"/>
    <w:rPr>
      <w:rFonts w:ascii="Lucida Grande" w:hAnsi="Lucida Grande"/>
      <w:sz w:val="18"/>
      <w:szCs w:val="18"/>
    </w:rPr>
  </w:style>
  <w:style w:type="character" w:customStyle="1" w:styleId="InternetLink">
    <w:name w:val="Internet Link"/>
    <w:basedOn w:val="DefaultParagraphFont"/>
    <w:uiPriority w:val="99"/>
    <w:unhideWhenUsed/>
    <w:rsid w:val="00FF1B46"/>
    <w:rPr>
      <w:color w:val="0000FF"/>
      <w:u w:val="single"/>
      <w:lang w:val="uz-Cyrl-UZ" w:eastAsia="uz-Cyrl-UZ" w:bidi="uz-Cyrl-UZ"/>
    </w:rPr>
  </w:style>
  <w:style w:type="character" w:customStyle="1" w:styleId="tx">
    <w:name w:val="tx"/>
    <w:basedOn w:val="DefaultParagraphFont"/>
    <w:rsid w:val="00C351A7"/>
  </w:style>
  <w:style w:type="character" w:customStyle="1" w:styleId="apple-converted-space">
    <w:name w:val="apple-converted-space"/>
    <w:basedOn w:val="DefaultParagraphFont"/>
    <w:rsid w:val="00367A5E"/>
  </w:style>
  <w:style w:type="character" w:styleId="FollowedHyperlink">
    <w:name w:val="FollowedHyperlink"/>
    <w:basedOn w:val="DefaultParagraphFont"/>
    <w:uiPriority w:val="99"/>
    <w:semiHidden/>
    <w:unhideWhenUsed/>
    <w:rsid w:val="00A36203"/>
    <w:rPr>
      <w:color w:val="800080"/>
      <w:u w:val="single"/>
    </w:rPr>
  </w:style>
  <w:style w:type="character" w:customStyle="1" w:styleId="FootnoteTextChar">
    <w:name w:val="Footnote Text Char"/>
    <w:basedOn w:val="DefaultParagraphFont"/>
    <w:link w:val="FootnoteText"/>
    <w:semiHidden/>
    <w:rsid w:val="0030762E"/>
    <w:rPr>
      <w:rFonts w:ascii="Times New Roman" w:eastAsia="MS Mincho" w:hAnsi="Times New Roman" w:cs="Times New Roman"/>
      <w:color w:val="00000A"/>
      <w:sz w:val="20"/>
      <w:lang w:val="es-MX" w:eastAsia="es-MX"/>
    </w:rPr>
  </w:style>
  <w:style w:type="character" w:styleId="FootnoteReference">
    <w:name w:val="footnote reference"/>
    <w:basedOn w:val="DefaultParagraphFont"/>
    <w:semiHidden/>
    <w:rsid w:val="0030762E"/>
    <w:rPr>
      <w:vertAlign w:val="superscript"/>
    </w:rPr>
  </w:style>
  <w:style w:type="character" w:customStyle="1" w:styleId="HeaderChar">
    <w:name w:val="Header Char"/>
    <w:basedOn w:val="DefaultParagraphFont"/>
    <w:link w:val="Header"/>
    <w:uiPriority w:val="99"/>
    <w:rsid w:val="00D56725"/>
  </w:style>
  <w:style w:type="character" w:customStyle="1" w:styleId="FooterChar">
    <w:name w:val="Footer Char"/>
    <w:basedOn w:val="DefaultParagraphFont"/>
    <w:link w:val="Footer"/>
    <w:uiPriority w:val="99"/>
    <w:rsid w:val="00D56725"/>
  </w:style>
  <w:style w:type="character" w:customStyle="1" w:styleId="BodyTextChar">
    <w:name w:val="Body Text Char"/>
    <w:basedOn w:val="DefaultParagraphFont"/>
    <w:link w:val="TextBody"/>
    <w:uiPriority w:val="99"/>
    <w:rsid w:val="00B91FE6"/>
    <w:rPr>
      <w:rFonts w:ascii="Times New Roman" w:hAnsi="Times New Roman" w:cs="Times New Roman"/>
      <w:sz w:val="24"/>
      <w:szCs w:val="24"/>
    </w:rPr>
  </w:style>
  <w:style w:type="character" w:customStyle="1" w:styleId="NoSpacingChar">
    <w:name w:val="No Spacing Char"/>
    <w:link w:val="NoSpacing"/>
    <w:uiPriority w:val="1"/>
    <w:rsid w:val="00617E8A"/>
    <w:rPr>
      <w:rFonts w:ascii="Calibri" w:eastAsia="Calibri" w:hAnsi="Calibri" w:cs="Times New Roman"/>
      <w:color w:val="00000A"/>
      <w:szCs w:val="22"/>
    </w:rPr>
  </w:style>
  <w:style w:type="character" w:customStyle="1" w:styleId="ListLabel1">
    <w:name w:val="ListLabel 1"/>
    <w:rPr>
      <w:rFonts w:eastAsia="Arial" w:cs="Arial"/>
      <w:u w:val="none"/>
    </w:rPr>
  </w:style>
  <w:style w:type="character" w:customStyle="1" w:styleId="ListLabel2">
    <w:name w:val="ListLabel 2"/>
    <w:rPr>
      <w:u w:val="none"/>
    </w:rPr>
  </w:style>
  <w:style w:type="character" w:customStyle="1" w:styleId="ListLabel3">
    <w:name w:val="ListLabel 3"/>
    <w:rPr>
      <w:rFonts w:eastAsia="Arial" w:cs="Arial"/>
      <w:color w:val="373737"/>
      <w:sz w:val="22"/>
      <w:shd w:val="clear" w:color="auto" w:fill="FFFFFF"/>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Arial"/>
      <w:u w:val="none"/>
    </w:rPr>
  </w:style>
  <w:style w:type="character" w:customStyle="1" w:styleId="ListLabel5">
    <w:name w:val="ListLabel 5"/>
    <w:rPr>
      <w:u w:val="none"/>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FootnoteCharacters">
    <w:name w:val="Footnote Characters"/>
  </w:style>
  <w:style w:type="character" w:customStyle="1" w:styleId="EndnoteCharacters">
    <w:name w:val="Endnote Characters"/>
  </w:style>
  <w:style w:type="character" w:styleId="BookTitle">
    <w:name w:val="Book Title"/>
    <w:basedOn w:val="DefaultParagraphFont"/>
    <w:uiPriority w:val="33"/>
    <w:qFormat/>
    <w:rsid w:val="00FC77BF"/>
    <w:rPr>
      <w:b/>
      <w:bCs/>
      <w:smallCaps/>
      <w:spacing w:val="5"/>
    </w:rPr>
  </w:style>
  <w:style w:type="character" w:styleId="CommentReference">
    <w:name w:val="annotation reference"/>
    <w:basedOn w:val="DefaultParagraphFont"/>
    <w:uiPriority w:val="99"/>
    <w:semiHidden/>
    <w:unhideWhenUsed/>
    <w:rsid w:val="00882443"/>
    <w:rPr>
      <w:sz w:val="18"/>
      <w:szCs w:val="18"/>
    </w:rPr>
  </w:style>
  <w:style w:type="character" w:customStyle="1" w:styleId="CommentTextChar">
    <w:name w:val="Comment Text Char"/>
    <w:basedOn w:val="DefaultParagraphFont"/>
    <w:link w:val="CommentText"/>
    <w:uiPriority w:val="99"/>
    <w:semiHidden/>
    <w:rsid w:val="00882443"/>
    <w:rPr>
      <w:sz w:val="24"/>
      <w:szCs w:val="24"/>
      <w:shd w:val="clear" w:color="auto" w:fill="FFFFFF"/>
    </w:rPr>
  </w:style>
  <w:style w:type="character" w:customStyle="1" w:styleId="CommentSubjectChar">
    <w:name w:val="Comment Subject Char"/>
    <w:basedOn w:val="CommentTextChar"/>
    <w:link w:val="CommentSubject"/>
    <w:uiPriority w:val="99"/>
    <w:semiHidden/>
    <w:rsid w:val="00882443"/>
    <w:rPr>
      <w:sz w:val="20"/>
      <w:szCs w:val="24"/>
      <w:shd w:val="clear" w:color="auto" w:fill="FFFFFF"/>
    </w:rPr>
  </w:style>
  <w:style w:type="character" w:customStyle="1" w:styleId="ListLabel9">
    <w:name w:val="ListLabel 9"/>
    <w:rPr>
      <w:rFonts w:cs="Arial"/>
      <w:u w:val="none"/>
    </w:rPr>
  </w:style>
  <w:style w:type="character" w:customStyle="1" w:styleId="ListLabel10">
    <w:name w:val="ListLabel 10"/>
    <w:rPr>
      <w:u w:val="none"/>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eastAsia="Arial" w:cs="Arial"/>
      <w:u w:val="none"/>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Arial"/>
      <w:u w:val="none"/>
    </w:rPr>
  </w:style>
  <w:style w:type="character" w:customStyle="1" w:styleId="ListLabel19">
    <w:name w:val="ListLabel 19"/>
    <w:rPr>
      <w:u w:val="none"/>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Arial"/>
      <w:u w:val="none"/>
    </w:rPr>
  </w:style>
  <w:style w:type="character" w:customStyle="1" w:styleId="ListLabel24">
    <w:name w:val="ListLabel 24"/>
    <w:rPr>
      <w:u w:val="none"/>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rFonts w:cs="Arial"/>
      <w:u w:val="none"/>
    </w:rPr>
  </w:style>
  <w:style w:type="character" w:customStyle="1" w:styleId="ListLabel29">
    <w:name w:val="ListLabel 29"/>
    <w:rPr>
      <w:u w:val="none"/>
    </w:rPr>
  </w:style>
  <w:style w:type="character" w:customStyle="1" w:styleId="ListLabel30">
    <w:name w:val="ListLabel 30"/>
    <w:rPr>
      <w:rFonts w:cs="Symbol"/>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Arial"/>
      <w:u w:val="none"/>
    </w:rPr>
  </w:style>
  <w:style w:type="character" w:customStyle="1" w:styleId="ListLabel34">
    <w:name w:val="ListLabel 34"/>
    <w:rPr>
      <w:u w:val="none"/>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Arial"/>
      <w:u w:val="none"/>
    </w:rPr>
  </w:style>
  <w:style w:type="character" w:customStyle="1" w:styleId="ListLabel39">
    <w:name w:val="ListLabel 39"/>
    <w:rPr>
      <w:u w:val="none"/>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Arial"/>
      <w:u w:val="none"/>
    </w:rPr>
  </w:style>
  <w:style w:type="character" w:customStyle="1" w:styleId="ListLabel44">
    <w:name w:val="ListLabel 44"/>
    <w:rPr>
      <w:u w:val="none"/>
    </w:rPr>
  </w:style>
  <w:style w:type="character" w:customStyle="1" w:styleId="ListLabel45">
    <w:name w:val="ListLabel 45"/>
    <w:rPr>
      <w:rFonts w:cs="Symbol"/>
    </w:rPr>
  </w:style>
  <w:style w:type="character" w:customStyle="1" w:styleId="ListLabel46">
    <w:name w:val="ListLabel 46"/>
    <w:rPr>
      <w:rFonts w:cs="Courier New"/>
    </w:rPr>
  </w:style>
  <w:style w:type="character" w:customStyle="1" w:styleId="ListLabel47">
    <w:name w:val="ListLabel 47"/>
    <w:rPr>
      <w:rFonts w:cs="Wingdings"/>
    </w:rPr>
  </w:style>
  <w:style w:type="character" w:customStyle="1" w:styleId="ListLabel48">
    <w:name w:val="ListLabel 48"/>
    <w:rPr>
      <w:rFonts w:cs="Arial"/>
      <w:u w:val="none"/>
    </w:rPr>
  </w:style>
  <w:style w:type="character" w:customStyle="1" w:styleId="ListLabel49">
    <w:name w:val="ListLabel 49"/>
    <w:rPr>
      <w:u w:val="none"/>
    </w:rPr>
  </w:style>
  <w:style w:type="character" w:customStyle="1" w:styleId="VisitedInternetLink">
    <w:name w:val="Visited Internet Link"/>
    <w:rPr>
      <w:color w:val="800000"/>
      <w:u w:val="single"/>
      <w:lang w:val="uz-Cyrl-UZ" w:eastAsia="uz-Cyrl-UZ" w:bidi="uz-Cyrl-UZ"/>
    </w:rPr>
  </w:style>
  <w:style w:type="character" w:customStyle="1" w:styleId="ListLabel50">
    <w:name w:val="ListLabel 50"/>
    <w:rPr>
      <w:rFonts w:cs="Arial"/>
      <w:u w:val="none"/>
    </w:rPr>
  </w:style>
  <w:style w:type="character" w:customStyle="1" w:styleId="ListLabel51">
    <w:name w:val="ListLabel 51"/>
    <w:rPr>
      <w:u w:val="none"/>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iPriority w:val="1"/>
    <w:qFormat/>
    <w:rsid w:val="00B91FE6"/>
    <w:pPr>
      <w:spacing w:after="140" w:line="240" w:lineRule="auto"/>
      <w:ind w:left="274" w:hanging="235"/>
    </w:pPr>
    <w:rPr>
      <w:rFonts w:ascii="Times New Roman" w:hAnsi="Times New Roman" w:cs="Times New Roman"/>
      <w:sz w:val="24"/>
      <w:szCs w:val="24"/>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LO-normal">
    <w:name w:val="LO-normal"/>
    <w:pPr>
      <w:widowControl w:val="0"/>
      <w:suppressAutoHyphens/>
      <w:jc w:val="left"/>
    </w:pPr>
  </w:style>
  <w:style w:type="paragraph" w:styleId="Title">
    <w:name w:val="Title"/>
    <w:basedOn w:val="LO-normal"/>
    <w:pPr>
      <w:keepNext/>
      <w:keepLines/>
    </w:pPr>
    <w:rPr>
      <w:rFonts w:ascii="Trebuchet MS" w:eastAsia="Trebuchet MS" w:hAnsi="Trebuchet MS" w:cs="Trebuchet MS"/>
      <w:color w:val="000000"/>
      <w:sz w:val="42"/>
    </w:rPr>
  </w:style>
  <w:style w:type="paragraph" w:styleId="Subtitle">
    <w:name w:val="Subtitle"/>
    <w:basedOn w:val="LO-normal"/>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935F98"/>
    <w:pPr>
      <w:spacing w:line="240" w:lineRule="auto"/>
    </w:pPr>
    <w:rPr>
      <w:rFonts w:ascii="Lucida Grande" w:hAnsi="Lucida Grande"/>
      <w:sz w:val="18"/>
      <w:szCs w:val="18"/>
    </w:rPr>
  </w:style>
  <w:style w:type="paragraph" w:styleId="FootnoteText">
    <w:name w:val="footnote text"/>
    <w:basedOn w:val="Normal"/>
    <w:link w:val="FootnoteTextChar"/>
    <w:semiHidden/>
    <w:rsid w:val="0030762E"/>
    <w:pPr>
      <w:spacing w:line="240" w:lineRule="auto"/>
    </w:pPr>
    <w:rPr>
      <w:rFonts w:ascii="Times New Roman" w:eastAsia="MS Mincho" w:hAnsi="Times New Roman" w:cs="Times New Roman"/>
      <w:color w:val="00000A"/>
      <w:sz w:val="20"/>
      <w:lang w:val="es-MX" w:eastAsia="es-MX"/>
    </w:rPr>
  </w:style>
  <w:style w:type="paragraph" w:styleId="Header">
    <w:name w:val="header"/>
    <w:basedOn w:val="Normal"/>
    <w:link w:val="HeaderChar"/>
    <w:uiPriority w:val="99"/>
    <w:unhideWhenUsed/>
    <w:rsid w:val="00D56725"/>
    <w:pPr>
      <w:tabs>
        <w:tab w:val="center" w:pos="4320"/>
        <w:tab w:val="right" w:pos="8640"/>
      </w:tabs>
      <w:spacing w:line="240" w:lineRule="auto"/>
    </w:pPr>
  </w:style>
  <w:style w:type="paragraph" w:styleId="Footer">
    <w:name w:val="footer"/>
    <w:basedOn w:val="Normal"/>
    <w:link w:val="FooterChar"/>
    <w:uiPriority w:val="99"/>
    <w:unhideWhenUsed/>
    <w:rsid w:val="00D56725"/>
    <w:pPr>
      <w:tabs>
        <w:tab w:val="center" w:pos="4320"/>
        <w:tab w:val="right" w:pos="8640"/>
      </w:tabs>
      <w:spacing w:line="240" w:lineRule="auto"/>
    </w:pPr>
  </w:style>
  <w:style w:type="paragraph" w:styleId="NoSpacing">
    <w:name w:val="No Spacing"/>
    <w:link w:val="NoSpacingChar"/>
    <w:uiPriority w:val="1"/>
    <w:qFormat/>
    <w:rsid w:val="00617E8A"/>
    <w:pPr>
      <w:widowControl w:val="0"/>
      <w:suppressAutoHyphens/>
      <w:jc w:val="left"/>
    </w:pPr>
    <w:rPr>
      <w:rFonts w:ascii="Calibri" w:eastAsia="Calibri" w:hAnsi="Calibri" w:cs="Times New Roman"/>
      <w:color w:val="00000A"/>
      <w:szCs w:val="22"/>
    </w:rPr>
  </w:style>
  <w:style w:type="paragraph" w:styleId="NormalWeb">
    <w:name w:val="Normal (Web)"/>
    <w:basedOn w:val="Normal"/>
    <w:uiPriority w:val="99"/>
    <w:semiHidden/>
    <w:unhideWhenUsed/>
    <w:rsid w:val="003111F8"/>
    <w:pPr>
      <w:spacing w:after="280"/>
    </w:pPr>
    <w:rPr>
      <w:rFonts w:ascii="Times" w:hAnsi="Times" w:cs="Times New Roman"/>
      <w:color w:val="00000A"/>
      <w:sz w:val="20"/>
    </w:rPr>
  </w:style>
  <w:style w:type="paragraph" w:customStyle="1" w:styleId="Footnote">
    <w:name w:val="Footnote"/>
    <w:basedOn w:val="Normal"/>
    <w:rsid w:val="00B57875"/>
    <w:pPr>
      <w:spacing w:line="240" w:lineRule="auto"/>
      <w:jc w:val="both"/>
    </w:pPr>
    <w:rPr>
      <w:rFonts w:ascii="Times New Roman" w:hAnsi="Times New Roman" w:cs="Times New Roman"/>
      <w:sz w:val="20"/>
      <w:lang w:val="es-ES_tradnl"/>
    </w:rPr>
  </w:style>
  <w:style w:type="paragraph" w:customStyle="1" w:styleId="LO-normal1">
    <w:name w:val="LO-normal1"/>
    <w:rsid w:val="00142991"/>
    <w:pPr>
      <w:widowControl w:val="0"/>
      <w:suppressAutoHyphens/>
      <w:jc w:val="left"/>
    </w:pPr>
  </w:style>
  <w:style w:type="paragraph" w:styleId="CommentText">
    <w:name w:val="annotation text"/>
    <w:basedOn w:val="Normal"/>
    <w:link w:val="CommentTextChar"/>
    <w:uiPriority w:val="99"/>
    <w:semiHidden/>
    <w:unhideWhenUsed/>
    <w:rsid w:val="00882443"/>
    <w:pPr>
      <w:spacing w:line="240" w:lineRule="auto"/>
    </w:pPr>
    <w:rPr>
      <w:sz w:val="24"/>
      <w:szCs w:val="24"/>
    </w:rPr>
  </w:style>
  <w:style w:type="paragraph" w:styleId="CommentSubject">
    <w:name w:val="annotation subject"/>
    <w:basedOn w:val="CommentText"/>
    <w:link w:val="CommentSubjectChar"/>
    <w:uiPriority w:val="99"/>
    <w:semiHidden/>
    <w:unhideWhenUsed/>
    <w:rsid w:val="00882443"/>
    <w:rPr>
      <w:b/>
      <w:bCs/>
      <w:sz w:val="20"/>
      <w:szCs w:val="20"/>
    </w:rPr>
  </w:style>
  <w:style w:type="paragraph" w:styleId="ListParagraph">
    <w:name w:val="List Paragraph"/>
    <w:basedOn w:val="Normal"/>
    <w:uiPriority w:val="34"/>
    <w:qFormat/>
    <w:rsid w:val="00CE5A06"/>
    <w:pPr>
      <w:ind w:left="720"/>
      <w:contextualSpacing/>
    </w:pPr>
  </w:style>
  <w:style w:type="paragraph" w:styleId="Revision">
    <w:name w:val="Revision"/>
    <w:uiPriority w:val="99"/>
    <w:semiHidden/>
    <w:rsid w:val="00263B27"/>
    <w:pPr>
      <w:widowControl w:val="0"/>
      <w:suppressAutoHyphens/>
      <w:jc w:val="left"/>
    </w:pPr>
  </w:style>
  <w:style w:type="paragraph" w:customStyle="1" w:styleId="Quotations">
    <w:name w:val="Quotations"/>
    <w:basedOn w:val="Normal"/>
  </w:style>
  <w:style w:type="character" w:styleId="Hyperlink">
    <w:name w:val="Hyperlink"/>
    <w:basedOn w:val="DefaultParagraphFont"/>
    <w:uiPriority w:val="99"/>
    <w:unhideWhenUsed/>
    <w:rsid w:val="006B560D"/>
    <w:rPr>
      <w:color w:val="0000FF" w:themeColor="hyperlink"/>
      <w:u w:val="single"/>
    </w:rPr>
  </w:style>
  <w:style w:type="paragraph" w:styleId="BodyText">
    <w:name w:val="Body Text"/>
    <w:basedOn w:val="Normal"/>
    <w:uiPriority w:val="1"/>
    <w:qFormat/>
    <w:rsid w:val="00A12ECC"/>
    <w:pPr>
      <w:suppressAutoHyphens w:val="0"/>
      <w:autoSpaceDE w:val="0"/>
      <w:autoSpaceDN w:val="0"/>
      <w:adjustRightInd w:val="0"/>
      <w:spacing w:line="240" w:lineRule="auto"/>
      <w:ind w:left="39"/>
    </w:pPr>
    <w:rPr>
      <w:rFonts w:ascii="Times New Roman" w:hAnsi="Times New Roman" w:cs="Times New Roman"/>
      <w:i/>
      <w:iCs/>
      <w:sz w:val="20"/>
    </w:rPr>
  </w:style>
  <w:style w:type="character" w:customStyle="1" w:styleId="BodyTextChar1">
    <w:name w:val="Body Text Char1"/>
    <w:basedOn w:val="DefaultParagraphFont"/>
    <w:uiPriority w:val="1"/>
    <w:semiHidden/>
    <w:rsid w:val="00A12ECC"/>
    <w:rPr>
      <w:shd w:val="clear" w:color="auto" w:fill="auto"/>
    </w:rPr>
  </w:style>
  <w:style w:type="paragraph" w:styleId="BodyTextIndent">
    <w:name w:val="Body Text Indent"/>
    <w:basedOn w:val="Normal"/>
    <w:link w:val="BodyTextIndentChar"/>
    <w:uiPriority w:val="99"/>
    <w:unhideWhenUsed/>
    <w:rsid w:val="00B530A6"/>
    <w:pPr>
      <w:spacing w:after="120"/>
      <w:ind w:left="360"/>
    </w:pPr>
  </w:style>
  <w:style w:type="character" w:customStyle="1" w:styleId="BodyTextIndentChar">
    <w:name w:val="Body Text Indent Char"/>
    <w:basedOn w:val="DefaultParagraphFont"/>
    <w:link w:val="BodyTextIndent"/>
    <w:uiPriority w:val="99"/>
    <w:rsid w:val="00B530A6"/>
    <w:rPr>
      <w:shd w:val="clear" w:color="auto" w:fill="auto"/>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373737"/>
        <w:sz w:val="22"/>
        <w:shd w:val="clear" w:color="auto" w:fill="FFFFFF"/>
        <w:lang w:val="en-US" w:eastAsia="en-US" w:bidi="ar-SA"/>
      </w:rPr>
    </w:rPrDefault>
    <w:pPrDefault>
      <w:pPr>
        <w:spacing w:line="39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jc w:val="left"/>
    </w:pPr>
  </w:style>
  <w:style w:type="paragraph" w:styleId="Heading1">
    <w:name w:val="heading 1"/>
    <w:basedOn w:val="Heading"/>
    <w:pPr>
      <w:outlineLvl w:val="0"/>
    </w:pPr>
  </w:style>
  <w:style w:type="paragraph" w:styleId="Heading2">
    <w:name w:val="heading 2"/>
    <w:basedOn w:val="Heading"/>
    <w:pPr>
      <w:outlineLvl w:val="1"/>
    </w:pPr>
  </w:style>
  <w:style w:type="paragraph" w:styleId="Heading3">
    <w:name w:val="heading 3"/>
    <w:basedOn w:val="Heading"/>
    <w:pPr>
      <w:outlineLvl w:val="2"/>
    </w:pPr>
  </w:style>
  <w:style w:type="paragraph" w:styleId="Heading4">
    <w:name w:val="heading 4"/>
    <w:basedOn w:val="Heading"/>
    <w:pPr>
      <w:outlineLvl w:val="3"/>
    </w:pPr>
  </w:style>
  <w:style w:type="paragraph" w:styleId="Heading5">
    <w:name w:val="heading 5"/>
    <w:basedOn w:val="Heading"/>
    <w:pPr>
      <w:outlineLvl w:val="4"/>
    </w:pPr>
  </w:style>
  <w:style w:type="paragraph" w:styleId="Heading6">
    <w:name w:val="heading 6"/>
    <w:basedOn w:val="Heading"/>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935F98"/>
    <w:rPr>
      <w:rFonts w:ascii="Lucida Grande" w:hAnsi="Lucida Grande"/>
      <w:sz w:val="18"/>
      <w:szCs w:val="18"/>
    </w:rPr>
  </w:style>
  <w:style w:type="character" w:customStyle="1" w:styleId="InternetLink">
    <w:name w:val="Internet Link"/>
    <w:basedOn w:val="DefaultParagraphFont"/>
    <w:uiPriority w:val="99"/>
    <w:unhideWhenUsed/>
    <w:rsid w:val="00FF1B46"/>
    <w:rPr>
      <w:color w:val="0000FF"/>
      <w:u w:val="single"/>
      <w:lang w:val="uz-Cyrl-UZ" w:eastAsia="uz-Cyrl-UZ" w:bidi="uz-Cyrl-UZ"/>
    </w:rPr>
  </w:style>
  <w:style w:type="character" w:customStyle="1" w:styleId="tx">
    <w:name w:val="tx"/>
    <w:basedOn w:val="DefaultParagraphFont"/>
    <w:rsid w:val="00C351A7"/>
  </w:style>
  <w:style w:type="character" w:customStyle="1" w:styleId="apple-converted-space">
    <w:name w:val="apple-converted-space"/>
    <w:basedOn w:val="DefaultParagraphFont"/>
    <w:rsid w:val="00367A5E"/>
  </w:style>
  <w:style w:type="character" w:styleId="FollowedHyperlink">
    <w:name w:val="FollowedHyperlink"/>
    <w:basedOn w:val="DefaultParagraphFont"/>
    <w:uiPriority w:val="99"/>
    <w:semiHidden/>
    <w:unhideWhenUsed/>
    <w:rsid w:val="00A36203"/>
    <w:rPr>
      <w:color w:val="800080"/>
      <w:u w:val="single"/>
    </w:rPr>
  </w:style>
  <w:style w:type="character" w:customStyle="1" w:styleId="FootnoteTextChar">
    <w:name w:val="Footnote Text Char"/>
    <w:basedOn w:val="DefaultParagraphFont"/>
    <w:link w:val="FootnoteText"/>
    <w:semiHidden/>
    <w:rsid w:val="0030762E"/>
    <w:rPr>
      <w:rFonts w:ascii="Times New Roman" w:eastAsia="MS Mincho" w:hAnsi="Times New Roman" w:cs="Times New Roman"/>
      <w:color w:val="00000A"/>
      <w:sz w:val="20"/>
      <w:lang w:val="es-MX" w:eastAsia="es-MX"/>
    </w:rPr>
  </w:style>
  <w:style w:type="character" w:styleId="FootnoteReference">
    <w:name w:val="footnote reference"/>
    <w:basedOn w:val="DefaultParagraphFont"/>
    <w:semiHidden/>
    <w:rsid w:val="0030762E"/>
    <w:rPr>
      <w:vertAlign w:val="superscript"/>
    </w:rPr>
  </w:style>
  <w:style w:type="character" w:customStyle="1" w:styleId="HeaderChar">
    <w:name w:val="Header Char"/>
    <w:basedOn w:val="DefaultParagraphFont"/>
    <w:link w:val="Header"/>
    <w:uiPriority w:val="99"/>
    <w:rsid w:val="00D56725"/>
  </w:style>
  <w:style w:type="character" w:customStyle="1" w:styleId="FooterChar">
    <w:name w:val="Footer Char"/>
    <w:basedOn w:val="DefaultParagraphFont"/>
    <w:link w:val="Footer"/>
    <w:uiPriority w:val="99"/>
    <w:rsid w:val="00D56725"/>
  </w:style>
  <w:style w:type="character" w:customStyle="1" w:styleId="BodyTextChar">
    <w:name w:val="Body Text Char"/>
    <w:basedOn w:val="DefaultParagraphFont"/>
    <w:link w:val="TextBody"/>
    <w:uiPriority w:val="99"/>
    <w:rsid w:val="00B91FE6"/>
    <w:rPr>
      <w:rFonts w:ascii="Times New Roman" w:hAnsi="Times New Roman" w:cs="Times New Roman"/>
      <w:sz w:val="24"/>
      <w:szCs w:val="24"/>
    </w:rPr>
  </w:style>
  <w:style w:type="character" w:customStyle="1" w:styleId="NoSpacingChar">
    <w:name w:val="No Spacing Char"/>
    <w:link w:val="NoSpacing"/>
    <w:uiPriority w:val="1"/>
    <w:rsid w:val="00617E8A"/>
    <w:rPr>
      <w:rFonts w:ascii="Calibri" w:eastAsia="Calibri" w:hAnsi="Calibri" w:cs="Times New Roman"/>
      <w:color w:val="00000A"/>
      <w:szCs w:val="22"/>
    </w:rPr>
  </w:style>
  <w:style w:type="character" w:customStyle="1" w:styleId="ListLabel1">
    <w:name w:val="ListLabel 1"/>
    <w:rPr>
      <w:rFonts w:eastAsia="Arial" w:cs="Arial"/>
      <w:u w:val="none"/>
    </w:rPr>
  </w:style>
  <w:style w:type="character" w:customStyle="1" w:styleId="ListLabel2">
    <w:name w:val="ListLabel 2"/>
    <w:rPr>
      <w:u w:val="none"/>
    </w:rPr>
  </w:style>
  <w:style w:type="character" w:customStyle="1" w:styleId="ListLabel3">
    <w:name w:val="ListLabel 3"/>
    <w:rPr>
      <w:rFonts w:eastAsia="Arial" w:cs="Arial"/>
      <w:color w:val="373737"/>
      <w:sz w:val="22"/>
      <w:shd w:val="clear" w:color="auto" w:fill="FFFFFF"/>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Arial"/>
      <w:u w:val="none"/>
    </w:rPr>
  </w:style>
  <w:style w:type="character" w:customStyle="1" w:styleId="ListLabel5">
    <w:name w:val="ListLabel 5"/>
    <w:rPr>
      <w:u w:val="none"/>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FootnoteCharacters">
    <w:name w:val="Footnote Characters"/>
  </w:style>
  <w:style w:type="character" w:customStyle="1" w:styleId="EndnoteCharacters">
    <w:name w:val="Endnote Characters"/>
  </w:style>
  <w:style w:type="character" w:styleId="BookTitle">
    <w:name w:val="Book Title"/>
    <w:basedOn w:val="DefaultParagraphFont"/>
    <w:uiPriority w:val="33"/>
    <w:qFormat/>
    <w:rsid w:val="00FC77BF"/>
    <w:rPr>
      <w:b/>
      <w:bCs/>
      <w:smallCaps/>
      <w:spacing w:val="5"/>
    </w:rPr>
  </w:style>
  <w:style w:type="character" w:styleId="CommentReference">
    <w:name w:val="annotation reference"/>
    <w:basedOn w:val="DefaultParagraphFont"/>
    <w:uiPriority w:val="99"/>
    <w:semiHidden/>
    <w:unhideWhenUsed/>
    <w:rsid w:val="00882443"/>
    <w:rPr>
      <w:sz w:val="18"/>
      <w:szCs w:val="18"/>
    </w:rPr>
  </w:style>
  <w:style w:type="character" w:customStyle="1" w:styleId="CommentTextChar">
    <w:name w:val="Comment Text Char"/>
    <w:basedOn w:val="DefaultParagraphFont"/>
    <w:link w:val="CommentText"/>
    <w:uiPriority w:val="99"/>
    <w:semiHidden/>
    <w:rsid w:val="00882443"/>
    <w:rPr>
      <w:sz w:val="24"/>
      <w:szCs w:val="24"/>
      <w:shd w:val="clear" w:color="auto" w:fill="FFFFFF"/>
    </w:rPr>
  </w:style>
  <w:style w:type="character" w:customStyle="1" w:styleId="CommentSubjectChar">
    <w:name w:val="Comment Subject Char"/>
    <w:basedOn w:val="CommentTextChar"/>
    <w:link w:val="CommentSubject"/>
    <w:uiPriority w:val="99"/>
    <w:semiHidden/>
    <w:rsid w:val="00882443"/>
    <w:rPr>
      <w:sz w:val="20"/>
      <w:szCs w:val="24"/>
      <w:shd w:val="clear" w:color="auto" w:fill="FFFFFF"/>
    </w:rPr>
  </w:style>
  <w:style w:type="character" w:customStyle="1" w:styleId="ListLabel9">
    <w:name w:val="ListLabel 9"/>
    <w:rPr>
      <w:rFonts w:cs="Arial"/>
      <w:u w:val="none"/>
    </w:rPr>
  </w:style>
  <w:style w:type="character" w:customStyle="1" w:styleId="ListLabel10">
    <w:name w:val="ListLabel 10"/>
    <w:rPr>
      <w:u w:val="none"/>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eastAsia="Arial" w:cs="Arial"/>
      <w:u w:val="none"/>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Arial"/>
      <w:u w:val="none"/>
    </w:rPr>
  </w:style>
  <w:style w:type="character" w:customStyle="1" w:styleId="ListLabel19">
    <w:name w:val="ListLabel 19"/>
    <w:rPr>
      <w:u w:val="none"/>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Arial"/>
      <w:u w:val="none"/>
    </w:rPr>
  </w:style>
  <w:style w:type="character" w:customStyle="1" w:styleId="ListLabel24">
    <w:name w:val="ListLabel 24"/>
    <w:rPr>
      <w:u w:val="none"/>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rFonts w:cs="Arial"/>
      <w:u w:val="none"/>
    </w:rPr>
  </w:style>
  <w:style w:type="character" w:customStyle="1" w:styleId="ListLabel29">
    <w:name w:val="ListLabel 29"/>
    <w:rPr>
      <w:u w:val="none"/>
    </w:rPr>
  </w:style>
  <w:style w:type="character" w:customStyle="1" w:styleId="ListLabel30">
    <w:name w:val="ListLabel 30"/>
    <w:rPr>
      <w:rFonts w:cs="Symbol"/>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Arial"/>
      <w:u w:val="none"/>
    </w:rPr>
  </w:style>
  <w:style w:type="character" w:customStyle="1" w:styleId="ListLabel34">
    <w:name w:val="ListLabel 34"/>
    <w:rPr>
      <w:u w:val="none"/>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Arial"/>
      <w:u w:val="none"/>
    </w:rPr>
  </w:style>
  <w:style w:type="character" w:customStyle="1" w:styleId="ListLabel39">
    <w:name w:val="ListLabel 39"/>
    <w:rPr>
      <w:u w:val="none"/>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Arial"/>
      <w:u w:val="none"/>
    </w:rPr>
  </w:style>
  <w:style w:type="character" w:customStyle="1" w:styleId="ListLabel44">
    <w:name w:val="ListLabel 44"/>
    <w:rPr>
      <w:u w:val="none"/>
    </w:rPr>
  </w:style>
  <w:style w:type="character" w:customStyle="1" w:styleId="ListLabel45">
    <w:name w:val="ListLabel 45"/>
    <w:rPr>
      <w:rFonts w:cs="Symbol"/>
    </w:rPr>
  </w:style>
  <w:style w:type="character" w:customStyle="1" w:styleId="ListLabel46">
    <w:name w:val="ListLabel 46"/>
    <w:rPr>
      <w:rFonts w:cs="Courier New"/>
    </w:rPr>
  </w:style>
  <w:style w:type="character" w:customStyle="1" w:styleId="ListLabel47">
    <w:name w:val="ListLabel 47"/>
    <w:rPr>
      <w:rFonts w:cs="Wingdings"/>
    </w:rPr>
  </w:style>
  <w:style w:type="character" w:customStyle="1" w:styleId="ListLabel48">
    <w:name w:val="ListLabel 48"/>
    <w:rPr>
      <w:rFonts w:cs="Arial"/>
      <w:u w:val="none"/>
    </w:rPr>
  </w:style>
  <w:style w:type="character" w:customStyle="1" w:styleId="ListLabel49">
    <w:name w:val="ListLabel 49"/>
    <w:rPr>
      <w:u w:val="none"/>
    </w:rPr>
  </w:style>
  <w:style w:type="character" w:customStyle="1" w:styleId="VisitedInternetLink">
    <w:name w:val="Visited Internet Link"/>
    <w:rPr>
      <w:color w:val="800000"/>
      <w:u w:val="single"/>
      <w:lang w:val="uz-Cyrl-UZ" w:eastAsia="uz-Cyrl-UZ" w:bidi="uz-Cyrl-UZ"/>
    </w:rPr>
  </w:style>
  <w:style w:type="character" w:customStyle="1" w:styleId="ListLabel50">
    <w:name w:val="ListLabel 50"/>
    <w:rPr>
      <w:rFonts w:cs="Arial"/>
      <w:u w:val="none"/>
    </w:rPr>
  </w:style>
  <w:style w:type="character" w:customStyle="1" w:styleId="ListLabel51">
    <w:name w:val="ListLabel 51"/>
    <w:rPr>
      <w:u w:val="none"/>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iPriority w:val="1"/>
    <w:qFormat/>
    <w:rsid w:val="00B91FE6"/>
    <w:pPr>
      <w:spacing w:after="140" w:line="240" w:lineRule="auto"/>
      <w:ind w:left="274" w:hanging="235"/>
    </w:pPr>
    <w:rPr>
      <w:rFonts w:ascii="Times New Roman" w:hAnsi="Times New Roman" w:cs="Times New Roman"/>
      <w:sz w:val="24"/>
      <w:szCs w:val="24"/>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LO-normal">
    <w:name w:val="LO-normal"/>
    <w:pPr>
      <w:widowControl w:val="0"/>
      <w:suppressAutoHyphens/>
      <w:jc w:val="left"/>
    </w:pPr>
  </w:style>
  <w:style w:type="paragraph" w:styleId="Title">
    <w:name w:val="Title"/>
    <w:basedOn w:val="LO-normal"/>
    <w:pPr>
      <w:keepNext/>
      <w:keepLines/>
    </w:pPr>
    <w:rPr>
      <w:rFonts w:ascii="Trebuchet MS" w:eastAsia="Trebuchet MS" w:hAnsi="Trebuchet MS" w:cs="Trebuchet MS"/>
      <w:color w:val="000000"/>
      <w:sz w:val="42"/>
    </w:rPr>
  </w:style>
  <w:style w:type="paragraph" w:styleId="Subtitle">
    <w:name w:val="Subtitle"/>
    <w:basedOn w:val="LO-normal"/>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935F98"/>
    <w:pPr>
      <w:spacing w:line="240" w:lineRule="auto"/>
    </w:pPr>
    <w:rPr>
      <w:rFonts w:ascii="Lucida Grande" w:hAnsi="Lucida Grande"/>
      <w:sz w:val="18"/>
      <w:szCs w:val="18"/>
    </w:rPr>
  </w:style>
  <w:style w:type="paragraph" w:styleId="FootnoteText">
    <w:name w:val="footnote text"/>
    <w:basedOn w:val="Normal"/>
    <w:link w:val="FootnoteTextChar"/>
    <w:semiHidden/>
    <w:rsid w:val="0030762E"/>
    <w:pPr>
      <w:spacing w:line="240" w:lineRule="auto"/>
    </w:pPr>
    <w:rPr>
      <w:rFonts w:ascii="Times New Roman" w:eastAsia="MS Mincho" w:hAnsi="Times New Roman" w:cs="Times New Roman"/>
      <w:color w:val="00000A"/>
      <w:sz w:val="20"/>
      <w:lang w:val="es-MX" w:eastAsia="es-MX"/>
    </w:rPr>
  </w:style>
  <w:style w:type="paragraph" w:styleId="Header">
    <w:name w:val="header"/>
    <w:basedOn w:val="Normal"/>
    <w:link w:val="HeaderChar"/>
    <w:uiPriority w:val="99"/>
    <w:unhideWhenUsed/>
    <w:rsid w:val="00D56725"/>
    <w:pPr>
      <w:tabs>
        <w:tab w:val="center" w:pos="4320"/>
        <w:tab w:val="right" w:pos="8640"/>
      </w:tabs>
      <w:spacing w:line="240" w:lineRule="auto"/>
    </w:pPr>
  </w:style>
  <w:style w:type="paragraph" w:styleId="Footer">
    <w:name w:val="footer"/>
    <w:basedOn w:val="Normal"/>
    <w:link w:val="FooterChar"/>
    <w:uiPriority w:val="99"/>
    <w:unhideWhenUsed/>
    <w:rsid w:val="00D56725"/>
    <w:pPr>
      <w:tabs>
        <w:tab w:val="center" w:pos="4320"/>
        <w:tab w:val="right" w:pos="8640"/>
      </w:tabs>
      <w:spacing w:line="240" w:lineRule="auto"/>
    </w:pPr>
  </w:style>
  <w:style w:type="paragraph" w:styleId="NoSpacing">
    <w:name w:val="No Spacing"/>
    <w:link w:val="NoSpacingChar"/>
    <w:uiPriority w:val="1"/>
    <w:qFormat/>
    <w:rsid w:val="00617E8A"/>
    <w:pPr>
      <w:widowControl w:val="0"/>
      <w:suppressAutoHyphens/>
      <w:jc w:val="left"/>
    </w:pPr>
    <w:rPr>
      <w:rFonts w:ascii="Calibri" w:eastAsia="Calibri" w:hAnsi="Calibri" w:cs="Times New Roman"/>
      <w:color w:val="00000A"/>
      <w:szCs w:val="22"/>
    </w:rPr>
  </w:style>
  <w:style w:type="paragraph" w:styleId="NormalWeb">
    <w:name w:val="Normal (Web)"/>
    <w:basedOn w:val="Normal"/>
    <w:uiPriority w:val="99"/>
    <w:semiHidden/>
    <w:unhideWhenUsed/>
    <w:rsid w:val="003111F8"/>
    <w:pPr>
      <w:spacing w:after="280"/>
    </w:pPr>
    <w:rPr>
      <w:rFonts w:ascii="Times" w:hAnsi="Times" w:cs="Times New Roman"/>
      <w:color w:val="00000A"/>
      <w:sz w:val="20"/>
    </w:rPr>
  </w:style>
  <w:style w:type="paragraph" w:customStyle="1" w:styleId="Footnote">
    <w:name w:val="Footnote"/>
    <w:basedOn w:val="Normal"/>
    <w:rsid w:val="00B57875"/>
    <w:pPr>
      <w:spacing w:line="240" w:lineRule="auto"/>
      <w:jc w:val="both"/>
    </w:pPr>
    <w:rPr>
      <w:rFonts w:ascii="Times New Roman" w:hAnsi="Times New Roman" w:cs="Times New Roman"/>
      <w:sz w:val="20"/>
      <w:lang w:val="es-ES_tradnl"/>
    </w:rPr>
  </w:style>
  <w:style w:type="paragraph" w:customStyle="1" w:styleId="LO-normal1">
    <w:name w:val="LO-normal1"/>
    <w:rsid w:val="00142991"/>
    <w:pPr>
      <w:widowControl w:val="0"/>
      <w:suppressAutoHyphens/>
      <w:jc w:val="left"/>
    </w:pPr>
  </w:style>
  <w:style w:type="paragraph" w:styleId="CommentText">
    <w:name w:val="annotation text"/>
    <w:basedOn w:val="Normal"/>
    <w:link w:val="CommentTextChar"/>
    <w:uiPriority w:val="99"/>
    <w:semiHidden/>
    <w:unhideWhenUsed/>
    <w:rsid w:val="00882443"/>
    <w:pPr>
      <w:spacing w:line="240" w:lineRule="auto"/>
    </w:pPr>
    <w:rPr>
      <w:sz w:val="24"/>
      <w:szCs w:val="24"/>
    </w:rPr>
  </w:style>
  <w:style w:type="paragraph" w:styleId="CommentSubject">
    <w:name w:val="annotation subject"/>
    <w:basedOn w:val="CommentText"/>
    <w:link w:val="CommentSubjectChar"/>
    <w:uiPriority w:val="99"/>
    <w:semiHidden/>
    <w:unhideWhenUsed/>
    <w:rsid w:val="00882443"/>
    <w:rPr>
      <w:b/>
      <w:bCs/>
      <w:sz w:val="20"/>
      <w:szCs w:val="20"/>
    </w:rPr>
  </w:style>
  <w:style w:type="paragraph" w:styleId="ListParagraph">
    <w:name w:val="List Paragraph"/>
    <w:basedOn w:val="Normal"/>
    <w:uiPriority w:val="34"/>
    <w:qFormat/>
    <w:rsid w:val="00CE5A06"/>
    <w:pPr>
      <w:ind w:left="720"/>
      <w:contextualSpacing/>
    </w:pPr>
  </w:style>
  <w:style w:type="paragraph" w:styleId="Revision">
    <w:name w:val="Revision"/>
    <w:uiPriority w:val="99"/>
    <w:semiHidden/>
    <w:rsid w:val="00263B27"/>
    <w:pPr>
      <w:widowControl w:val="0"/>
      <w:suppressAutoHyphens/>
      <w:jc w:val="left"/>
    </w:pPr>
  </w:style>
  <w:style w:type="paragraph" w:customStyle="1" w:styleId="Quotations">
    <w:name w:val="Quotations"/>
    <w:basedOn w:val="Normal"/>
  </w:style>
  <w:style w:type="character" w:styleId="Hyperlink">
    <w:name w:val="Hyperlink"/>
    <w:basedOn w:val="DefaultParagraphFont"/>
    <w:uiPriority w:val="99"/>
    <w:unhideWhenUsed/>
    <w:rsid w:val="006B560D"/>
    <w:rPr>
      <w:color w:val="0000FF" w:themeColor="hyperlink"/>
      <w:u w:val="single"/>
    </w:rPr>
  </w:style>
  <w:style w:type="paragraph" w:styleId="BodyText">
    <w:name w:val="Body Text"/>
    <w:basedOn w:val="Normal"/>
    <w:uiPriority w:val="1"/>
    <w:qFormat/>
    <w:rsid w:val="00A12ECC"/>
    <w:pPr>
      <w:suppressAutoHyphens w:val="0"/>
      <w:autoSpaceDE w:val="0"/>
      <w:autoSpaceDN w:val="0"/>
      <w:adjustRightInd w:val="0"/>
      <w:spacing w:line="240" w:lineRule="auto"/>
      <w:ind w:left="39"/>
    </w:pPr>
    <w:rPr>
      <w:rFonts w:ascii="Times New Roman" w:hAnsi="Times New Roman" w:cs="Times New Roman"/>
      <w:i/>
      <w:iCs/>
      <w:sz w:val="20"/>
    </w:rPr>
  </w:style>
  <w:style w:type="character" w:customStyle="1" w:styleId="BodyTextChar1">
    <w:name w:val="Body Text Char1"/>
    <w:basedOn w:val="DefaultParagraphFont"/>
    <w:uiPriority w:val="1"/>
    <w:semiHidden/>
    <w:rsid w:val="00A12ECC"/>
    <w:rPr>
      <w:shd w:val="clear" w:color="auto" w:fill="auto"/>
    </w:rPr>
  </w:style>
  <w:style w:type="paragraph" w:styleId="BodyTextIndent">
    <w:name w:val="Body Text Indent"/>
    <w:basedOn w:val="Normal"/>
    <w:link w:val="BodyTextIndentChar"/>
    <w:uiPriority w:val="99"/>
    <w:unhideWhenUsed/>
    <w:rsid w:val="00B530A6"/>
    <w:pPr>
      <w:spacing w:after="120"/>
      <w:ind w:left="360"/>
    </w:pPr>
  </w:style>
  <w:style w:type="character" w:customStyle="1" w:styleId="BodyTextIndentChar">
    <w:name w:val="Body Text Indent Char"/>
    <w:basedOn w:val="DefaultParagraphFont"/>
    <w:link w:val="BodyTextIndent"/>
    <w:uiPriority w:val="99"/>
    <w:rsid w:val="00B530A6"/>
    <w:rPr>
      <w:shd w:val="clear"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340071">
      <w:bodyDiv w:val="1"/>
      <w:marLeft w:val="0"/>
      <w:marRight w:val="0"/>
      <w:marTop w:val="0"/>
      <w:marBottom w:val="0"/>
      <w:divBdr>
        <w:top w:val="none" w:sz="0" w:space="0" w:color="auto"/>
        <w:left w:val="none" w:sz="0" w:space="0" w:color="auto"/>
        <w:bottom w:val="none" w:sz="0" w:space="0" w:color="auto"/>
        <w:right w:val="none" w:sz="0" w:space="0" w:color="auto"/>
      </w:divBdr>
    </w:div>
    <w:div w:id="356080498">
      <w:bodyDiv w:val="1"/>
      <w:marLeft w:val="0"/>
      <w:marRight w:val="0"/>
      <w:marTop w:val="0"/>
      <w:marBottom w:val="0"/>
      <w:divBdr>
        <w:top w:val="none" w:sz="0" w:space="0" w:color="auto"/>
        <w:left w:val="none" w:sz="0" w:space="0" w:color="auto"/>
        <w:bottom w:val="none" w:sz="0" w:space="0" w:color="auto"/>
        <w:right w:val="none" w:sz="0" w:space="0" w:color="auto"/>
      </w:divBdr>
    </w:div>
    <w:div w:id="395057099">
      <w:bodyDiv w:val="1"/>
      <w:marLeft w:val="0"/>
      <w:marRight w:val="0"/>
      <w:marTop w:val="0"/>
      <w:marBottom w:val="0"/>
      <w:divBdr>
        <w:top w:val="none" w:sz="0" w:space="0" w:color="auto"/>
        <w:left w:val="none" w:sz="0" w:space="0" w:color="auto"/>
        <w:bottom w:val="none" w:sz="0" w:space="0" w:color="auto"/>
        <w:right w:val="none" w:sz="0" w:space="0" w:color="auto"/>
      </w:divBdr>
    </w:div>
    <w:div w:id="908614725">
      <w:bodyDiv w:val="1"/>
      <w:marLeft w:val="0"/>
      <w:marRight w:val="0"/>
      <w:marTop w:val="0"/>
      <w:marBottom w:val="0"/>
      <w:divBdr>
        <w:top w:val="none" w:sz="0" w:space="0" w:color="auto"/>
        <w:left w:val="none" w:sz="0" w:space="0" w:color="auto"/>
        <w:bottom w:val="none" w:sz="0" w:space="0" w:color="auto"/>
        <w:right w:val="none" w:sz="0" w:space="0" w:color="auto"/>
      </w:divBdr>
    </w:div>
    <w:div w:id="1031105911">
      <w:bodyDiv w:val="1"/>
      <w:marLeft w:val="0"/>
      <w:marRight w:val="0"/>
      <w:marTop w:val="0"/>
      <w:marBottom w:val="0"/>
      <w:divBdr>
        <w:top w:val="none" w:sz="0" w:space="0" w:color="auto"/>
        <w:left w:val="none" w:sz="0" w:space="0" w:color="auto"/>
        <w:bottom w:val="none" w:sz="0" w:space="0" w:color="auto"/>
        <w:right w:val="none" w:sz="0" w:space="0" w:color="auto"/>
      </w:divBdr>
    </w:div>
    <w:div w:id="1051265141">
      <w:bodyDiv w:val="1"/>
      <w:marLeft w:val="0"/>
      <w:marRight w:val="0"/>
      <w:marTop w:val="0"/>
      <w:marBottom w:val="0"/>
      <w:divBdr>
        <w:top w:val="none" w:sz="0" w:space="0" w:color="auto"/>
        <w:left w:val="none" w:sz="0" w:space="0" w:color="auto"/>
        <w:bottom w:val="none" w:sz="0" w:space="0" w:color="auto"/>
        <w:right w:val="none" w:sz="0" w:space="0" w:color="auto"/>
      </w:divBdr>
    </w:div>
    <w:div w:id="1100221413">
      <w:bodyDiv w:val="1"/>
      <w:marLeft w:val="0"/>
      <w:marRight w:val="0"/>
      <w:marTop w:val="0"/>
      <w:marBottom w:val="0"/>
      <w:divBdr>
        <w:top w:val="none" w:sz="0" w:space="0" w:color="auto"/>
        <w:left w:val="none" w:sz="0" w:space="0" w:color="auto"/>
        <w:bottom w:val="none" w:sz="0" w:space="0" w:color="auto"/>
        <w:right w:val="none" w:sz="0" w:space="0" w:color="auto"/>
      </w:divBdr>
    </w:div>
    <w:div w:id="1280915416">
      <w:bodyDiv w:val="1"/>
      <w:marLeft w:val="0"/>
      <w:marRight w:val="0"/>
      <w:marTop w:val="0"/>
      <w:marBottom w:val="0"/>
      <w:divBdr>
        <w:top w:val="none" w:sz="0" w:space="0" w:color="auto"/>
        <w:left w:val="none" w:sz="0" w:space="0" w:color="auto"/>
        <w:bottom w:val="none" w:sz="0" w:space="0" w:color="auto"/>
        <w:right w:val="none" w:sz="0" w:space="0" w:color="auto"/>
      </w:divBdr>
    </w:div>
    <w:div w:id="1516000483">
      <w:bodyDiv w:val="1"/>
      <w:marLeft w:val="0"/>
      <w:marRight w:val="0"/>
      <w:marTop w:val="0"/>
      <w:marBottom w:val="0"/>
      <w:divBdr>
        <w:top w:val="none" w:sz="0" w:space="0" w:color="auto"/>
        <w:left w:val="none" w:sz="0" w:space="0" w:color="auto"/>
        <w:bottom w:val="none" w:sz="0" w:space="0" w:color="auto"/>
        <w:right w:val="none" w:sz="0" w:space="0" w:color="auto"/>
      </w:divBdr>
    </w:div>
    <w:div w:id="187599948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informatics.mit.edu/publications/promise-and-perils-computers-redistricting" TargetMode="External"/><Relationship Id="rId11" Type="http://schemas.openxmlformats.org/officeDocument/2006/relationships/hyperlink" Target="http://openscholar.mit.edu/sites/default/files/dept/files/ssn_key_findings_altman_and_mcdonald_on_redistricting_reform_at_internet_scale.pdf" TargetMode="External"/><Relationship Id="rId12" Type="http://schemas.openxmlformats.org/officeDocument/2006/relationships/hyperlink" Target="http://www.brookings.edu/research/opinions/2010/06/17-redistricting-statement" TargetMode="External"/><Relationship Id="rId13" Type="http://schemas.openxmlformats.org/officeDocument/2006/relationships/hyperlink" Target="http://portal.te.gob.mx/sites/default/files/32_representacion.pdf" TargetMode="External"/><Relationship Id="rId14" Type="http://schemas.openxmlformats.org/officeDocument/2006/relationships/hyperlink" Target="http://sunlightfoundation.com/policy/documents/ten-open-data-principles" TargetMode="External"/><Relationship Id="rId15" Type="http://schemas.openxmlformats.org/officeDocument/2006/relationships/image" Target="media/image1.png"/><Relationship Id="rId16" Type="http://schemas.openxmlformats.org/officeDocument/2006/relationships/image" Target="media/image2.emf"/><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www.opengovpartnership.org" TargetMode="External"/><Relationship Id="rId2" Type="http://schemas.openxmlformats.org/officeDocument/2006/relationships/hyperlink" Target="http://www.azavea.com/products/districtbuil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43BAC3-CD61-9843-B5DF-577E92135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34</Pages>
  <Words>8909</Words>
  <Characters>50784</Characters>
  <Application>Microsoft Macintosh Word</Application>
  <DocSecurity>0</DocSecurity>
  <Lines>423</Lines>
  <Paragraphs>119</Paragraphs>
  <ScaleCrop>false</ScaleCrop>
  <Company/>
  <LinksUpToDate>false</LinksUpToDate>
  <CharactersWithSpaces>59574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p:lastModifiedBy>
  <cp:revision>19</cp:revision>
  <cp:lastPrinted>2015-10-22T20:51:00Z</cp:lastPrinted>
  <dcterms:created xsi:type="dcterms:W3CDTF">2015-12-08T20:24:00Z</dcterms:created>
  <dcterms:modified xsi:type="dcterms:W3CDTF">2015-12-09T07:46:00Z</dcterms:modified>
  <dc:language>en-US</dc:language>
</cp:coreProperties>
</file>