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2C9ADC8" w14:textId="77777777" w:rsidR="00196BB3" w:rsidRPr="003E6DED" w:rsidRDefault="00196BB3">
      <w:pPr>
        <w:pStyle w:val="LO-normal"/>
        <w:spacing w:line="240" w:lineRule="auto"/>
        <w:rPr>
          <w:rFonts w:ascii="Times New Roman" w:hAnsi="Times New Roman" w:cs="Times New Roman"/>
          <w:color w:val="00000A"/>
          <w:lang w:val="es-ES_tradnl"/>
        </w:rPr>
      </w:pPr>
    </w:p>
    <w:p w14:paraId="6E1CC352" w14:textId="616002DF" w:rsidR="00196BB3" w:rsidRPr="003E6DED" w:rsidRDefault="005F56AD">
      <w:pPr>
        <w:pStyle w:val="Ttulo"/>
        <w:spacing w:line="240" w:lineRule="auto"/>
        <w:jc w:val="center"/>
        <w:rPr>
          <w:rStyle w:val="FootnoteAnchor"/>
          <w:rFonts w:ascii="Times New Roman" w:hAnsi="Times New Roman" w:cs="Times New Roman"/>
          <w:color w:val="00000A"/>
          <w:lang w:val="es-ES_tradnl"/>
        </w:rPr>
      </w:pPr>
      <w:r w:rsidRPr="003E6DED">
        <w:rPr>
          <w:rStyle w:val="Ttulodellibro"/>
          <w:rFonts w:ascii="Times New Roman" w:hAnsi="Times New Roman" w:cs="Times New Roman"/>
          <w:b w:val="0"/>
          <w:bCs w:val="0"/>
          <w:smallCaps w:val="0"/>
          <w:color w:val="00000A"/>
          <w:spacing w:val="0"/>
          <w:lang w:val="es-ES_tradnl"/>
        </w:rPr>
        <w:t xml:space="preserve">Datos abiertos, </w:t>
      </w:r>
      <w:r w:rsidR="00767DF9">
        <w:rPr>
          <w:rStyle w:val="Ttulodellibro"/>
          <w:rFonts w:ascii="Times New Roman" w:hAnsi="Times New Roman" w:cs="Times New Roman"/>
          <w:b w:val="0"/>
          <w:bCs w:val="0"/>
          <w:smallCaps w:val="0"/>
          <w:color w:val="00000A"/>
          <w:spacing w:val="0"/>
          <w:lang w:val="es-ES_tradnl"/>
        </w:rPr>
        <w:t>transparencia</w:t>
      </w:r>
      <w:r w:rsidRPr="003E6DED">
        <w:rPr>
          <w:rStyle w:val="Ttulodellibro"/>
          <w:rFonts w:ascii="Times New Roman" w:hAnsi="Times New Roman" w:cs="Times New Roman"/>
          <w:b w:val="0"/>
          <w:bCs w:val="0"/>
          <w:smallCaps w:val="0"/>
          <w:color w:val="00000A"/>
          <w:spacing w:val="0"/>
          <w:lang w:val="es-ES_tradnl"/>
        </w:rPr>
        <w:t xml:space="preserve"> y </w:t>
      </w:r>
      <w:r w:rsidRPr="003E6DED">
        <w:rPr>
          <w:rStyle w:val="Ttulodellibro"/>
          <w:rFonts w:ascii="Times New Roman" w:hAnsi="Times New Roman" w:cs="Times New Roman"/>
          <w:b w:val="0"/>
          <w:bCs w:val="0"/>
          <w:smallCaps w:val="0"/>
          <w:color w:val="00000A"/>
          <w:spacing w:val="0"/>
          <w:lang w:val="es-ES_tradnl"/>
        </w:rPr>
        <w:br/>
        <w:t>redistritación en México</w:t>
      </w:r>
      <w:r w:rsidRPr="003E6DED">
        <w:rPr>
          <w:rStyle w:val="FootnoteAnchor"/>
          <w:rFonts w:ascii="Times New Roman" w:hAnsi="Times New Roman" w:cs="Times New Roman"/>
          <w:color w:val="00000A"/>
          <w:lang w:val="es-ES_tradnl"/>
        </w:rPr>
        <w:footnoteReference w:id="1"/>
      </w:r>
    </w:p>
    <w:p w14:paraId="607E0FAE"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5F2C7FD1" w14:textId="77777777" w:rsidR="00196BB3" w:rsidRPr="003E6DED" w:rsidRDefault="005F56AD">
      <w:pPr>
        <w:pStyle w:val="LO-normal"/>
        <w:spacing w:line="240" w:lineRule="auto"/>
        <w:jc w:val="center"/>
        <w:rPr>
          <w:rStyle w:val="FootnoteAnchor"/>
          <w:rFonts w:ascii="Times New Roman" w:eastAsia="Times New Roman" w:hAnsi="Times New Roman" w:cs="Times New Roman"/>
          <w:i/>
          <w:iCs/>
          <w:color w:val="00000A"/>
          <w:sz w:val="24"/>
          <w:lang w:val="es-ES_tradnl"/>
        </w:rPr>
      </w:pPr>
      <w:r w:rsidRPr="003E6DED">
        <w:rPr>
          <w:rFonts w:ascii="Times New Roman" w:eastAsia="Times New Roman" w:hAnsi="Times New Roman" w:cs="Times New Roman"/>
          <w:b/>
          <w:color w:val="00000A"/>
          <w:sz w:val="24"/>
          <w:lang w:val="es-ES_tradnl"/>
        </w:rPr>
        <w:t xml:space="preserve">Alejandro Trelles </w:t>
      </w:r>
      <w:r w:rsidRPr="003E6DED">
        <w:rPr>
          <w:rFonts w:ascii="Times New Roman" w:eastAsia="Times New Roman" w:hAnsi="Times New Roman" w:cs="Times New Roman"/>
          <w:i/>
          <w:iCs/>
          <w:color w:val="00000A"/>
          <w:sz w:val="24"/>
          <w:lang w:val="es-ES_tradnl"/>
        </w:rPr>
        <w:t xml:space="preserve"> U. Pittsburgh</w:t>
      </w:r>
      <w:r w:rsidRPr="003E6DED">
        <w:rPr>
          <w:rFonts w:ascii="Times New Roman" w:eastAsia="Times New Roman" w:hAnsi="Times New Roman" w:cs="Times New Roman"/>
          <w:b/>
          <w:color w:val="00000A"/>
          <w:sz w:val="24"/>
          <w:lang w:val="es-ES_tradnl"/>
        </w:rPr>
        <w:t xml:space="preserve">, </w:t>
      </w:r>
      <w:r w:rsidRPr="003E6DED">
        <w:rPr>
          <w:rFonts w:ascii="Times New Roman" w:eastAsia="Times New Roman" w:hAnsi="Times New Roman" w:cs="Times New Roman"/>
          <w:b/>
          <w:color w:val="00000A"/>
          <w:sz w:val="24"/>
          <w:lang w:val="es-ES_tradnl"/>
        </w:rPr>
        <w:br/>
        <w:t xml:space="preserve">Micah Altman  </w:t>
      </w:r>
      <w:r w:rsidRPr="003E6DED">
        <w:rPr>
          <w:rFonts w:ascii="Times New Roman" w:eastAsia="Times New Roman" w:hAnsi="Times New Roman" w:cs="Times New Roman"/>
          <w:i/>
          <w:iCs/>
          <w:color w:val="00000A"/>
          <w:sz w:val="24"/>
          <w:lang w:val="es-ES_tradnl"/>
        </w:rPr>
        <w:t>MIT</w:t>
      </w:r>
      <w:r w:rsidRPr="003E6DED">
        <w:rPr>
          <w:rFonts w:ascii="Times New Roman" w:eastAsia="Times New Roman" w:hAnsi="Times New Roman" w:cs="Times New Roman"/>
          <w:b/>
          <w:color w:val="00000A"/>
          <w:sz w:val="24"/>
          <w:lang w:val="es-ES_tradnl"/>
        </w:rPr>
        <w:t xml:space="preserve">, </w:t>
      </w:r>
      <w:r w:rsidRPr="003E6DED">
        <w:rPr>
          <w:rFonts w:ascii="Times New Roman" w:eastAsia="Times New Roman" w:hAnsi="Times New Roman" w:cs="Times New Roman"/>
          <w:b/>
          <w:color w:val="00000A"/>
          <w:sz w:val="24"/>
          <w:lang w:val="es-ES_tradnl"/>
        </w:rPr>
        <w:br/>
        <w:t xml:space="preserve">Eric Magar  </w:t>
      </w:r>
      <w:r w:rsidRPr="003E6DED">
        <w:rPr>
          <w:rFonts w:ascii="Times New Roman" w:eastAsia="Times New Roman" w:hAnsi="Times New Roman" w:cs="Times New Roman"/>
          <w:i/>
          <w:iCs/>
          <w:color w:val="00000A"/>
          <w:sz w:val="24"/>
          <w:lang w:val="es-ES_tradnl"/>
        </w:rPr>
        <w:t>ITAM</w:t>
      </w:r>
      <w:r w:rsidRPr="003E6DED">
        <w:rPr>
          <w:rFonts w:ascii="Times New Roman" w:eastAsia="Times New Roman" w:hAnsi="Times New Roman" w:cs="Times New Roman"/>
          <w:b/>
          <w:color w:val="00000A"/>
          <w:sz w:val="24"/>
          <w:lang w:val="es-ES_tradnl"/>
        </w:rPr>
        <w:t>,</w:t>
      </w:r>
      <w:r w:rsidRPr="003E6DED">
        <w:rPr>
          <w:rFonts w:ascii="Times New Roman" w:eastAsia="Times New Roman" w:hAnsi="Times New Roman" w:cs="Times New Roman"/>
          <w:b/>
          <w:color w:val="00000A"/>
          <w:sz w:val="24"/>
          <w:lang w:val="es-ES_tradnl"/>
        </w:rPr>
        <w:br/>
        <w:t xml:space="preserve">Michael P. McDonald  </w:t>
      </w:r>
      <w:r w:rsidRPr="003E6DED">
        <w:rPr>
          <w:rFonts w:ascii="Times New Roman" w:eastAsia="Times New Roman" w:hAnsi="Times New Roman" w:cs="Times New Roman"/>
          <w:i/>
          <w:iCs/>
          <w:color w:val="00000A"/>
          <w:sz w:val="24"/>
          <w:lang w:val="es-ES_tradnl"/>
        </w:rPr>
        <w:t>U. Florida</w:t>
      </w:r>
      <w:r w:rsidRPr="003E6DED">
        <w:rPr>
          <w:rStyle w:val="FootnoteAnchor"/>
          <w:rFonts w:ascii="Times New Roman" w:eastAsia="Times New Roman" w:hAnsi="Times New Roman" w:cs="Times New Roman"/>
          <w:i/>
          <w:iCs/>
          <w:color w:val="00000A"/>
          <w:sz w:val="24"/>
          <w:lang w:val="es-ES_tradnl"/>
        </w:rPr>
        <w:footnoteReference w:id="2"/>
      </w:r>
    </w:p>
    <w:p w14:paraId="49306D8F"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6787FE4A" w14:textId="6B4D7E6B"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color w:val="auto"/>
          <w:sz w:val="24"/>
          <w:lang w:val="es-ES_tradnl"/>
        </w:rPr>
        <w:t>Resumen:</w:t>
      </w:r>
      <w:r w:rsidRPr="003E6DED">
        <w:rPr>
          <w:rFonts w:ascii="Times New Roman" w:eastAsia="Times New Roman" w:hAnsi="Times New Roman" w:cs="Times New Roman"/>
          <w:color w:val="auto"/>
          <w:sz w:val="24"/>
          <w:lang w:val="es-ES_tradnl"/>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w:t>
      </w:r>
      <w:r w:rsidR="00D57D16" w:rsidRPr="003E6DED">
        <w:rPr>
          <w:rFonts w:ascii="Times New Roman" w:eastAsia="Times New Roman" w:hAnsi="Times New Roman" w:cs="Times New Roman"/>
          <w:color w:val="auto"/>
          <w:sz w:val="24"/>
          <w:lang w:val="es-ES_tradnl"/>
        </w:rPr>
        <w:t>nuevas tecnologías</w:t>
      </w:r>
      <w:r w:rsidRPr="003E6DED">
        <w:rPr>
          <w:rFonts w:ascii="Times New Roman" w:eastAsia="Times New Roman" w:hAnsi="Times New Roman" w:cs="Times New Roman"/>
          <w:color w:val="auto"/>
          <w:sz w:val="24"/>
          <w:lang w:val="es-ES_tradnl"/>
        </w:rPr>
        <w:t xml:space="preserve">, así como la generación y el uso de datos abiertos, ofrece una oportunidad para fortalecer la representación </w:t>
      </w:r>
      <w:r w:rsidR="00437D34" w:rsidRPr="003E6DED">
        <w:rPr>
          <w:rFonts w:ascii="Times New Roman" w:eastAsia="Times New Roman" w:hAnsi="Times New Roman" w:cs="Times New Roman"/>
          <w:color w:val="auto"/>
          <w:sz w:val="24"/>
          <w:lang w:val="es-ES_tradnl"/>
        </w:rPr>
        <w:t>política</w:t>
      </w:r>
      <w:r w:rsidR="00176506" w:rsidRPr="003E6DED">
        <w:rPr>
          <w:rFonts w:ascii="Times New Roman" w:eastAsia="Times New Roman" w:hAnsi="Times New Roman" w:cs="Times New Roman"/>
          <w:color w:val="auto"/>
          <w:sz w:val="24"/>
          <w:lang w:val="es-ES_tradnl"/>
        </w:rPr>
        <w:t xml:space="preserve">. En </w:t>
      </w:r>
      <w:r w:rsidR="003E6DED" w:rsidRPr="003E6DED">
        <w:rPr>
          <w:rFonts w:ascii="Times New Roman" w:eastAsia="Times New Roman" w:hAnsi="Times New Roman" w:cs="Times New Roman"/>
          <w:color w:val="auto"/>
          <w:sz w:val="24"/>
          <w:lang w:val="es-ES_tradnl"/>
        </w:rPr>
        <w:t>esta</w:t>
      </w:r>
      <w:r w:rsidR="00176506" w:rsidRPr="003E6DED">
        <w:rPr>
          <w:rFonts w:ascii="Times New Roman" w:eastAsia="Times New Roman" w:hAnsi="Times New Roman" w:cs="Times New Roman"/>
          <w:color w:val="auto"/>
          <w:sz w:val="24"/>
          <w:lang w:val="es-ES_tradnl"/>
        </w:rPr>
        <w:t xml:space="preserve"> nota de </w:t>
      </w:r>
      <w:r w:rsidR="003E6DED" w:rsidRPr="003E6DED">
        <w:rPr>
          <w:rFonts w:ascii="Times New Roman" w:eastAsia="Times New Roman" w:hAnsi="Times New Roman" w:cs="Times New Roman"/>
          <w:color w:val="auto"/>
          <w:sz w:val="24"/>
          <w:lang w:val="es-ES_tradnl"/>
        </w:rPr>
        <w:t>investigación</w:t>
      </w:r>
      <w:r w:rsidR="0017650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discutimos el contexto de redistritación en México, los desafíos en materia de transparencia, y cómo </w:t>
      </w:r>
      <w:r w:rsidR="00115449" w:rsidRPr="003E6DED">
        <w:rPr>
          <w:rFonts w:ascii="Times New Roman" w:eastAsia="Times New Roman" w:hAnsi="Times New Roman" w:cs="Times New Roman"/>
          <w:color w:val="auto"/>
          <w:sz w:val="24"/>
          <w:lang w:val="es-ES_tradnl"/>
        </w:rPr>
        <w:t>el uso de ciertas</w:t>
      </w:r>
      <w:r w:rsidRPr="003E6DED">
        <w:rPr>
          <w:rFonts w:ascii="Times New Roman" w:eastAsia="Times New Roman" w:hAnsi="Times New Roman" w:cs="Times New Roman"/>
          <w:color w:val="auto"/>
          <w:sz w:val="24"/>
          <w:lang w:val="es-ES_tradnl"/>
        </w:rPr>
        <w:t xml:space="preserve"> herramientas </w:t>
      </w:r>
      <w:r w:rsidR="00D57D16" w:rsidRPr="003E6DED">
        <w:rPr>
          <w:rFonts w:ascii="Times New Roman" w:eastAsia="Times New Roman" w:hAnsi="Times New Roman" w:cs="Times New Roman"/>
          <w:color w:val="auto"/>
          <w:sz w:val="24"/>
          <w:lang w:val="es-ES_tradnl"/>
        </w:rPr>
        <w:t>–co</w:t>
      </w:r>
      <w:r w:rsidRPr="003E6DED">
        <w:rPr>
          <w:rFonts w:ascii="Times New Roman" w:eastAsia="Times New Roman" w:hAnsi="Times New Roman" w:cs="Times New Roman"/>
          <w:color w:val="auto"/>
          <w:sz w:val="24"/>
          <w:lang w:val="es-ES_tradnl"/>
        </w:rPr>
        <w:t xml:space="preserve">mo el </w:t>
      </w:r>
      <w:r w:rsidRPr="003E6DED">
        <w:rPr>
          <w:rFonts w:ascii="Times New Roman" w:eastAsia="Times New Roman" w:hAnsi="Times New Roman" w:cs="Times New Roman"/>
          <w:i/>
          <w:color w:val="auto"/>
          <w:sz w:val="24"/>
          <w:lang w:val="es-ES_tradnl"/>
        </w:rPr>
        <w:t xml:space="preserve">software </w:t>
      </w:r>
      <w:r w:rsidRPr="003E6DED">
        <w:rPr>
          <w:rFonts w:ascii="Times New Roman" w:eastAsia="Times New Roman" w:hAnsi="Times New Roman" w:cs="Times New Roman"/>
          <w:color w:val="auto"/>
          <w:sz w:val="24"/>
          <w:lang w:val="es-ES_tradnl"/>
        </w:rPr>
        <w:t>de código abierto</w:t>
      </w:r>
      <w:r w:rsidR="00A86FFE" w:rsidRPr="003E6DED">
        <w:rPr>
          <w:rFonts w:ascii="Times New Roman" w:eastAsia="Times New Roman" w:hAnsi="Times New Roman" w:cs="Times New Roman"/>
          <w:color w:val="auto"/>
          <w:sz w:val="24"/>
          <w:lang w:val="es-ES_tradnl"/>
        </w:rPr>
        <w:t xml:space="preserve"> y el mapeo en línea</w:t>
      </w:r>
      <w:r w:rsidR="00D57D16" w:rsidRPr="003E6DED">
        <w:rPr>
          <w:rFonts w:ascii="Times New Roman" w:eastAsia="Times New Roman" w:hAnsi="Times New Roman" w:cs="Times New Roman"/>
          <w:color w:val="auto"/>
          <w:sz w:val="24"/>
          <w:lang w:val="es-ES_tradnl"/>
        </w:rPr>
        <w:t>–</w:t>
      </w:r>
      <w:r w:rsidR="00115449" w:rsidRPr="003E6DED">
        <w:rPr>
          <w:rFonts w:ascii="Times New Roman" w:eastAsia="Times New Roman" w:hAnsi="Times New Roman" w:cs="Times New Roman"/>
          <w:color w:val="auto"/>
          <w:sz w:val="24"/>
          <w:lang w:val="es-ES_tradnl"/>
        </w:rPr>
        <w:t xml:space="preserve"> tienen</w:t>
      </w:r>
      <w:r w:rsidR="00D57D1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un gran potencial para incrementar los niveles de transparencia, </w:t>
      </w:r>
      <w:r w:rsidR="00D57D16" w:rsidRPr="003E6DED">
        <w:rPr>
          <w:rFonts w:ascii="Times New Roman" w:eastAsia="Times New Roman" w:hAnsi="Times New Roman" w:cs="Times New Roman"/>
          <w:color w:val="auto"/>
          <w:sz w:val="24"/>
          <w:lang w:val="es-ES_tradnl"/>
        </w:rPr>
        <w:t>participación,</w:t>
      </w:r>
      <w:r w:rsidRPr="003E6DED">
        <w:rPr>
          <w:rFonts w:ascii="Times New Roman" w:eastAsia="Times New Roman" w:hAnsi="Times New Roman" w:cs="Times New Roman"/>
          <w:color w:val="auto"/>
          <w:sz w:val="24"/>
          <w:lang w:val="es-ES_tradnl"/>
        </w:rPr>
        <w:t xml:space="preserve"> y rendición de cuentas en torno a los procesos de delimitación electoral.</w:t>
      </w:r>
    </w:p>
    <w:p w14:paraId="67333AD7" w14:textId="00B9AB45"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i/>
          <w:color w:val="auto"/>
          <w:sz w:val="24"/>
          <w:lang w:val="es-ES_tradnl"/>
        </w:rPr>
        <w:t>Palabras clave</w:t>
      </w:r>
      <w:r w:rsidRPr="003E6DED">
        <w:rPr>
          <w:rFonts w:ascii="Times New Roman" w:eastAsia="Times New Roman" w:hAnsi="Times New Roman" w:cs="Times New Roman"/>
          <w:i/>
          <w:color w:val="auto"/>
          <w:sz w:val="24"/>
          <w:lang w:val="es-ES_tradnl"/>
        </w:rPr>
        <w:t xml:space="preserve">: </w:t>
      </w:r>
      <w:r w:rsidRPr="003E6DED">
        <w:rPr>
          <w:rFonts w:ascii="Times New Roman" w:eastAsia="Times New Roman" w:hAnsi="Times New Roman" w:cs="Times New Roman"/>
          <w:color w:val="auto"/>
          <w:sz w:val="24"/>
          <w:lang w:val="es-ES_tradnl"/>
        </w:rPr>
        <w:t>datos abiertos, transparencia, redistritación, mapeo público,</w:t>
      </w:r>
      <w:r w:rsidR="00685E3A">
        <w:rPr>
          <w:rFonts w:ascii="Times New Roman" w:eastAsia="Times New Roman" w:hAnsi="Times New Roman" w:cs="Times New Roman"/>
          <w:color w:val="auto"/>
          <w:sz w:val="24"/>
          <w:lang w:val="es-ES_tradnl"/>
        </w:rPr>
        <w:t xml:space="preserve"> </w:t>
      </w:r>
      <w:r w:rsidR="00685E3A">
        <w:rPr>
          <w:rFonts w:ascii="Times New Roman" w:eastAsia="Times New Roman" w:hAnsi="Times New Roman" w:cs="Times New Roman"/>
          <w:i/>
          <w:color w:val="auto"/>
          <w:sz w:val="24"/>
          <w:lang w:val="es-ES_tradnl"/>
        </w:rPr>
        <w:lastRenderedPageBreak/>
        <w:t xml:space="preserve">software </w:t>
      </w:r>
      <w:r w:rsidR="00685E3A">
        <w:rPr>
          <w:rFonts w:ascii="Times New Roman" w:eastAsia="Times New Roman" w:hAnsi="Times New Roman" w:cs="Times New Roman"/>
          <w:color w:val="auto"/>
          <w:sz w:val="24"/>
          <w:lang w:val="es-ES_tradnl"/>
        </w:rPr>
        <w:t>de fuente abierta,</w:t>
      </w:r>
      <w:r w:rsidRPr="003E6DED">
        <w:rPr>
          <w:rFonts w:ascii="Times New Roman" w:eastAsia="Times New Roman" w:hAnsi="Times New Roman" w:cs="Times New Roman"/>
          <w:color w:val="auto"/>
          <w:sz w:val="24"/>
          <w:lang w:val="es-ES_tradnl"/>
        </w:rPr>
        <w:t xml:space="preserve"> representación política,</w:t>
      </w:r>
      <w:r w:rsidR="00685E3A">
        <w:rPr>
          <w:rFonts w:ascii="Times New Roman" w:eastAsia="Times New Roman" w:hAnsi="Times New Roman" w:cs="Times New Roman"/>
          <w:color w:val="auto"/>
          <w:sz w:val="24"/>
          <w:lang w:val="es-ES_tradnl"/>
        </w:rPr>
        <w:t xml:space="preserve"> participación, </w:t>
      </w:r>
      <w:r w:rsidR="00685E3A" w:rsidRPr="00685E3A">
        <w:rPr>
          <w:rFonts w:ascii="Times New Roman" w:eastAsia="Times New Roman" w:hAnsi="Times New Roman" w:cs="Times New Roman"/>
          <w:i/>
          <w:color w:val="auto"/>
          <w:sz w:val="24"/>
          <w:lang w:val="es-ES_tradnl"/>
        </w:rPr>
        <w:t>gerrymandering</w:t>
      </w:r>
      <w:r w:rsidR="00685E3A">
        <w:rPr>
          <w:rFonts w:ascii="Times New Roman" w:eastAsia="Times New Roman" w:hAnsi="Times New Roman" w:cs="Times New Roman"/>
          <w:color w:val="auto"/>
          <w:sz w:val="24"/>
          <w:lang w:val="es-ES_tradnl"/>
        </w:rPr>
        <w:t>,</w:t>
      </w:r>
      <w:r w:rsidRPr="003E6DED">
        <w:rPr>
          <w:rFonts w:ascii="Times New Roman" w:eastAsia="Times New Roman" w:hAnsi="Times New Roman" w:cs="Times New Roman"/>
          <w:color w:val="auto"/>
          <w:sz w:val="24"/>
          <w:lang w:val="es-ES_tradnl"/>
        </w:rPr>
        <w:t xml:space="preserve"> grupos minoritarios.</w:t>
      </w:r>
    </w:p>
    <w:p w14:paraId="336541C4" w14:textId="77777777"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p>
    <w:p w14:paraId="4E98D91D" w14:textId="0F000282" w:rsidR="00FF733D" w:rsidRPr="003E6DED" w:rsidRDefault="00FF733D" w:rsidP="00FF733D">
      <w:pPr>
        <w:pStyle w:val="LO-normal"/>
        <w:spacing w:line="240" w:lineRule="auto"/>
        <w:ind w:right="720" w:firstLine="720"/>
        <w:jc w:val="center"/>
        <w:rPr>
          <w:rFonts w:ascii="Times New Roman" w:eastAsia="Times New Roman" w:hAnsi="Times New Roman" w:cs="Times New Roman"/>
          <w:b/>
          <w:i/>
          <w:color w:val="auto"/>
          <w:sz w:val="28"/>
        </w:rPr>
      </w:pPr>
      <w:r w:rsidRPr="003E6DED">
        <w:rPr>
          <w:rFonts w:ascii="Times New Roman" w:eastAsia="Times New Roman" w:hAnsi="Times New Roman" w:cs="Times New Roman"/>
          <w:b/>
          <w:i/>
          <w:color w:val="auto"/>
          <w:sz w:val="28"/>
        </w:rPr>
        <w:t xml:space="preserve">Open Data, </w:t>
      </w:r>
      <w:r w:rsidR="00685E3A">
        <w:rPr>
          <w:rFonts w:ascii="Times New Roman" w:eastAsia="Times New Roman" w:hAnsi="Times New Roman" w:cs="Times New Roman"/>
          <w:b/>
          <w:i/>
          <w:color w:val="auto"/>
          <w:sz w:val="28"/>
        </w:rPr>
        <w:t>T</w:t>
      </w:r>
      <w:r w:rsidR="00767DF9">
        <w:rPr>
          <w:rFonts w:ascii="Times New Roman" w:eastAsia="Times New Roman" w:hAnsi="Times New Roman" w:cs="Times New Roman"/>
          <w:b/>
          <w:i/>
          <w:color w:val="auto"/>
          <w:sz w:val="28"/>
        </w:rPr>
        <w:t xml:space="preserve">ransparency </w:t>
      </w:r>
      <w:r w:rsidRPr="003E6DED">
        <w:rPr>
          <w:rFonts w:ascii="Times New Roman" w:eastAsia="Times New Roman" w:hAnsi="Times New Roman" w:cs="Times New Roman"/>
          <w:b/>
          <w:i/>
          <w:color w:val="auto"/>
          <w:sz w:val="28"/>
        </w:rPr>
        <w:t>and Redistricting in Mexico</w:t>
      </w:r>
    </w:p>
    <w:p w14:paraId="58CE105D" w14:textId="57611461"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rPr>
      </w:pPr>
      <w:r w:rsidRPr="003E6DED">
        <w:rPr>
          <w:rFonts w:ascii="Times New Roman" w:eastAsia="Times New Roman" w:hAnsi="Times New Roman" w:cs="Times New Roman"/>
          <w:b/>
          <w:color w:val="auto"/>
          <w:sz w:val="24"/>
        </w:rPr>
        <w:t>Abstract:</w:t>
      </w:r>
      <w:r w:rsidRPr="003E6DED">
        <w:rPr>
          <w:rFonts w:ascii="Times New Roman" w:eastAsia="Times New Roman" w:hAnsi="Times New Roman" w:cs="Times New Roman"/>
          <w:color w:val="auto"/>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w:t>
      </w:r>
      <w:r w:rsidR="00D57D16" w:rsidRPr="003E6DED">
        <w:rPr>
          <w:rFonts w:ascii="Times New Roman" w:eastAsia="Times New Roman" w:hAnsi="Times New Roman" w:cs="Times New Roman"/>
          <w:color w:val="auto"/>
          <w:sz w:val="24"/>
        </w:rPr>
        <w:t>new technologies</w:t>
      </w:r>
      <w:r w:rsidRPr="003E6DED">
        <w:rPr>
          <w:rFonts w:ascii="Times New Roman" w:eastAsia="Times New Roman" w:hAnsi="Times New Roman" w:cs="Times New Roman"/>
          <w:color w:val="auto"/>
          <w:sz w:val="24"/>
        </w:rPr>
        <w:t xml:space="preserve">, as well as the generation and use of open data, offers an opportunity to strengthen </w:t>
      </w:r>
      <w:r w:rsidR="00437D34" w:rsidRPr="003E6DED">
        <w:rPr>
          <w:rFonts w:ascii="Times New Roman" w:eastAsia="Times New Roman" w:hAnsi="Times New Roman" w:cs="Times New Roman"/>
          <w:color w:val="auto"/>
          <w:sz w:val="24"/>
        </w:rPr>
        <w:t>political</w:t>
      </w:r>
      <w:r w:rsidR="00A86FFE" w:rsidRPr="003E6DED">
        <w:rPr>
          <w:rFonts w:ascii="Times New Roman" w:eastAsia="Times New Roman" w:hAnsi="Times New Roman" w:cs="Times New Roman"/>
          <w:color w:val="auto"/>
          <w:sz w:val="24"/>
        </w:rPr>
        <w:t xml:space="preserve"> representation</w:t>
      </w:r>
      <w:r w:rsidRPr="003E6DED">
        <w:rPr>
          <w:rFonts w:ascii="Times New Roman" w:eastAsia="Times New Roman" w:hAnsi="Times New Roman" w:cs="Times New Roman"/>
          <w:color w:val="auto"/>
          <w:sz w:val="24"/>
        </w:rPr>
        <w:t xml:space="preserve">. In this </w:t>
      </w:r>
      <w:r w:rsidR="00A86FFE" w:rsidRPr="003E6DED">
        <w:rPr>
          <w:rFonts w:ascii="Times New Roman" w:eastAsia="Times New Roman" w:hAnsi="Times New Roman" w:cs="Times New Roman"/>
          <w:color w:val="auto"/>
          <w:sz w:val="24"/>
        </w:rPr>
        <w:t>research note</w:t>
      </w:r>
      <w:r w:rsidRPr="003E6DED">
        <w:rPr>
          <w:rFonts w:ascii="Times New Roman" w:eastAsia="Times New Roman" w:hAnsi="Times New Roman" w:cs="Times New Roman"/>
          <w:color w:val="auto"/>
          <w:sz w:val="24"/>
        </w:rPr>
        <w:t xml:space="preserve"> we discuss Mexico’s redistricting context, the challenges in transparency, and how</w:t>
      </w:r>
      <w:r w:rsidR="00A86FFE" w:rsidRPr="003E6DED">
        <w:rPr>
          <w:rFonts w:ascii="Times New Roman" w:eastAsia="Times New Roman" w:hAnsi="Times New Roman" w:cs="Times New Roman"/>
          <w:color w:val="auto"/>
          <w:sz w:val="24"/>
        </w:rPr>
        <w:t xml:space="preserve"> </w:t>
      </w:r>
      <w:r w:rsidR="00115449" w:rsidRPr="003E6DED">
        <w:rPr>
          <w:rFonts w:ascii="Times New Roman" w:eastAsia="Times New Roman" w:hAnsi="Times New Roman" w:cs="Times New Roman"/>
          <w:color w:val="auto"/>
          <w:sz w:val="24"/>
        </w:rPr>
        <w:t xml:space="preserve">certain tools </w:t>
      </w:r>
      <w:r w:rsidR="00A86FFE" w:rsidRPr="003E6DED">
        <w:rPr>
          <w:rFonts w:ascii="Times New Roman" w:eastAsia="Times New Roman" w:hAnsi="Times New Roman" w:cs="Times New Roman"/>
          <w:color w:val="auto"/>
          <w:sz w:val="24"/>
        </w:rPr>
        <w:t xml:space="preserve">–such as open </w:t>
      </w:r>
      <w:r w:rsidRPr="003E6DED">
        <w:rPr>
          <w:rFonts w:ascii="Times New Roman" w:eastAsia="Times New Roman" w:hAnsi="Times New Roman" w:cs="Times New Roman"/>
          <w:color w:val="auto"/>
          <w:sz w:val="24"/>
        </w:rPr>
        <w:t xml:space="preserve">source software </w:t>
      </w:r>
      <w:r w:rsidR="00A86FFE" w:rsidRPr="003E6DED">
        <w:rPr>
          <w:rFonts w:ascii="Times New Roman" w:eastAsia="Times New Roman" w:hAnsi="Times New Roman" w:cs="Times New Roman"/>
          <w:color w:val="auto"/>
          <w:sz w:val="24"/>
        </w:rPr>
        <w:t>and online mapping</w:t>
      </w:r>
      <w:r w:rsidR="00176506" w:rsidRPr="003E6DED">
        <w:rPr>
          <w:rFonts w:ascii="Times New Roman" w:eastAsia="Times New Roman" w:hAnsi="Times New Roman" w:cs="Times New Roman"/>
          <w:color w:val="auto"/>
          <w:sz w:val="24"/>
        </w:rPr>
        <w:t xml:space="preserve"> tools</w:t>
      </w:r>
      <w:r w:rsidR="00A86FFE" w:rsidRPr="003E6DED">
        <w:rPr>
          <w:rFonts w:ascii="Times New Roman" w:eastAsia="Times New Roman" w:hAnsi="Times New Roman" w:cs="Times New Roman"/>
          <w:color w:val="auto"/>
          <w:sz w:val="24"/>
        </w:rPr>
        <w:t xml:space="preserve">– </w:t>
      </w:r>
      <w:r w:rsidR="006F41AA" w:rsidRPr="003E6DED">
        <w:rPr>
          <w:rFonts w:ascii="Times New Roman" w:eastAsia="Times New Roman" w:hAnsi="Times New Roman" w:cs="Times New Roman"/>
          <w:color w:val="auto"/>
          <w:sz w:val="24"/>
        </w:rPr>
        <w:t>have</w:t>
      </w:r>
      <w:r w:rsidRPr="003E6DED">
        <w:rPr>
          <w:rFonts w:ascii="Times New Roman" w:eastAsia="Times New Roman" w:hAnsi="Times New Roman" w:cs="Times New Roman"/>
          <w:color w:val="auto"/>
          <w:sz w:val="24"/>
        </w:rPr>
        <w:t xml:space="preserve"> a great potential for increasing the levels of </w:t>
      </w:r>
      <w:r w:rsidR="006F41AA" w:rsidRPr="003E6DED">
        <w:rPr>
          <w:rFonts w:ascii="Times New Roman" w:eastAsia="Times New Roman" w:hAnsi="Times New Roman" w:cs="Times New Roman"/>
          <w:color w:val="auto"/>
          <w:sz w:val="24"/>
        </w:rPr>
        <w:t xml:space="preserve">transparency, </w:t>
      </w:r>
      <w:r w:rsidRPr="003E6DED">
        <w:rPr>
          <w:rFonts w:ascii="Times New Roman" w:eastAsia="Times New Roman" w:hAnsi="Times New Roman" w:cs="Times New Roman"/>
          <w:color w:val="auto"/>
          <w:sz w:val="24"/>
        </w:rPr>
        <w:t>participation, and accountability s</w:t>
      </w:r>
      <w:r w:rsidR="006F41AA" w:rsidRPr="003E6DED">
        <w:rPr>
          <w:rFonts w:ascii="Times New Roman" w:eastAsia="Times New Roman" w:hAnsi="Times New Roman" w:cs="Times New Roman"/>
          <w:color w:val="auto"/>
          <w:sz w:val="24"/>
        </w:rPr>
        <w:t xml:space="preserve">urrounding </w:t>
      </w:r>
      <w:r w:rsidR="00115449" w:rsidRPr="003E6DED">
        <w:rPr>
          <w:rFonts w:ascii="Times New Roman" w:eastAsia="Times New Roman" w:hAnsi="Times New Roman" w:cs="Times New Roman"/>
          <w:color w:val="auto"/>
          <w:sz w:val="24"/>
        </w:rPr>
        <w:t>boundary delimitation</w:t>
      </w:r>
      <w:r w:rsidR="006F41AA" w:rsidRPr="003E6DED">
        <w:rPr>
          <w:rFonts w:ascii="Times New Roman" w:eastAsia="Times New Roman" w:hAnsi="Times New Roman" w:cs="Times New Roman"/>
          <w:color w:val="auto"/>
          <w:sz w:val="24"/>
        </w:rPr>
        <w:t xml:space="preserve"> processes</w:t>
      </w:r>
      <w:r w:rsidRPr="003E6DED">
        <w:rPr>
          <w:rFonts w:ascii="Times New Roman" w:eastAsia="Times New Roman" w:hAnsi="Times New Roman" w:cs="Times New Roman"/>
          <w:color w:val="auto"/>
          <w:sz w:val="24"/>
        </w:rPr>
        <w:t>.</w:t>
      </w:r>
    </w:p>
    <w:p w14:paraId="0B5FBEE2" w14:textId="0EAF02A4" w:rsidR="00196BB3" w:rsidRPr="00B655E7" w:rsidRDefault="00FF733D" w:rsidP="003E62DC">
      <w:pPr>
        <w:pStyle w:val="LO-normal"/>
        <w:spacing w:line="240" w:lineRule="auto"/>
        <w:ind w:left="720" w:right="720"/>
        <w:rPr>
          <w:rFonts w:ascii="Times New Roman" w:eastAsia="Times New Roman" w:hAnsi="Times New Roman" w:cs="Times New Roman"/>
          <w:color w:val="auto"/>
          <w:sz w:val="24"/>
        </w:rPr>
      </w:pPr>
      <w:r w:rsidRPr="003E6DED">
        <w:rPr>
          <w:rFonts w:ascii="Times New Roman" w:eastAsia="Times New Roman" w:hAnsi="Times New Roman" w:cs="Times New Roman"/>
          <w:b/>
          <w:i/>
          <w:color w:val="auto"/>
          <w:sz w:val="24"/>
        </w:rPr>
        <w:t>Keywords</w:t>
      </w:r>
      <w:r w:rsidRPr="003E6DED">
        <w:rPr>
          <w:rFonts w:ascii="Times New Roman" w:eastAsia="Times New Roman" w:hAnsi="Times New Roman" w:cs="Times New Roman"/>
          <w:b/>
          <w:color w:val="auto"/>
          <w:sz w:val="24"/>
        </w:rPr>
        <w:t>:</w:t>
      </w:r>
      <w:r w:rsidRPr="003E6DED">
        <w:rPr>
          <w:rFonts w:ascii="Times New Roman" w:eastAsia="Times New Roman" w:hAnsi="Times New Roman" w:cs="Times New Roman"/>
          <w:color w:val="auto"/>
          <w:sz w:val="24"/>
        </w:rPr>
        <w:t xml:space="preserve"> open data, transparency, redistricting, public mapping,</w:t>
      </w:r>
      <w:r w:rsidR="00685E3A">
        <w:rPr>
          <w:rFonts w:ascii="Times New Roman" w:eastAsia="Times New Roman" w:hAnsi="Times New Roman" w:cs="Times New Roman"/>
          <w:color w:val="auto"/>
          <w:sz w:val="24"/>
        </w:rPr>
        <w:t xml:space="preserve"> open source software,</w:t>
      </w:r>
      <w:r w:rsidRPr="003E6DED">
        <w:rPr>
          <w:rFonts w:ascii="Times New Roman" w:eastAsia="Times New Roman" w:hAnsi="Times New Roman" w:cs="Times New Roman"/>
          <w:color w:val="auto"/>
          <w:sz w:val="24"/>
        </w:rPr>
        <w:t xml:space="preserve"> political representation,</w:t>
      </w:r>
      <w:r w:rsidR="00685E3A">
        <w:rPr>
          <w:rFonts w:ascii="Times New Roman" w:eastAsia="Times New Roman" w:hAnsi="Times New Roman" w:cs="Times New Roman"/>
          <w:color w:val="auto"/>
          <w:sz w:val="24"/>
        </w:rPr>
        <w:t xml:space="preserve"> participation,</w:t>
      </w:r>
      <w:r w:rsidRPr="003E6DED">
        <w:rPr>
          <w:rFonts w:ascii="Times New Roman" w:eastAsia="Times New Roman" w:hAnsi="Times New Roman" w:cs="Times New Roman"/>
          <w:color w:val="auto"/>
          <w:sz w:val="24"/>
        </w:rPr>
        <w:t xml:space="preserve"> </w:t>
      </w:r>
      <w:r w:rsidR="00685E3A">
        <w:rPr>
          <w:rFonts w:ascii="Times New Roman" w:eastAsia="Times New Roman" w:hAnsi="Times New Roman" w:cs="Times New Roman"/>
          <w:color w:val="auto"/>
          <w:sz w:val="24"/>
        </w:rPr>
        <w:t xml:space="preserve">gerrymandering, </w:t>
      </w:r>
      <w:r w:rsidRPr="003E6DED">
        <w:rPr>
          <w:rFonts w:ascii="Times New Roman" w:eastAsia="Times New Roman" w:hAnsi="Times New Roman" w:cs="Times New Roman"/>
          <w:color w:val="auto"/>
          <w:sz w:val="24"/>
        </w:rPr>
        <w:t>and minority groups.</w:t>
      </w:r>
      <w:r w:rsidRPr="00B655E7">
        <w:rPr>
          <w:rFonts w:ascii="Times New Roman" w:eastAsia="Times New Roman" w:hAnsi="Times New Roman" w:cs="Times New Roman"/>
          <w:color w:val="auto"/>
          <w:sz w:val="24"/>
        </w:rPr>
        <w:t xml:space="preserve"> </w:t>
      </w:r>
    </w:p>
    <w:p w14:paraId="6E1E45FD" w14:textId="77777777" w:rsidR="003E62DC" w:rsidRPr="00B655E7" w:rsidRDefault="003E62DC" w:rsidP="003E62DC">
      <w:pPr>
        <w:pStyle w:val="LO-normal"/>
        <w:spacing w:line="240" w:lineRule="auto"/>
        <w:ind w:left="720" w:right="720"/>
        <w:rPr>
          <w:rFonts w:ascii="Times New Roman" w:eastAsia="Times New Roman" w:hAnsi="Times New Roman" w:cs="Times New Roman"/>
          <w:color w:val="auto"/>
          <w:sz w:val="24"/>
        </w:rPr>
      </w:pPr>
    </w:p>
    <w:p w14:paraId="732A9C98" w14:textId="77777777" w:rsidR="00196BB3" w:rsidRPr="00B655E7" w:rsidRDefault="00196BB3">
      <w:pPr>
        <w:pStyle w:val="LO-normal"/>
        <w:spacing w:line="240" w:lineRule="auto"/>
        <w:ind w:left="720" w:right="720"/>
        <w:rPr>
          <w:color w:val="00000A"/>
        </w:rPr>
      </w:pPr>
    </w:p>
    <w:p w14:paraId="44C671C6" w14:textId="4D41220E" w:rsidR="00196BB3" w:rsidRPr="003E6DED" w:rsidRDefault="005F56AD">
      <w:pPr>
        <w:pStyle w:val="LO-normal"/>
        <w:spacing w:line="480" w:lineRule="auto"/>
        <w:ind w:left="-2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sidRPr="003E6DED">
        <w:rPr>
          <w:rStyle w:val="FootnoteAnchor"/>
          <w:rFonts w:ascii="Times New Roman" w:eastAsia="Times New Roman" w:hAnsi="Times New Roman" w:cs="Times New Roman"/>
          <w:color w:val="00000A"/>
          <w:sz w:val="24"/>
          <w:szCs w:val="24"/>
          <w:lang w:val="es-ES_tradnl"/>
        </w:rPr>
        <w:footnoteReference w:id="3"/>
      </w:r>
      <w:r w:rsidRPr="003E6DED">
        <w:rPr>
          <w:rFonts w:ascii="Times New Roman" w:eastAsia="Times New Roman" w:hAnsi="Times New Roman" w:cs="Times New Roman"/>
          <w:color w:val="00000A"/>
          <w:sz w:val="24"/>
          <w:szCs w:val="24"/>
          <w:lang w:val="es-ES_tradnl"/>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w:t>
      </w:r>
      <w:r w:rsidRPr="003E6DED">
        <w:rPr>
          <w:rFonts w:ascii="Times New Roman" w:eastAsia="Times New Roman" w:hAnsi="Times New Roman" w:cs="Times New Roman"/>
          <w:i/>
          <w:color w:val="00000A"/>
          <w:sz w:val="24"/>
          <w:szCs w:val="24"/>
          <w:lang w:val="es-ES_tradnl"/>
        </w:rPr>
        <w:t>herramientas</w:t>
      </w:r>
      <w:r w:rsidRPr="003E6DED">
        <w:rPr>
          <w:rFonts w:ascii="Times New Roman" w:eastAsia="Times New Roman" w:hAnsi="Times New Roman" w:cs="Times New Roman"/>
          <w:color w:val="00000A"/>
          <w:sz w:val="24"/>
          <w:szCs w:val="24"/>
          <w:lang w:val="es-ES_tradnl"/>
        </w:rPr>
        <w:t xml:space="preserve"> que permitan al usuario participar, </w:t>
      </w:r>
      <w:r w:rsidRPr="003E6DED">
        <w:rPr>
          <w:rFonts w:ascii="Times New Roman" w:eastAsia="Times New Roman" w:hAnsi="Times New Roman" w:cs="Times New Roman"/>
          <w:color w:val="00000A"/>
          <w:sz w:val="24"/>
          <w:szCs w:val="24"/>
          <w:lang w:val="es-ES_tradnl"/>
        </w:rPr>
        <w:lastRenderedPageBreak/>
        <w:t xml:space="preserve">manipular, analizar y compartir el caudal de información demográfica y electoral </w:t>
      </w:r>
      <w:r w:rsidR="003E6DED">
        <w:rPr>
          <w:rFonts w:ascii="Times New Roman" w:eastAsia="Times New Roman" w:hAnsi="Times New Roman" w:cs="Times New Roman"/>
          <w:color w:val="00000A"/>
          <w:sz w:val="24"/>
          <w:szCs w:val="24"/>
          <w:lang w:val="es-ES_tradnl"/>
        </w:rPr>
        <w:t>geo</w:t>
      </w:r>
      <w:r w:rsidR="00B655E7">
        <w:rPr>
          <w:rFonts w:ascii="Times New Roman" w:eastAsia="Times New Roman" w:hAnsi="Times New Roman" w:cs="Times New Roman"/>
          <w:color w:val="00000A"/>
          <w:sz w:val="24"/>
          <w:szCs w:val="24"/>
          <w:lang w:val="es-ES_tradnl"/>
        </w:rPr>
        <w:t>r</w:t>
      </w:r>
      <w:r w:rsidR="003E6DED" w:rsidRPr="003E6DED">
        <w:rPr>
          <w:rFonts w:ascii="Times New Roman" w:eastAsia="Times New Roman" w:hAnsi="Times New Roman" w:cs="Times New Roman"/>
          <w:color w:val="00000A"/>
          <w:sz w:val="24"/>
          <w:szCs w:val="24"/>
          <w:lang w:val="es-ES_tradnl"/>
        </w:rPr>
        <w:t>referenciada</w:t>
      </w:r>
      <w:r w:rsidRPr="003E6DED">
        <w:rPr>
          <w:rFonts w:ascii="Times New Roman" w:eastAsia="Times New Roman" w:hAnsi="Times New Roman" w:cs="Times New Roman"/>
          <w:color w:val="00000A"/>
          <w:sz w:val="24"/>
          <w:szCs w:val="24"/>
          <w:lang w:val="es-ES_tradnl"/>
        </w:rPr>
        <w:t xml:space="preserve"> para la redistritación. Si bien existen acervos gubernamentales de datos que no requieren de herramientas para su interpretación, la información relacionada a las distintas etapas de los procesos de redistritación no se encuentran entre ellos. </w:t>
      </w:r>
    </w:p>
    <w:p w14:paraId="0C078AD4" w14:textId="44E8EC09" w:rsidR="00196BB3" w:rsidRPr="003E6DED" w:rsidRDefault="005F56AD">
      <w:pPr>
        <w:pStyle w:val="LO-normal"/>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w:t>
      </w:r>
      <w:r w:rsidR="003E6DED">
        <w:rPr>
          <w:rFonts w:ascii="Times New Roman" w:eastAsia="Times New Roman" w:hAnsi="Times New Roman" w:cs="Times New Roman"/>
          <w:color w:val="00000A"/>
          <w:sz w:val="24"/>
          <w:lang w:val="es-ES_tradnl"/>
        </w:rPr>
        <w:t>pu</w:t>
      </w:r>
      <w:r w:rsidR="003E6DED" w:rsidRPr="003E6DED">
        <w:rPr>
          <w:rFonts w:ascii="Times New Roman" w:eastAsia="Times New Roman" w:hAnsi="Times New Roman" w:cs="Times New Roman"/>
          <w:color w:val="00000A"/>
          <w:sz w:val="24"/>
          <w:lang w:val="es-ES_tradnl"/>
        </w:rPr>
        <w:t>ede</w:t>
      </w:r>
      <w:r w:rsidRPr="003E6DED">
        <w:rPr>
          <w:rFonts w:ascii="Times New Roman" w:eastAsia="Times New Roman" w:hAnsi="Times New Roman" w:cs="Times New Roman"/>
          <w:color w:val="00000A"/>
          <w:sz w:val="24"/>
          <w:lang w:val="es-ES_tradnl"/>
        </w:rPr>
        <w:t xml:space="preserve"> verificar directamente el cumplimiento de la normatividad y los acuerdos del proceso de redistritación. </w:t>
      </w:r>
    </w:p>
    <w:p w14:paraId="1865AEF3" w14:textId="6C842955"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Además, la autoridad electoral no ha construido los mecanismos de información para considerar los intereses de la ciudadanía o comunidades minoritarias. El ejemplo más claro </w:t>
      </w:r>
      <w:r w:rsidR="003E62DC" w:rsidRPr="003E6DED">
        <w:rPr>
          <w:rFonts w:ascii="Times New Roman" w:eastAsia="Times New Roman" w:hAnsi="Times New Roman" w:cs="Times New Roman"/>
          <w:color w:val="00000A"/>
          <w:sz w:val="24"/>
          <w:lang w:val="es-ES_tradnl"/>
        </w:rPr>
        <w:t xml:space="preserve">en México </w:t>
      </w:r>
      <w:r w:rsidRPr="003E6DED">
        <w:rPr>
          <w:rFonts w:ascii="Times New Roman" w:eastAsia="Times New Roman" w:hAnsi="Times New Roman" w:cs="Times New Roman"/>
          <w:color w:val="00000A"/>
          <w:sz w:val="24"/>
          <w:lang w:val="es-ES_tradnl"/>
        </w:rPr>
        <w:t xml:space="preserve">es el caso de la población indígena. A pesar de que la Constitución establece la </w:t>
      </w:r>
      <w:r w:rsidRPr="003E6DED">
        <w:rPr>
          <w:rFonts w:ascii="Times New Roman" w:eastAsia="Times New Roman" w:hAnsi="Times New Roman" w:cs="Times New Roman"/>
          <w:color w:val="00000A"/>
          <w:sz w:val="24"/>
          <w:lang w:val="es-ES_tradnl"/>
        </w:rPr>
        <w:lastRenderedPageBreak/>
        <w:t>obligación de las autoridades en todos los niveles de garantizar la participación y los derechos de los pueblos indígenas, la redistritación sólo contempla el tamaño relativo de este grupo en cada municipio, pero no las diferencias entre las más de 50 comunidades y grupos étnicos en el país. Al negarle a los pueblos indígenas una voz en el proceso –o la posibilidad de revisar los escenarios propuestos– los geógrafos del INE corren el riesgo de pasar por alto información fundamental para cumplir con el artículo segundo constitucional. Ejemplos que podrían afectar la delimitación electoral son las diferencias ancestrales entre comunidades indígenas asentadas en un mismo municipio (</w:t>
      </w:r>
      <w:proofErr w:type="spellStart"/>
      <w:r w:rsidRPr="003E6DED">
        <w:rPr>
          <w:rFonts w:ascii="Times New Roman" w:eastAsia="Times New Roman" w:hAnsi="Times New Roman" w:cs="Times New Roman"/>
          <w:color w:val="00000A"/>
          <w:sz w:val="24"/>
          <w:szCs w:val="24"/>
          <w:lang w:val="es-ES_tradnl"/>
        </w:rPr>
        <w:t>Sonnleitner</w:t>
      </w:r>
      <w:proofErr w:type="spellEnd"/>
      <w:r w:rsidRPr="003E6DED">
        <w:rPr>
          <w:rFonts w:ascii="Times New Roman" w:eastAsia="Times New Roman" w:hAnsi="Times New Roman" w:cs="Times New Roman"/>
          <w:color w:val="00000A"/>
          <w:sz w:val="24"/>
          <w:szCs w:val="24"/>
          <w:lang w:val="es-ES_tradnl"/>
        </w:rPr>
        <w:t xml:space="preserve"> 2013a)</w:t>
      </w:r>
      <w:r w:rsidRPr="003E6DED">
        <w:rPr>
          <w:rFonts w:ascii="Times New Roman" w:eastAsia="Times New Roman" w:hAnsi="Times New Roman" w:cs="Times New Roman"/>
          <w:color w:val="00000A"/>
          <w:sz w:val="24"/>
          <w:lang w:val="es-ES_tradnl"/>
        </w:rPr>
        <w:t>.</w:t>
      </w:r>
      <w:r w:rsidR="00BF0416">
        <w:rPr>
          <w:rStyle w:val="Refdenotaalpie"/>
          <w:rFonts w:ascii="Times New Roman" w:eastAsia="Times New Roman" w:hAnsi="Times New Roman" w:cs="Times New Roman"/>
          <w:color w:val="00000A"/>
          <w:sz w:val="24"/>
          <w:lang w:val="es-ES_tradnl"/>
        </w:rPr>
        <w:footnoteReference w:id="4"/>
      </w:r>
      <w:r w:rsidRPr="003E6DED">
        <w:rPr>
          <w:rFonts w:ascii="Times New Roman" w:eastAsia="Times New Roman" w:hAnsi="Times New Roman" w:cs="Times New Roman"/>
          <w:color w:val="00000A"/>
          <w:sz w:val="24"/>
          <w:lang w:val="es-ES_tradnl"/>
        </w:rPr>
        <w:t xml:space="preserve"> </w:t>
      </w:r>
    </w:p>
    <w:p w14:paraId="0FF56224" w14:textId="00DBDD43" w:rsidR="00196BB3" w:rsidRPr="003E6DED" w:rsidRDefault="003E62DC">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nota de investigación está estructurada de la siguiente forma. En la primera </w:t>
      </w:r>
      <w:r w:rsidR="003E6DED" w:rsidRPr="003E6DED">
        <w:rPr>
          <w:rFonts w:ascii="Times New Roman" w:eastAsia="Times New Roman" w:hAnsi="Times New Roman" w:cs="Times New Roman"/>
          <w:color w:val="00000A"/>
          <w:sz w:val="24"/>
          <w:lang w:val="es-ES_tradnl"/>
        </w:rPr>
        <w:t>sección</w:t>
      </w:r>
      <w:r w:rsidRPr="003E6DED">
        <w:rPr>
          <w:rFonts w:ascii="Times New Roman" w:eastAsia="Times New Roman" w:hAnsi="Times New Roman" w:cs="Times New Roman"/>
          <w:color w:val="00000A"/>
          <w:sz w:val="24"/>
          <w:lang w:val="es-ES_tradnl"/>
        </w:rPr>
        <w:t xml:space="preserve"> </w:t>
      </w:r>
      <w:r w:rsidR="005F56AD" w:rsidRPr="003E6DED">
        <w:rPr>
          <w:rFonts w:ascii="Times New Roman" w:eastAsia="Times New Roman" w:hAnsi="Times New Roman" w:cs="Times New Roman"/>
          <w:color w:val="00000A"/>
          <w:sz w:val="24"/>
          <w:lang w:val="es-ES_tradnl"/>
        </w:rPr>
        <w:t xml:space="preserve">describimos brevemente la experiencia de redistritación en México. </w:t>
      </w:r>
      <w:r w:rsidR="003B4350" w:rsidRPr="003E6DED">
        <w:rPr>
          <w:rFonts w:ascii="Times New Roman" w:eastAsia="Times New Roman" w:hAnsi="Times New Roman" w:cs="Times New Roman"/>
          <w:color w:val="00000A"/>
          <w:sz w:val="24"/>
          <w:lang w:val="es-ES_tradnl"/>
        </w:rPr>
        <w:t xml:space="preserve">En la segunda </w:t>
      </w:r>
      <w:r w:rsidR="005F56AD" w:rsidRPr="003E6DED">
        <w:rPr>
          <w:rFonts w:ascii="Times New Roman" w:eastAsia="Times New Roman" w:hAnsi="Times New Roman" w:cs="Times New Roman"/>
          <w:color w:val="00000A"/>
          <w:sz w:val="24"/>
          <w:lang w:val="es-ES_tradnl"/>
        </w:rPr>
        <w:t xml:space="preserve">enlistamos una serie de características necesarias para consolidar la política de datos abiertos </w:t>
      </w:r>
      <w:r w:rsidR="00852942" w:rsidRPr="003E6DED">
        <w:rPr>
          <w:rFonts w:ascii="Times New Roman" w:eastAsia="Times New Roman" w:hAnsi="Times New Roman" w:cs="Times New Roman"/>
          <w:color w:val="00000A"/>
          <w:sz w:val="24"/>
          <w:lang w:val="es-ES_tradnl"/>
        </w:rPr>
        <w:t xml:space="preserve">vinculada  a la redistritación. </w:t>
      </w:r>
      <w:r w:rsidR="003B4350" w:rsidRPr="003E6DED">
        <w:rPr>
          <w:rFonts w:ascii="Times New Roman" w:eastAsia="Times New Roman" w:hAnsi="Times New Roman" w:cs="Times New Roman"/>
          <w:color w:val="00000A"/>
          <w:sz w:val="24"/>
          <w:lang w:val="es-ES_tradnl"/>
        </w:rPr>
        <w:t xml:space="preserve">En la tercera </w:t>
      </w:r>
      <w:r w:rsidR="00852942" w:rsidRPr="003E6DED">
        <w:rPr>
          <w:rFonts w:ascii="Times New Roman" w:eastAsia="Times New Roman" w:hAnsi="Times New Roman" w:cs="Times New Roman"/>
          <w:color w:val="00000A"/>
          <w:sz w:val="24"/>
          <w:lang w:val="es-ES_tradnl"/>
        </w:rPr>
        <w:t>discutimos los desafíos que hay en Méxic</w:t>
      </w:r>
      <w:r w:rsidR="00B655E7">
        <w:rPr>
          <w:rFonts w:ascii="Times New Roman" w:eastAsia="Times New Roman" w:hAnsi="Times New Roman" w:cs="Times New Roman"/>
          <w:color w:val="00000A"/>
          <w:sz w:val="24"/>
          <w:lang w:val="es-ES_tradnl"/>
        </w:rPr>
        <w:t xml:space="preserve">o en materia de transparencia, </w:t>
      </w:r>
      <w:r w:rsidR="00852942" w:rsidRPr="003E6DED">
        <w:rPr>
          <w:rFonts w:ascii="Times New Roman" w:eastAsia="Times New Roman" w:hAnsi="Times New Roman" w:cs="Times New Roman"/>
          <w:color w:val="00000A"/>
          <w:sz w:val="24"/>
          <w:lang w:val="es-ES_tradnl"/>
        </w:rPr>
        <w:t xml:space="preserve">participación ciudadana y rendición de cuentas.  </w:t>
      </w:r>
      <w:r w:rsidR="005552B6" w:rsidRPr="003E6DED">
        <w:rPr>
          <w:rFonts w:ascii="Times New Roman" w:eastAsia="Times New Roman" w:hAnsi="Times New Roman" w:cs="Times New Roman"/>
          <w:color w:val="00000A"/>
          <w:sz w:val="24"/>
          <w:lang w:val="es-ES_tradnl"/>
        </w:rPr>
        <w:t>En la cuarta sección e</w:t>
      </w:r>
      <w:r w:rsidR="005F56AD" w:rsidRPr="003E6DED">
        <w:rPr>
          <w:rFonts w:ascii="Times New Roman" w:eastAsia="Times New Roman" w:hAnsi="Times New Roman" w:cs="Times New Roman"/>
          <w:color w:val="00000A"/>
          <w:sz w:val="24"/>
          <w:lang w:val="es-ES_tradnl"/>
        </w:rPr>
        <w:t xml:space="preserve">xplicamos por qué el </w:t>
      </w:r>
      <w:r w:rsidR="005F56AD" w:rsidRPr="003E6DED">
        <w:rPr>
          <w:rFonts w:ascii="Times New Roman" w:eastAsia="Times New Roman" w:hAnsi="Times New Roman" w:cs="Times New Roman"/>
          <w:i/>
          <w:color w:val="00000A"/>
          <w:sz w:val="24"/>
          <w:lang w:val="es-ES_tradnl"/>
        </w:rPr>
        <w:t xml:space="preserve">software </w:t>
      </w:r>
      <w:r w:rsidR="005F56AD" w:rsidRPr="003E6DED">
        <w:rPr>
          <w:rFonts w:ascii="Times New Roman" w:eastAsia="Times New Roman" w:hAnsi="Times New Roman" w:cs="Times New Roman"/>
          <w:color w:val="00000A"/>
          <w:sz w:val="24"/>
          <w:lang w:val="es-ES_tradnl"/>
        </w:rPr>
        <w:t xml:space="preserve">de código abierto tiene un </w:t>
      </w:r>
      <w:r w:rsidR="00B655E7">
        <w:rPr>
          <w:rFonts w:ascii="Times New Roman" w:eastAsia="Times New Roman" w:hAnsi="Times New Roman" w:cs="Times New Roman"/>
          <w:color w:val="00000A"/>
          <w:sz w:val="24"/>
          <w:lang w:val="es-ES_tradnl"/>
        </w:rPr>
        <w:t>enorme</w:t>
      </w:r>
      <w:r w:rsidR="005F56AD" w:rsidRPr="003E6DED">
        <w:rPr>
          <w:rFonts w:ascii="Times New Roman" w:eastAsia="Times New Roman" w:hAnsi="Times New Roman" w:cs="Times New Roman"/>
          <w:color w:val="00000A"/>
          <w:sz w:val="24"/>
          <w:lang w:val="es-ES_tradnl"/>
        </w:rPr>
        <w:t xml:space="preserve"> potencial para incrementar los niveles de participación, transparencia, y rendición de cuentas en torno a los procesos de redistritación en el país.</w:t>
      </w:r>
      <w:r w:rsidR="00B655E7">
        <w:rPr>
          <w:rFonts w:ascii="Times New Roman" w:eastAsia="Times New Roman" w:hAnsi="Times New Roman" w:cs="Times New Roman"/>
          <w:color w:val="00000A"/>
          <w:sz w:val="24"/>
          <w:lang w:val="es-ES_tradnl"/>
        </w:rPr>
        <w:t xml:space="preserve"> O</w:t>
      </w:r>
      <w:r w:rsidR="005F56AD" w:rsidRPr="003E6DED">
        <w:rPr>
          <w:rFonts w:ascii="Times New Roman" w:eastAsia="Times New Roman" w:hAnsi="Times New Roman" w:cs="Times New Roman"/>
          <w:color w:val="00000A"/>
          <w:sz w:val="24"/>
          <w:lang w:val="es-ES_tradnl"/>
        </w:rPr>
        <w:t xml:space="preserve">frecemos </w:t>
      </w:r>
      <w:r w:rsidR="00B655E7">
        <w:rPr>
          <w:rFonts w:ascii="Times New Roman" w:eastAsia="Times New Roman" w:hAnsi="Times New Roman" w:cs="Times New Roman"/>
          <w:color w:val="00000A"/>
          <w:sz w:val="24"/>
          <w:lang w:val="es-ES_tradnl"/>
        </w:rPr>
        <w:t xml:space="preserve">al final </w:t>
      </w:r>
      <w:r w:rsidR="005F56AD" w:rsidRPr="003E6DED">
        <w:rPr>
          <w:rFonts w:ascii="Times New Roman" w:eastAsia="Times New Roman" w:hAnsi="Times New Roman" w:cs="Times New Roman"/>
          <w:color w:val="00000A"/>
          <w:sz w:val="24"/>
          <w:lang w:val="es-ES_tradnl"/>
        </w:rPr>
        <w:t xml:space="preserve">una reflexión sobre el uso de datos abiertos en los procesos de redistritación, su efecto en la percepción y confianza ciudadana, así como la agenda de investigación pendiente en esta materia. </w:t>
      </w:r>
    </w:p>
    <w:p w14:paraId="53C2CBF4" w14:textId="4B0970A9" w:rsidR="00196BB3" w:rsidRPr="003E6DED" w:rsidRDefault="005F56AD">
      <w:pPr>
        <w:pStyle w:val="Ttulo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I.</w:t>
      </w:r>
      <w:r w:rsidR="008A24F3" w:rsidRPr="003E6DED">
        <w:rPr>
          <w:rFonts w:ascii="Times New Roman" w:hAnsi="Times New Roman" w:cs="Times New Roman"/>
          <w:b/>
          <w:color w:val="00000A"/>
          <w:lang w:val="es-ES_tradnl"/>
        </w:rPr>
        <w:t xml:space="preserve"> La redistritación en México: a</w:t>
      </w:r>
      <w:r w:rsidRPr="003E6DED">
        <w:rPr>
          <w:rFonts w:ascii="Times New Roman" w:hAnsi="Times New Roman" w:cs="Times New Roman"/>
          <w:b/>
          <w:color w:val="00000A"/>
          <w:lang w:val="es-ES_tradnl"/>
        </w:rPr>
        <w:t>vances y limitaciones</w:t>
      </w:r>
    </w:p>
    <w:p w14:paraId="7317376A" w14:textId="5F10F2A2"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Parafraseando a </w:t>
      </w:r>
      <w:proofErr w:type="spellStart"/>
      <w:r w:rsidR="00B655E7">
        <w:rPr>
          <w:rFonts w:ascii="Times New Roman" w:eastAsia="Times New Roman" w:hAnsi="Times New Roman" w:cs="Times New Roman"/>
          <w:color w:val="00000A"/>
          <w:sz w:val="24"/>
          <w:lang w:val="es-ES_tradnl"/>
        </w:rPr>
        <w:t>Ha</w:t>
      </w:r>
      <w:r w:rsidR="003E6DED" w:rsidRPr="003E6DED">
        <w:rPr>
          <w:rFonts w:ascii="Times New Roman" w:eastAsia="Times New Roman" w:hAnsi="Times New Roman" w:cs="Times New Roman"/>
          <w:color w:val="00000A"/>
          <w:sz w:val="24"/>
          <w:lang w:val="es-ES_tradnl"/>
        </w:rPr>
        <w:t>ndley</w:t>
      </w:r>
      <w:proofErr w:type="spellEnd"/>
      <w:r w:rsidRPr="003E6DED">
        <w:rPr>
          <w:rFonts w:ascii="Times New Roman" w:eastAsia="Times New Roman" w:hAnsi="Times New Roman" w:cs="Times New Roman"/>
          <w:color w:val="00000A"/>
          <w:sz w:val="24"/>
          <w:lang w:val="es-ES_tradnl"/>
        </w:rPr>
        <w:t xml:space="preserve"> y </w:t>
      </w:r>
      <w:proofErr w:type="spellStart"/>
      <w:r w:rsidRPr="003E6DED">
        <w:rPr>
          <w:rFonts w:ascii="Times New Roman" w:eastAsia="Times New Roman" w:hAnsi="Times New Roman" w:cs="Times New Roman"/>
          <w:color w:val="00000A"/>
          <w:sz w:val="24"/>
          <w:lang w:val="es-ES_tradnl"/>
        </w:rPr>
        <w:t>Grofman</w:t>
      </w:r>
      <w:proofErr w:type="spellEnd"/>
      <w:r w:rsidRPr="003E6DED">
        <w:rPr>
          <w:rFonts w:ascii="Times New Roman" w:eastAsia="Times New Roman" w:hAnsi="Times New Roman" w:cs="Times New Roman"/>
          <w:color w:val="00000A"/>
          <w:sz w:val="24"/>
          <w:lang w:val="es-ES_tradnl"/>
        </w:rPr>
        <w:t xml:space="preserve"> (2008), la redistritación “es el proceso mediante el que, con </w:t>
      </w:r>
      <w:r w:rsidRPr="003E6DED">
        <w:rPr>
          <w:rFonts w:ascii="Times New Roman" w:eastAsia="Times New Roman" w:hAnsi="Times New Roman" w:cs="Times New Roman"/>
          <w:color w:val="00000A"/>
          <w:sz w:val="24"/>
          <w:lang w:val="es-ES_tradnl"/>
        </w:rPr>
        <w:lastRenderedPageBreak/>
        <w:t xml:space="preserve">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14:paraId="5CB5CD4D" w14:textId="77777777"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b/>
        <w:t>El sistema electoral mixto de las legislaturas de México combina dos principios de representación, el mayoritario en distritos uninominales y el proporcional en distritos plurinominales (Shugart y Wattenberg 2001). La cámara de diputados del Congreso se compone de 300 distritos del primer tipo, que eligen tres quintas partes de la asamblea, y cinco del segundo – números y proporciones que varían de una legislatura estatal a otra (</w:t>
      </w:r>
      <w:r w:rsidRPr="003E6DED">
        <w:rPr>
          <w:rFonts w:ascii="Times New Roman" w:eastAsia="Times New Roman" w:hAnsi="Times New Roman" w:cs="Times New Roman"/>
          <w:color w:val="00000A"/>
          <w:sz w:val="24"/>
          <w:szCs w:val="24"/>
          <w:lang w:val="es-ES_tradnl"/>
        </w:rPr>
        <w:t>Balkin y Orta 2004</w:t>
      </w:r>
      <w:r w:rsidRPr="003E6DED">
        <w:rPr>
          <w:rFonts w:ascii="Times New Roman" w:eastAsia="Times New Roman" w:hAnsi="Times New Roman" w:cs="Times New Roman"/>
          <w:color w:val="00000A"/>
          <w:sz w:val="24"/>
          <w:lang w:val="es-ES_tradnl"/>
        </w:rPr>
        <w:t>). Nuestra nota atiende sólo el caso de los distritos de mayoría (</w:t>
      </w:r>
      <w:bookmarkStart w:id="1" w:name="__DdeLink__7094_1015490698"/>
      <w:r w:rsidRPr="003E6DED">
        <w:rPr>
          <w:rFonts w:ascii="Times New Roman" w:eastAsia="Times New Roman" w:hAnsi="Times New Roman" w:cs="Times New Roman"/>
          <w:color w:val="00000A"/>
          <w:sz w:val="24"/>
          <w:lang w:val="es-ES_tradnl"/>
        </w:rPr>
        <w:t xml:space="preserve">Palacios Mora y Tirado Cervantes 2009 </w:t>
      </w:r>
      <w:bookmarkEnd w:id="1"/>
      <w:r w:rsidRPr="003E6DED">
        <w:rPr>
          <w:rFonts w:ascii="Times New Roman" w:eastAsia="Times New Roman" w:hAnsi="Times New Roman" w:cs="Times New Roman"/>
          <w:color w:val="00000A"/>
          <w:sz w:val="24"/>
          <w:lang w:val="es-ES_tradnl"/>
        </w:rPr>
        <w:t xml:space="preserve">hacen una evaluación de las circunscripciones plurinominales). </w:t>
      </w:r>
    </w:p>
    <w:p w14:paraId="4591DD1D" w14:textId="52BD7759" w:rsidR="00196BB3" w:rsidRPr="003E6DED" w:rsidRDefault="005F56AD">
      <w:pPr>
        <w:pStyle w:val="LO-normal"/>
        <w:spacing w:line="480" w:lineRule="auto"/>
        <w:ind w:left="-29" w:firstLine="749"/>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w:t>
      </w:r>
      <w:r w:rsidR="00051D01">
        <w:rPr>
          <w:rStyle w:val="Refdenotaalpie"/>
          <w:rFonts w:ascii="Times New Roman" w:eastAsia="Times New Roman" w:hAnsi="Times New Roman" w:cs="Times New Roman"/>
          <w:color w:val="00000A"/>
          <w:sz w:val="24"/>
          <w:lang w:val="es-ES_tradnl"/>
        </w:rPr>
        <w:footnoteReference w:id="5"/>
      </w:r>
      <w:r w:rsidRPr="003E6DED">
        <w:rPr>
          <w:rFonts w:ascii="Times New Roman" w:eastAsia="Times New Roman" w:hAnsi="Times New Roman" w:cs="Times New Roman"/>
          <w:color w:val="00000A"/>
          <w:sz w:val="24"/>
          <w:lang w:val="es-ES_tradnl"/>
        </w:rPr>
        <w:t xml:space="preserv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sidRPr="003E6DED">
        <w:rPr>
          <w:rFonts w:ascii="Times New Roman" w:hAnsi="Times New Roman" w:cs="Times New Roman"/>
          <w:color w:val="00000A"/>
          <w:sz w:val="24"/>
          <w:szCs w:val="24"/>
          <w:lang w:val="es-ES_tradnl"/>
        </w:rPr>
        <w:t xml:space="preserve">decidió frenar, en el último minuto, la adopción del nuevo mapa distrital. </w:t>
      </w:r>
    </w:p>
    <w:p w14:paraId="07DC68B9" w14:textId="52E89376" w:rsidR="00196BB3" w:rsidRPr="003E6DED" w:rsidRDefault="005F56AD">
      <w:pPr>
        <w:pStyle w:val="LO-normal"/>
        <w:spacing w:line="480" w:lineRule="auto"/>
        <w:ind w:left="-29" w:firstLine="74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Con algunas diferencias técnicas, la redistritación de 2013 siguió el mismo proceso que las anteriores (Trelles et al. 2015). Puede resumirse, </w:t>
      </w:r>
      <w:r w:rsidRPr="00854C5B">
        <w:rPr>
          <w:rFonts w:ascii="Times New Roman" w:eastAsia="Times New Roman" w:hAnsi="Times New Roman" w:cs="Times New Roman"/>
          <w:color w:val="auto"/>
          <w:sz w:val="24"/>
          <w:szCs w:val="24"/>
          <w:highlight w:val="green"/>
          <w:lang w:val="es-ES_tradnl"/>
        </w:rPr>
        <w:t xml:space="preserve">como </w:t>
      </w:r>
      <w:r w:rsidR="00363B25" w:rsidRPr="00854C5B">
        <w:rPr>
          <w:rFonts w:ascii="Times New Roman" w:eastAsia="Times New Roman" w:hAnsi="Times New Roman" w:cs="Times New Roman"/>
          <w:color w:val="auto"/>
          <w:sz w:val="24"/>
          <w:szCs w:val="24"/>
          <w:highlight w:val="green"/>
          <w:lang w:val="es-ES_tradnl"/>
        </w:rPr>
        <w:t xml:space="preserve">lo ilustra </w:t>
      </w:r>
      <w:r w:rsidRPr="00854C5B">
        <w:rPr>
          <w:rFonts w:ascii="Times New Roman" w:eastAsia="Times New Roman" w:hAnsi="Times New Roman" w:cs="Times New Roman"/>
          <w:color w:val="auto"/>
          <w:sz w:val="24"/>
          <w:szCs w:val="24"/>
          <w:highlight w:val="green"/>
          <w:lang w:val="es-ES_tradnl"/>
        </w:rPr>
        <w:t>el Diagrama 1</w:t>
      </w:r>
      <w:r w:rsidRPr="00CA28BF">
        <w:rPr>
          <w:rFonts w:ascii="Times New Roman" w:eastAsia="Times New Roman" w:hAnsi="Times New Roman" w:cs="Times New Roman"/>
          <w:color w:val="auto"/>
          <w:sz w:val="24"/>
          <w:szCs w:val="24"/>
          <w:lang w:val="es-ES_tradnl"/>
        </w:rPr>
        <w:t xml:space="preserve">, </w:t>
      </w:r>
      <w:r w:rsidRPr="003E6DED">
        <w:rPr>
          <w:rFonts w:ascii="Times New Roman" w:eastAsia="Times New Roman" w:hAnsi="Times New Roman" w:cs="Times New Roman"/>
          <w:color w:val="00000A"/>
          <w:sz w:val="24"/>
          <w:szCs w:val="24"/>
          <w:lang w:val="es-ES_tradnl"/>
        </w:rPr>
        <w:t xml:space="preserve">en cuatro </w:t>
      </w:r>
      <w:r w:rsidRPr="003E6DED">
        <w:rPr>
          <w:rFonts w:ascii="Times New Roman" w:eastAsia="Times New Roman" w:hAnsi="Times New Roman" w:cs="Times New Roman"/>
          <w:color w:val="00000A"/>
          <w:sz w:val="24"/>
          <w:szCs w:val="24"/>
          <w:lang w:val="es-ES_tradnl"/>
        </w:rPr>
        <w:lastRenderedPageBreak/>
        <w:t xml:space="preserve">etapas. El proceso inicia con la distribución de 300 distritos entre los estados y el DF según las poblaciones relativas del censo más reciente. Sigue el desarrollo y puesta en marcha, por parte de un Comité Técnico nombrado por el Consejo General del órgano electoral, de un algoritmo de optimización que produce, de manera automatizada, un mapa preliminar para cada estado. Se suceden después dos rondas de revisión </w:t>
      </w:r>
      <w:r w:rsidR="00C53376">
        <w:rPr>
          <w:rFonts w:ascii="Times New Roman" w:eastAsia="Times New Roman" w:hAnsi="Times New Roman" w:cs="Times New Roman"/>
          <w:color w:val="00000A"/>
          <w:sz w:val="24"/>
          <w:szCs w:val="24"/>
          <w:lang w:val="es-ES_tradnl"/>
        </w:rPr>
        <w:t>de los mapas</w:t>
      </w:r>
      <w:r w:rsidRPr="003E6DED">
        <w:rPr>
          <w:rFonts w:ascii="Times New Roman" w:eastAsia="Times New Roman" w:hAnsi="Times New Roman" w:cs="Times New Roman"/>
          <w:color w:val="00000A"/>
          <w:sz w:val="24"/>
          <w:szCs w:val="24"/>
          <w:lang w:val="es-ES_tradnl"/>
        </w:rPr>
        <w:t xml:space="preserve"> por parte de los partidos. La aceptación de las modificaciones sugeridas a la cartografía depende de cuán capaces sean de mejorar el valor del algoritmo de optimización con que se evalúan los mapas. El proceso concluye cuando el Comité Técnico selecciona una propuesta final y la somete </w:t>
      </w:r>
      <w:r w:rsidR="002E04BD" w:rsidRPr="003E6DED">
        <w:rPr>
          <w:rFonts w:ascii="Times New Roman" w:eastAsia="Times New Roman" w:hAnsi="Times New Roman" w:cs="Times New Roman"/>
          <w:color w:val="00000A"/>
          <w:sz w:val="24"/>
          <w:szCs w:val="24"/>
          <w:lang w:val="es-ES_tradnl"/>
        </w:rPr>
        <w:t>a consideración de</w:t>
      </w:r>
      <w:r w:rsidRPr="003E6DED">
        <w:rPr>
          <w:rFonts w:ascii="Times New Roman" w:eastAsia="Times New Roman" w:hAnsi="Times New Roman" w:cs="Times New Roman"/>
          <w:color w:val="00000A"/>
          <w:sz w:val="24"/>
          <w:szCs w:val="24"/>
          <w:lang w:val="es-ES_tradnl"/>
        </w:rPr>
        <w:t>l Consejo General para su aprobación.</w:t>
      </w:r>
      <w:r w:rsidRPr="003E6DED">
        <w:rPr>
          <w:rStyle w:val="FootnoteAnchor"/>
          <w:rFonts w:ascii="Times New Roman" w:eastAsia="Times New Roman" w:hAnsi="Times New Roman" w:cs="Times New Roman"/>
          <w:color w:val="00000A"/>
          <w:sz w:val="24"/>
          <w:szCs w:val="24"/>
          <w:lang w:val="es-ES_tradnl"/>
        </w:rPr>
        <w:footnoteReference w:id="6"/>
      </w:r>
      <w:r w:rsidRPr="003E6DED">
        <w:rPr>
          <w:rFonts w:ascii="Times New Roman" w:eastAsia="Times New Roman" w:hAnsi="Times New Roman" w:cs="Times New Roman"/>
          <w:color w:val="00000A"/>
          <w:sz w:val="24"/>
          <w:szCs w:val="24"/>
          <w:lang w:val="es-ES_tradnl"/>
        </w:rPr>
        <w:t xml:space="preserve"> </w:t>
      </w:r>
    </w:p>
    <w:p w14:paraId="13358E98"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Diagrama 1. El proceso de redistritación en México</w:t>
      </w:r>
    </w:p>
    <w:p w14:paraId="08AC16B1"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r w:rsidRPr="003E6DED">
        <w:rPr>
          <w:rFonts w:ascii="Times New Roman" w:hAnsi="Times New Roman" w:cs="Times New Roman"/>
          <w:noProof/>
          <w:color w:val="00000A"/>
          <w:lang w:val="es-MX" w:eastAsia="es-MX"/>
        </w:rPr>
        <w:drawing>
          <wp:anchor distT="0" distB="0" distL="114300" distR="114300" simplePos="0" relativeHeight="251660288" behindDoc="0" locked="0" layoutInCell="1" allowOverlap="1" wp14:anchorId="0041CB53" wp14:editId="7721E9F8">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4CEF43FD"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p>
    <w:p w14:paraId="121029E3" w14:textId="77777777" w:rsidR="00A338CB" w:rsidRPr="003E6DED" w:rsidRDefault="00A338CB" w:rsidP="00A338CB">
      <w:pPr>
        <w:pStyle w:val="LO-normal1"/>
        <w:spacing w:line="240" w:lineRule="auto"/>
        <w:jc w:val="center"/>
        <w:rPr>
          <w:rFonts w:ascii="Times New Roman" w:hAnsi="Times New Roman" w:cs="Times New Roman"/>
          <w:color w:val="00000A"/>
          <w:lang w:val="es-ES_tradnl"/>
        </w:rPr>
      </w:pPr>
    </w:p>
    <w:p w14:paraId="1123AF4D" w14:textId="77777777" w:rsidR="00A338CB" w:rsidRPr="003E6DED" w:rsidRDefault="00A338CB" w:rsidP="00A338CB">
      <w:pPr>
        <w:pStyle w:val="LO-normal1"/>
        <w:spacing w:line="240" w:lineRule="auto"/>
        <w:rPr>
          <w:rFonts w:ascii="Times New Roman" w:eastAsia="Times New Roman" w:hAnsi="Times New Roman" w:cs="Times New Roman"/>
          <w:b/>
          <w:color w:val="00000A"/>
          <w:sz w:val="24"/>
          <w:lang w:val="es-ES_tradnl"/>
        </w:rPr>
      </w:pPr>
    </w:p>
    <w:p w14:paraId="2108DB8A"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6BDB0A4E"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4D2755FC" w14:textId="77777777" w:rsidR="00A338CB" w:rsidRPr="003E6DED" w:rsidRDefault="00A338CB" w:rsidP="00A338CB">
      <w:pPr>
        <w:pStyle w:val="LO-normal1"/>
        <w:spacing w:line="240" w:lineRule="auto"/>
        <w:jc w:val="center"/>
        <w:rPr>
          <w:rFonts w:ascii="Times New Roman" w:eastAsia="Times New Roman" w:hAnsi="Times New Roman" w:cs="Times New Roman"/>
          <w:b/>
          <w:color w:val="00000A"/>
          <w:sz w:val="24"/>
          <w:lang w:val="es-ES_tradnl"/>
        </w:rPr>
      </w:pPr>
    </w:p>
    <w:p w14:paraId="791A83ED" w14:textId="77777777" w:rsidR="00A338CB" w:rsidRPr="003E6DED" w:rsidRDefault="00A338CB" w:rsidP="00A338CB">
      <w:pPr>
        <w:pStyle w:val="LO-normal"/>
        <w:spacing w:line="240" w:lineRule="auto"/>
        <w:rPr>
          <w:rFonts w:ascii="Times New Roman" w:eastAsia="Times New Roman" w:hAnsi="Times New Roman" w:cs="Times New Roman"/>
          <w:b/>
          <w:color w:val="00000A"/>
          <w:sz w:val="24"/>
          <w:lang w:val="es-ES_tradnl"/>
        </w:rPr>
      </w:pPr>
    </w:p>
    <w:p w14:paraId="09442412" w14:textId="77777777" w:rsidR="00A338CB" w:rsidRPr="003E6DED" w:rsidRDefault="00A338CB" w:rsidP="00A338CB">
      <w:pPr>
        <w:pStyle w:val="LO-normal"/>
        <w:spacing w:line="240" w:lineRule="auto"/>
        <w:rPr>
          <w:color w:val="00000A"/>
          <w:lang w:val="es-ES_tradnl"/>
        </w:rPr>
      </w:pPr>
    </w:p>
    <w:p w14:paraId="16287B84"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A173A8A"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582D93D4"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678D01BB"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7885B58"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352514D6" w14:textId="77777777" w:rsidR="00A338CB" w:rsidRPr="00684E14" w:rsidRDefault="00A338CB" w:rsidP="00A338CB">
      <w:pPr>
        <w:pStyle w:val="LO-normal"/>
        <w:spacing w:line="240" w:lineRule="auto"/>
        <w:ind w:left="720" w:firstLine="720"/>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Diagrama e</w:t>
      </w:r>
      <w:r w:rsidRPr="00684E14">
        <w:rPr>
          <w:rFonts w:ascii="Times New Roman" w:eastAsia="Times New Roman" w:hAnsi="Times New Roman" w:cs="Times New Roman"/>
          <w:color w:val="00000A"/>
          <w:sz w:val="20"/>
          <w:lang w:val="es-ES_tradnl"/>
        </w:rPr>
        <w:t>laborado por los autores.</w:t>
      </w:r>
    </w:p>
    <w:p w14:paraId="732A4C79" w14:textId="77777777" w:rsidR="00196BB3" w:rsidRPr="003E6DED" w:rsidRDefault="00196BB3">
      <w:pPr>
        <w:pStyle w:val="LO-normal"/>
        <w:spacing w:line="240" w:lineRule="auto"/>
        <w:rPr>
          <w:rFonts w:ascii="Times New Roman" w:eastAsia="Times New Roman" w:hAnsi="Times New Roman" w:cs="Times New Roman"/>
          <w:color w:val="00000A"/>
          <w:sz w:val="24"/>
          <w:lang w:val="es-ES_tradnl"/>
        </w:rPr>
      </w:pPr>
    </w:p>
    <w:p w14:paraId="38C4A1FD" w14:textId="79EE3C3F" w:rsidR="00196BB3" w:rsidRPr="003E6DED" w:rsidRDefault="005F56AD">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 xml:space="preserve">Desde el ámbito académico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w:t>
      </w:r>
      <w:r w:rsidRPr="003E6DED">
        <w:rPr>
          <w:rFonts w:ascii="Times New Roman" w:eastAsia="Times New Roman" w:hAnsi="Times New Roman" w:cs="Times New Roman"/>
          <w:color w:val="00000A"/>
          <w:sz w:val="24"/>
          <w:lang w:val="es-ES_tradnl"/>
        </w:rPr>
        <w:lastRenderedPageBreak/>
        <w:t xml:space="preserve">Islas (2007) resaltan el vínculo entre los rasgos socioeconómicos de la población, su distribución geográfica y las preferencias electorales de los ciudadanos. En la misma línea, Sonnleitner (2013b) enfatiza el carácter social, colectivo y territorial del voto. </w:t>
      </w:r>
      <w:r w:rsidRPr="003E6DED">
        <w:rPr>
          <w:rFonts w:ascii="Times New Roman" w:eastAsia="Times New Roman" w:hAnsi="Times New Roman" w:cs="Times New Roman"/>
          <w:color w:val="00000A"/>
          <w:sz w:val="24"/>
          <w:szCs w:val="24"/>
          <w:lang w:val="es-ES_tradnl"/>
        </w:rPr>
        <w:t xml:space="preserve"> Sonnleitner (2001, 2013a) y González (2008) resaltan como, a pesar del cambio normativo de las últimas dos décadas, persiste la mala representación política de los indígenas </w:t>
      </w:r>
      <w:r w:rsidR="00CA28BF">
        <w:rPr>
          <w:rFonts w:ascii="Times New Roman" w:eastAsia="Times New Roman" w:hAnsi="Times New Roman" w:cs="Times New Roman"/>
          <w:color w:val="00000A"/>
          <w:sz w:val="24"/>
          <w:szCs w:val="24"/>
          <w:lang w:val="es-ES_tradnl"/>
        </w:rPr>
        <w:t xml:space="preserve">ya que se ha </w:t>
      </w:r>
      <w:proofErr w:type="spellStart"/>
      <w:r w:rsidR="00CA28BF">
        <w:rPr>
          <w:rFonts w:ascii="Times New Roman" w:eastAsia="Times New Roman" w:hAnsi="Times New Roman" w:cs="Times New Roman"/>
          <w:color w:val="00000A"/>
          <w:sz w:val="24"/>
          <w:szCs w:val="24"/>
          <w:lang w:val="es-ES_tradnl"/>
        </w:rPr>
        <w:t>redistritado</w:t>
      </w:r>
      <w:proofErr w:type="spellEnd"/>
      <w:r w:rsidR="00CA28BF">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sin tomar en cuenta las diferencias</w:t>
      </w:r>
      <w:r w:rsidR="00CA28BF">
        <w:rPr>
          <w:rFonts w:ascii="Times New Roman" w:eastAsia="Times New Roman" w:hAnsi="Times New Roman" w:cs="Times New Roman"/>
          <w:color w:val="00000A"/>
          <w:sz w:val="24"/>
          <w:szCs w:val="24"/>
          <w:lang w:val="es-ES_tradnl"/>
        </w:rPr>
        <w:t xml:space="preserve">, cuando no </w:t>
      </w:r>
      <w:r w:rsidRPr="003E6DED">
        <w:rPr>
          <w:rFonts w:ascii="Times New Roman" w:eastAsia="Times New Roman" w:hAnsi="Times New Roman" w:cs="Times New Roman"/>
          <w:color w:val="00000A"/>
          <w:sz w:val="24"/>
          <w:szCs w:val="24"/>
          <w:lang w:val="es-ES_tradnl"/>
        </w:rPr>
        <w:t>antagonismos</w:t>
      </w:r>
      <w:r w:rsidR="00CA28BF">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entre pueblos geográficamente próximos.</w:t>
      </w:r>
      <w:r w:rsidRPr="003E6DED">
        <w:rPr>
          <w:rStyle w:val="FootnoteAnchor"/>
          <w:rFonts w:ascii="Times New Roman" w:eastAsia="Times New Roman" w:hAnsi="Times New Roman" w:cs="Times New Roman"/>
          <w:color w:val="00000A"/>
          <w:sz w:val="24"/>
          <w:szCs w:val="24"/>
          <w:lang w:val="es-ES_tradnl"/>
        </w:rPr>
        <w:footnoteReference w:id="7"/>
      </w:r>
      <w:r w:rsidRPr="003E6DED">
        <w:rPr>
          <w:rFonts w:ascii="Times New Roman" w:eastAsia="Times New Roman" w:hAnsi="Times New Roman" w:cs="Times New Roman"/>
          <w:color w:val="00000A"/>
          <w:sz w:val="24"/>
          <w:szCs w:val="24"/>
          <w:lang w:val="es-ES_tradnl"/>
        </w:rPr>
        <w:t xml:space="preserve"> </w:t>
      </w:r>
    </w:p>
    <w:p w14:paraId="6A872D44" w14:textId="0720523D" w:rsidR="00196BB3" w:rsidRPr="003E6DED" w:rsidRDefault="00851C5B">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Esta literatura </w:t>
      </w:r>
      <w:r w:rsidR="005F56AD" w:rsidRPr="003E6DED">
        <w:rPr>
          <w:rFonts w:ascii="Times New Roman" w:eastAsia="Times New Roman" w:hAnsi="Times New Roman" w:cs="Times New Roman"/>
          <w:color w:val="00000A"/>
          <w:sz w:val="24"/>
          <w:szCs w:val="24"/>
          <w:lang w:val="es-ES_tradnl"/>
        </w:rPr>
        <w:t xml:space="preserve">ha aportado descripciones minuciosas e interesantes de la distribución territorial del voto, </w:t>
      </w:r>
      <w:r w:rsidRPr="003E6DED">
        <w:rPr>
          <w:rFonts w:ascii="Times New Roman" w:eastAsia="Times New Roman" w:hAnsi="Times New Roman" w:cs="Times New Roman"/>
          <w:color w:val="00000A"/>
          <w:sz w:val="24"/>
          <w:szCs w:val="24"/>
          <w:lang w:val="es-ES_tradnl"/>
        </w:rPr>
        <w:t xml:space="preserve">pero no ha discutido a fondo temas como </w:t>
      </w:r>
      <w:r w:rsidR="005F56AD" w:rsidRPr="003E6DED">
        <w:rPr>
          <w:rFonts w:ascii="Times New Roman" w:eastAsia="Times New Roman" w:hAnsi="Times New Roman" w:cs="Times New Roman"/>
          <w:color w:val="00000A"/>
          <w:sz w:val="24"/>
          <w:szCs w:val="24"/>
          <w:lang w:val="es-ES_tradnl"/>
        </w:rPr>
        <w:t xml:space="preserve">los </w:t>
      </w:r>
      <w:r w:rsidR="005F56AD" w:rsidRPr="003E6DED">
        <w:rPr>
          <w:rFonts w:ascii="Times New Roman" w:eastAsia="Times New Roman" w:hAnsi="Times New Roman" w:cs="Times New Roman"/>
          <w:i/>
          <w:iCs/>
          <w:color w:val="00000A"/>
          <w:sz w:val="24"/>
          <w:szCs w:val="24"/>
          <w:lang w:val="es-ES_tradnl"/>
        </w:rPr>
        <w:t>criterios</w:t>
      </w:r>
      <w:r w:rsidR="005F56AD" w:rsidRPr="003E6DED">
        <w:rPr>
          <w:rFonts w:ascii="Times New Roman" w:eastAsia="Times New Roman" w:hAnsi="Times New Roman" w:cs="Times New Roman"/>
          <w:color w:val="00000A"/>
          <w:sz w:val="24"/>
          <w:szCs w:val="24"/>
          <w:lang w:val="es-ES_tradnl"/>
        </w:rPr>
        <w:t xml:space="preserve"> que usa la autoridad electoral para delimitar distritos (como López 2006 o López y Soto 2008), los modelos de optimización empleados</w:t>
      </w:r>
      <w:r w:rsidRPr="003E6DED">
        <w:rPr>
          <w:rFonts w:ascii="Times New Roman" w:eastAsia="Times New Roman" w:hAnsi="Times New Roman" w:cs="Times New Roman"/>
          <w:color w:val="00000A"/>
          <w:sz w:val="24"/>
          <w:szCs w:val="24"/>
          <w:lang w:val="es-ES_tradnl"/>
        </w:rPr>
        <w:t xml:space="preserve"> por el árbitro electoral</w:t>
      </w:r>
      <w:r w:rsidR="005F56AD" w:rsidRPr="003E6DED">
        <w:rPr>
          <w:rFonts w:ascii="Times New Roman" w:eastAsia="Times New Roman" w:hAnsi="Times New Roman" w:cs="Times New Roman"/>
          <w:color w:val="00000A"/>
          <w:sz w:val="24"/>
          <w:szCs w:val="24"/>
          <w:lang w:val="es-ES_tradnl"/>
        </w:rPr>
        <w:t xml:space="preserve"> (como el trabajo de</w:t>
      </w:r>
      <w:r w:rsidRPr="003E6DED">
        <w:rPr>
          <w:rFonts w:ascii="Times New Roman" w:eastAsia="Times New Roman" w:hAnsi="Times New Roman" w:cs="Times New Roman"/>
          <w:color w:val="00000A"/>
          <w:sz w:val="24"/>
          <w:szCs w:val="24"/>
          <w:lang w:val="es-ES_tradnl"/>
        </w:rPr>
        <w:t xml:space="preserve"> Rincón García et al. 2015) o </w:t>
      </w:r>
      <w:r w:rsidR="005F56AD" w:rsidRPr="003E6DED">
        <w:rPr>
          <w:rFonts w:ascii="Times New Roman" w:eastAsia="Times New Roman" w:hAnsi="Times New Roman" w:cs="Times New Roman"/>
          <w:color w:val="00000A"/>
          <w:sz w:val="24"/>
          <w:szCs w:val="24"/>
          <w:lang w:val="es-ES_tradnl"/>
        </w:rPr>
        <w:t xml:space="preserve"> la intervención de los partidos ante la autoridad redistritadora (como lo hacen Trelles et al. 2015). Hay un campo fértil para seguir analizando la intersección entre los aspectos técnicos, </w:t>
      </w:r>
      <w:r w:rsidR="00C64240" w:rsidRPr="003E6DED">
        <w:rPr>
          <w:rFonts w:ascii="Times New Roman" w:eastAsia="Times New Roman" w:hAnsi="Times New Roman" w:cs="Times New Roman"/>
          <w:color w:val="00000A"/>
          <w:sz w:val="24"/>
          <w:szCs w:val="24"/>
          <w:lang w:val="es-ES_tradnl"/>
        </w:rPr>
        <w:t>normativos</w:t>
      </w:r>
      <w:r w:rsidR="005F56AD" w:rsidRPr="003E6DED">
        <w:rPr>
          <w:rFonts w:ascii="Times New Roman" w:eastAsia="Times New Roman" w:hAnsi="Times New Roman" w:cs="Times New Roman"/>
          <w:color w:val="00000A"/>
          <w:sz w:val="24"/>
          <w:szCs w:val="24"/>
          <w:lang w:val="es-ES_tradnl"/>
        </w:rPr>
        <w:t xml:space="preserve"> y metodológicos de la redistritación</w:t>
      </w:r>
      <w:r w:rsidR="00C64240" w:rsidRPr="003E6DED">
        <w:rPr>
          <w:rFonts w:ascii="Times New Roman" w:eastAsia="Times New Roman" w:hAnsi="Times New Roman" w:cs="Times New Roman"/>
          <w:color w:val="00000A"/>
          <w:sz w:val="24"/>
          <w:szCs w:val="24"/>
          <w:lang w:val="es-ES_tradnl"/>
        </w:rPr>
        <w:t>, así como</w:t>
      </w:r>
      <w:r w:rsidR="005F56AD" w:rsidRPr="003E6DED">
        <w:rPr>
          <w:rFonts w:ascii="Times New Roman" w:eastAsia="Times New Roman" w:hAnsi="Times New Roman" w:cs="Times New Roman"/>
          <w:color w:val="00000A"/>
          <w:sz w:val="24"/>
          <w:szCs w:val="24"/>
          <w:lang w:val="es-ES_tradnl"/>
        </w:rPr>
        <w:t xml:space="preserve"> el impacto político </w:t>
      </w:r>
      <w:r w:rsidR="00C64240" w:rsidRPr="003E6DED">
        <w:rPr>
          <w:rFonts w:ascii="Times New Roman" w:eastAsia="Times New Roman" w:hAnsi="Times New Roman" w:cs="Times New Roman"/>
          <w:color w:val="00000A"/>
          <w:sz w:val="24"/>
          <w:szCs w:val="24"/>
          <w:lang w:val="es-ES_tradnl"/>
        </w:rPr>
        <w:t xml:space="preserve">que tienen estas distintas </w:t>
      </w:r>
      <w:r w:rsidR="003E6DED" w:rsidRPr="003E6DED">
        <w:rPr>
          <w:rFonts w:ascii="Times New Roman" w:eastAsia="Times New Roman" w:hAnsi="Times New Roman" w:cs="Times New Roman"/>
          <w:color w:val="00000A"/>
          <w:sz w:val="24"/>
          <w:szCs w:val="24"/>
          <w:lang w:val="es-ES_tradnl"/>
        </w:rPr>
        <w:t>dimensiones</w:t>
      </w:r>
      <w:r w:rsidR="00C64240" w:rsidRPr="003E6DED">
        <w:rPr>
          <w:rFonts w:ascii="Times New Roman" w:eastAsia="Times New Roman" w:hAnsi="Times New Roman" w:cs="Times New Roman"/>
          <w:color w:val="00000A"/>
          <w:sz w:val="24"/>
          <w:szCs w:val="24"/>
          <w:lang w:val="es-ES_tradnl"/>
        </w:rPr>
        <w:t xml:space="preserve"> en la generación de</w:t>
      </w:r>
      <w:r w:rsidR="005F56AD" w:rsidRPr="003E6DED">
        <w:rPr>
          <w:rFonts w:ascii="Times New Roman" w:eastAsia="Times New Roman" w:hAnsi="Times New Roman" w:cs="Times New Roman"/>
          <w:color w:val="00000A"/>
          <w:sz w:val="24"/>
          <w:szCs w:val="24"/>
          <w:lang w:val="es-ES_tradnl"/>
        </w:rPr>
        <w:t xml:space="preserve"> mapas</w:t>
      </w:r>
      <w:r w:rsidR="00A35D9A" w:rsidRPr="003E6DED">
        <w:rPr>
          <w:rFonts w:ascii="Times New Roman" w:eastAsia="Times New Roman" w:hAnsi="Times New Roman" w:cs="Times New Roman"/>
          <w:color w:val="00000A"/>
          <w:sz w:val="24"/>
          <w:szCs w:val="24"/>
          <w:lang w:val="es-ES_tradnl"/>
        </w:rPr>
        <w:t xml:space="preserve"> electorales</w:t>
      </w:r>
      <w:r w:rsidR="005F56AD" w:rsidRPr="003E6DED">
        <w:rPr>
          <w:rFonts w:ascii="Times New Roman" w:eastAsia="Times New Roman" w:hAnsi="Times New Roman" w:cs="Times New Roman"/>
          <w:color w:val="00000A"/>
          <w:sz w:val="24"/>
          <w:szCs w:val="24"/>
          <w:lang w:val="es-ES_tradnl"/>
        </w:rPr>
        <w:t xml:space="preserve">. </w:t>
      </w:r>
      <w:r w:rsidR="00A35D9A" w:rsidRPr="003E6DED">
        <w:rPr>
          <w:rFonts w:ascii="Times New Roman" w:eastAsia="Times New Roman" w:hAnsi="Times New Roman" w:cs="Times New Roman"/>
          <w:color w:val="00000A"/>
          <w:sz w:val="24"/>
          <w:szCs w:val="24"/>
          <w:lang w:val="es-ES_tradnl"/>
        </w:rPr>
        <w:t>Consideramos que l</w:t>
      </w:r>
      <w:r w:rsidR="005F56AD" w:rsidRPr="003E6DED">
        <w:rPr>
          <w:rFonts w:ascii="Times New Roman" w:eastAsia="Times New Roman" w:hAnsi="Times New Roman" w:cs="Times New Roman"/>
          <w:color w:val="00000A"/>
          <w:sz w:val="24"/>
          <w:szCs w:val="24"/>
          <w:lang w:val="es-ES_tradnl"/>
        </w:rPr>
        <w:t>a disponibilidad de información analizable es</w:t>
      </w:r>
      <w:r w:rsidR="00A35D9A" w:rsidRPr="003E6DED">
        <w:rPr>
          <w:rFonts w:ascii="Times New Roman" w:eastAsia="Times New Roman" w:hAnsi="Times New Roman" w:cs="Times New Roman"/>
          <w:color w:val="00000A"/>
          <w:sz w:val="24"/>
          <w:szCs w:val="24"/>
          <w:lang w:val="es-ES_tradnl"/>
        </w:rPr>
        <w:t xml:space="preserve"> un</w:t>
      </w:r>
      <w:r w:rsidR="005F56AD" w:rsidRPr="003E6DED">
        <w:rPr>
          <w:rFonts w:ascii="Times New Roman" w:eastAsia="Times New Roman" w:hAnsi="Times New Roman" w:cs="Times New Roman"/>
          <w:color w:val="00000A"/>
          <w:sz w:val="24"/>
          <w:szCs w:val="24"/>
          <w:lang w:val="es-ES_tradnl"/>
        </w:rPr>
        <w:t xml:space="preserve"> </w:t>
      </w:r>
      <w:r w:rsidR="005F56AD" w:rsidRPr="00BF0416">
        <w:rPr>
          <w:rFonts w:ascii="Times New Roman" w:eastAsia="Times New Roman" w:hAnsi="Times New Roman" w:cs="Times New Roman"/>
          <w:color w:val="00000A"/>
          <w:sz w:val="24"/>
          <w:szCs w:val="24"/>
          <w:highlight w:val="green"/>
          <w:lang w:val="es-ES_tradnl"/>
        </w:rPr>
        <w:t>prerrequisito</w:t>
      </w:r>
      <w:r w:rsidR="00A35D9A" w:rsidRPr="003E6DED">
        <w:rPr>
          <w:rFonts w:ascii="Times New Roman" w:eastAsia="Times New Roman" w:hAnsi="Times New Roman" w:cs="Times New Roman"/>
          <w:color w:val="00000A"/>
          <w:sz w:val="24"/>
          <w:szCs w:val="24"/>
          <w:lang w:val="es-ES_tradnl"/>
        </w:rPr>
        <w:t xml:space="preserve"> – aún está lejos de cumplirse a cabalidad –</w:t>
      </w:r>
      <w:r w:rsidR="005F56AD" w:rsidRPr="003E6DED">
        <w:rPr>
          <w:rFonts w:ascii="Times New Roman" w:eastAsia="Times New Roman" w:hAnsi="Times New Roman" w:cs="Times New Roman"/>
          <w:color w:val="00000A"/>
          <w:sz w:val="24"/>
          <w:szCs w:val="24"/>
          <w:lang w:val="es-ES_tradnl"/>
        </w:rPr>
        <w:t xml:space="preserve"> para el desarrollo</w:t>
      </w:r>
      <w:r w:rsidR="00A35D9A" w:rsidRPr="003E6DED">
        <w:rPr>
          <w:rFonts w:ascii="Times New Roman" w:eastAsia="Times New Roman" w:hAnsi="Times New Roman" w:cs="Times New Roman"/>
          <w:color w:val="00000A"/>
          <w:sz w:val="24"/>
          <w:szCs w:val="24"/>
          <w:lang w:val="es-ES_tradnl"/>
        </w:rPr>
        <w:t xml:space="preserve"> de esta línea de investigación</w:t>
      </w:r>
      <w:r w:rsidRPr="003E6DED">
        <w:rPr>
          <w:rFonts w:ascii="Times New Roman" w:eastAsia="Times New Roman" w:hAnsi="Times New Roman" w:cs="Times New Roman"/>
          <w:color w:val="00000A"/>
          <w:sz w:val="24"/>
          <w:szCs w:val="24"/>
          <w:lang w:val="es-ES_tradnl"/>
        </w:rPr>
        <w:t>.</w:t>
      </w:r>
    </w:p>
    <w:p w14:paraId="5EE0790C" w14:textId="7AC7DF6F" w:rsidR="00196BB3" w:rsidRPr="003E6DED" w:rsidRDefault="005F56AD">
      <w:pPr>
        <w:spacing w:line="480" w:lineRule="auto"/>
        <w:ind w:firstLine="720"/>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estudio sistemático de los criterios de distritación cobra relevancia de primer orden a la luz del </w:t>
      </w:r>
      <w:r w:rsidRPr="003E6DED">
        <w:rPr>
          <w:rFonts w:ascii="Times New Roman" w:eastAsia="Times New Roman" w:hAnsi="Times New Roman" w:cs="Times New Roman"/>
          <w:i/>
          <w:iCs/>
          <w:color w:val="00000A"/>
          <w:sz w:val="24"/>
          <w:szCs w:val="24"/>
          <w:lang w:val="es-ES_tradnl"/>
        </w:rPr>
        <w:t>gerrymandering</w:t>
      </w:r>
      <w:r w:rsidR="005B4D86" w:rsidRPr="003E6DED">
        <w:rPr>
          <w:rFonts w:ascii="Times New Roman" w:eastAsia="Times New Roman" w:hAnsi="Times New Roman" w:cs="Times New Roman"/>
          <w:color w:val="00000A"/>
          <w:sz w:val="24"/>
          <w:szCs w:val="24"/>
          <w:lang w:val="es-ES_tradnl"/>
        </w:rPr>
        <w:t xml:space="preserve"> partidista. Este tipo de</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iCs/>
          <w:color w:val="00000A"/>
          <w:sz w:val="24"/>
          <w:szCs w:val="24"/>
          <w:lang w:val="es-ES_tradnl"/>
        </w:rPr>
        <w:t>gerrymandering</w:t>
      </w:r>
      <w:r w:rsidRPr="003E6DED">
        <w:rPr>
          <w:rFonts w:ascii="Times New Roman" w:eastAsia="Times New Roman" w:hAnsi="Times New Roman" w:cs="Times New Roman"/>
          <w:color w:val="00000A"/>
          <w:sz w:val="24"/>
          <w:szCs w:val="24"/>
          <w:lang w:val="es-ES_tradnl"/>
        </w:rPr>
        <w:t xml:space="preserve"> es </w:t>
      </w:r>
      <w:r w:rsidR="005B4D86"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práctica, más o menos velada</w:t>
      </w:r>
      <w:r w:rsidR="000E7233"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pero generalizada en todo el mundo, de diseñar distritos para beneficio de uno o algunos grupos identificables, como partidos, legisladores ocupantes</w:t>
      </w:r>
      <w:r w:rsidR="000B0631"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grupos raciales (Cox y </w:t>
      </w:r>
      <w:proofErr w:type="spellStart"/>
      <w:r w:rsidR="003E6DED" w:rsidRPr="003E6DED">
        <w:rPr>
          <w:rFonts w:ascii="Times New Roman" w:eastAsia="Times New Roman" w:hAnsi="Times New Roman" w:cs="Times New Roman"/>
          <w:color w:val="00000A"/>
          <w:sz w:val="24"/>
          <w:szCs w:val="24"/>
          <w:lang w:val="es-ES_tradnl"/>
        </w:rPr>
        <w:t>Kat</w:t>
      </w:r>
      <w:r w:rsidR="00C53376" w:rsidRPr="00BF0416">
        <w:rPr>
          <w:rFonts w:ascii="Times New Roman" w:eastAsia="Times New Roman" w:hAnsi="Times New Roman" w:cs="Times New Roman"/>
          <w:color w:val="00000A"/>
          <w:sz w:val="24"/>
          <w:szCs w:val="24"/>
          <w:highlight w:val="green"/>
          <w:lang w:val="es-ES_tradnl"/>
        </w:rPr>
        <w:t>z</w:t>
      </w:r>
      <w:proofErr w:type="spellEnd"/>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lastRenderedPageBreak/>
        <w:t xml:space="preserve">2002; </w:t>
      </w:r>
      <w:proofErr w:type="spellStart"/>
      <w:r w:rsidRPr="003E6DED">
        <w:rPr>
          <w:rFonts w:ascii="Times New Roman" w:eastAsia="Times New Roman" w:hAnsi="Times New Roman" w:cs="Times New Roman"/>
          <w:color w:val="00000A"/>
          <w:sz w:val="24"/>
          <w:szCs w:val="24"/>
          <w:lang w:val="es-ES_tradnl"/>
        </w:rPr>
        <w:t>Jackman</w:t>
      </w:r>
      <w:proofErr w:type="spellEnd"/>
      <w:r w:rsidRPr="003E6DED">
        <w:rPr>
          <w:rFonts w:ascii="Times New Roman" w:eastAsia="Times New Roman" w:hAnsi="Times New Roman" w:cs="Times New Roman"/>
          <w:color w:val="00000A"/>
          <w:sz w:val="24"/>
          <w:szCs w:val="24"/>
          <w:lang w:val="es-ES_tradnl"/>
        </w:rPr>
        <w:t xml:space="preserve"> 1994; Johnston 2002; Magar et al. 2015; Otero 2003).</w:t>
      </w:r>
      <w:r w:rsidR="00EE6FB6">
        <w:rPr>
          <w:rStyle w:val="Refdenotaalpie"/>
          <w:rFonts w:ascii="Times New Roman" w:eastAsia="Times New Roman" w:hAnsi="Times New Roman" w:cs="Times New Roman"/>
          <w:color w:val="00000A"/>
          <w:sz w:val="24"/>
          <w:szCs w:val="24"/>
          <w:lang w:val="es-ES_tradnl"/>
        </w:rPr>
        <w:footnoteReference w:id="8"/>
      </w:r>
      <w:r w:rsidRPr="003E6DED">
        <w:rPr>
          <w:rFonts w:ascii="Times New Roman" w:eastAsia="Times New Roman" w:hAnsi="Times New Roman" w:cs="Times New Roman"/>
          <w:color w:val="00000A"/>
          <w:sz w:val="24"/>
          <w:szCs w:val="24"/>
          <w:lang w:val="es-ES_tradnl"/>
        </w:rPr>
        <w:t xml:space="preserve"> Está bien documentada la participación de los partidos en el proceso redistritador, pero para poder evaluar el grado en que consiguen imprimir su huella en el mapa resultante es necesario saber más sobre sus incentivos, sus estrategias y el modo en </w:t>
      </w:r>
      <w:r w:rsidR="000E7233" w:rsidRPr="003E6DED">
        <w:rPr>
          <w:rFonts w:ascii="Times New Roman" w:eastAsia="Times New Roman" w:hAnsi="Times New Roman" w:cs="Times New Roman"/>
          <w:color w:val="00000A"/>
          <w:sz w:val="24"/>
          <w:szCs w:val="24"/>
          <w:lang w:val="es-ES_tradnl"/>
        </w:rPr>
        <w:t xml:space="preserve">el </w:t>
      </w:r>
      <w:r w:rsidRPr="003E6DED">
        <w:rPr>
          <w:rFonts w:ascii="Times New Roman" w:eastAsia="Times New Roman" w:hAnsi="Times New Roman" w:cs="Times New Roman"/>
          <w:color w:val="00000A"/>
          <w:sz w:val="24"/>
          <w:szCs w:val="24"/>
          <w:lang w:val="es-ES_tradnl"/>
        </w:rPr>
        <w:t xml:space="preserve">que interactúan con la autoridad electoral. </w:t>
      </w:r>
      <w:r w:rsidR="00BC6DB6" w:rsidRPr="003E6DED">
        <w:rPr>
          <w:rFonts w:ascii="Times New Roman" w:hAnsi="Times New Roman" w:cs="Times New Roman"/>
          <w:color w:val="00000A"/>
          <w:sz w:val="24"/>
          <w:szCs w:val="24"/>
          <w:lang w:val="es-ES_tradnl"/>
        </w:rPr>
        <w:t xml:space="preserve">Al estudiar la redistritación en Irlanda del Norte, </w:t>
      </w:r>
      <w:r w:rsidRPr="003E6DED">
        <w:rPr>
          <w:rFonts w:ascii="Times New Roman" w:hAnsi="Times New Roman" w:cs="Times New Roman"/>
          <w:color w:val="00000A"/>
          <w:sz w:val="24"/>
          <w:szCs w:val="24"/>
          <w:lang w:val="es-ES_tradnl"/>
        </w:rPr>
        <w:t>Rossiter, Johnston y Pattie (1998)</w:t>
      </w:r>
      <w:r w:rsidR="00233735"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argumentan que la neutralidad de las comisiones independientes no es barrera para que los partidos políticos intenten influir en sus decisiones para salvaguardar sus intereses, y presentan evidencia de que lo consiguen en un grado importante. Para estos autores, el grado de influencia partidista en la redistritación depende de tres factores: a) la claridad de los criterios normativos; b) el perfil de los integrantes del órgano que dibuja el mapa, y c) la dinámica entre éste y los partidos. De la discusi</w:t>
      </w:r>
      <w:r w:rsidR="00233735" w:rsidRPr="003E6DED">
        <w:rPr>
          <w:rFonts w:ascii="Times New Roman" w:hAnsi="Times New Roman" w:cs="Times New Roman"/>
          <w:color w:val="00000A"/>
          <w:sz w:val="24"/>
          <w:szCs w:val="24"/>
          <w:lang w:val="es-ES_tradnl"/>
        </w:rPr>
        <w:t>ó</w:t>
      </w:r>
      <w:r w:rsidRPr="003E6DED">
        <w:rPr>
          <w:rFonts w:ascii="Times New Roman" w:hAnsi="Times New Roman" w:cs="Times New Roman"/>
          <w:color w:val="00000A"/>
          <w:sz w:val="24"/>
          <w:szCs w:val="24"/>
          <w:lang w:val="es-ES_tradnl"/>
        </w:rPr>
        <w:t xml:space="preserve">n que desarrollamos </w:t>
      </w:r>
      <w:r w:rsidR="00233735" w:rsidRPr="003E6DED">
        <w:rPr>
          <w:rFonts w:ascii="Times New Roman" w:hAnsi="Times New Roman" w:cs="Times New Roman"/>
          <w:color w:val="00000A"/>
          <w:sz w:val="24"/>
          <w:szCs w:val="24"/>
          <w:lang w:val="es-ES_tradnl"/>
        </w:rPr>
        <w:t>en esta nota</w:t>
      </w:r>
      <w:r w:rsidRPr="003E6DED">
        <w:rPr>
          <w:rFonts w:ascii="Times New Roman" w:hAnsi="Times New Roman" w:cs="Times New Roman"/>
          <w:color w:val="00000A"/>
          <w:sz w:val="24"/>
          <w:szCs w:val="24"/>
          <w:lang w:val="es-ES_tradnl"/>
        </w:rPr>
        <w:t xml:space="preserve"> se desprenden dos factores adicionales: d) la transparencia y accesibilidad de toda la información del proceso redistritador y e) la existencia de mecanismos de comunicación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y verificación</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entre el público y el órgano encargado de la delimitación electoral. </w:t>
      </w:r>
    </w:p>
    <w:p w14:paraId="6490980D" w14:textId="0ECAB16C"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México no es excepcional en cuanto a la influencia partidista en la regulación electoral. En el mismo tenor que Rossiter et al. (1998), Estévez, Magar y Rosas (2008) argumentan que la imparcialidad del IFE no proviene de la independencia de los consejeros electorales, sino del sistema de frenos y contrapesos partidistas al interior de la institución. Describen al IFE como un órgano colegiado cuyos integrantes son cuidadosamente seleccionados con expectativas de conducta afín a los intereses de los partidos que votaron su nombramiento en la Cámara de Diputados. Aunado a esto, una parte importante de las decisiones del regulador – incluida la </w:t>
      </w:r>
      <w:r w:rsidRPr="003E6DED">
        <w:rPr>
          <w:rFonts w:ascii="Times New Roman" w:hAnsi="Times New Roman" w:cs="Times New Roman"/>
          <w:color w:val="00000A"/>
          <w:sz w:val="24"/>
          <w:szCs w:val="24"/>
          <w:lang w:val="es-ES_tradnl"/>
        </w:rPr>
        <w:lastRenderedPageBreak/>
        <w:t xml:space="preserve">redistritación – son auditables sólo por los partidos. Y aunque es fundamental que los partidos vigilen al regulador y se vigilen unos a otros en su influencia sobre la redistritación, abrir este proceso a la participación de actores sociales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más diversos</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es muy deseable en aras de mejorar la representación. Elaboramos el argumento de participación más abajo. Antes mostraremos que aún no están dadas las condiciones para que actores sin presencia directa en el IFE/INE puedan dar seguimiento, evaluar o </w:t>
      </w:r>
      <w:r w:rsidR="00C53376">
        <w:rPr>
          <w:rFonts w:ascii="Times New Roman" w:hAnsi="Times New Roman" w:cs="Times New Roman"/>
          <w:color w:val="00000A"/>
          <w:sz w:val="24"/>
          <w:szCs w:val="24"/>
          <w:lang w:val="es-ES_tradnl"/>
        </w:rPr>
        <w:t>involucrarse</w:t>
      </w:r>
      <w:r w:rsidRPr="003E6DED">
        <w:rPr>
          <w:rFonts w:ascii="Times New Roman" w:hAnsi="Times New Roman" w:cs="Times New Roman"/>
          <w:color w:val="00000A"/>
          <w:sz w:val="24"/>
          <w:szCs w:val="24"/>
          <w:lang w:val="es-ES_tradnl"/>
        </w:rPr>
        <w:t xml:space="preserve"> en la redistritación. </w:t>
      </w:r>
    </w:p>
    <w:p w14:paraId="1A260AA2" w14:textId="77777777" w:rsidR="00196BB3" w:rsidRPr="003E6DED" w:rsidRDefault="005F56AD">
      <w:pPr>
        <w:pStyle w:val="Ttulo2"/>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II. Transparencia, rendición de cuentas y participación ciudadana </w:t>
      </w:r>
    </w:p>
    <w:p w14:paraId="4B07A2F1" w14:textId="067A2556" w:rsidR="00A338CB" w:rsidRPr="00205376" w:rsidRDefault="000257A1" w:rsidP="00205376">
      <w:pPr>
        <w:pStyle w:val="LO-normal"/>
        <w:spacing w:line="480" w:lineRule="auto"/>
        <w:rPr>
          <w:rFonts w:ascii="Times New Roman" w:eastAsia="Times New Roman" w:hAnsi="Times New Roman" w:cs="Times New Roman"/>
          <w:color w:val="auto"/>
          <w:sz w:val="24"/>
          <w:lang w:val="es-ES_tradnl"/>
        </w:rPr>
      </w:pPr>
      <w:r w:rsidRPr="003E6DED">
        <w:rPr>
          <w:rFonts w:ascii="Times New Roman" w:eastAsia="Tahoma" w:hAnsi="Times New Roman" w:cs="Times New Roman"/>
          <w:color w:val="00000A"/>
          <w:sz w:val="24"/>
          <w:szCs w:val="24"/>
          <w:lang w:val="es-ES_tradnl"/>
        </w:rPr>
        <w:t xml:space="preserve">Es </w:t>
      </w:r>
      <w:r w:rsidR="003E6DED" w:rsidRPr="003E6DED">
        <w:rPr>
          <w:rFonts w:ascii="Times New Roman" w:eastAsia="Tahoma" w:hAnsi="Times New Roman" w:cs="Times New Roman"/>
          <w:color w:val="00000A"/>
          <w:sz w:val="24"/>
          <w:szCs w:val="24"/>
          <w:lang w:val="es-ES_tradnl"/>
        </w:rPr>
        <w:t>importante</w:t>
      </w:r>
      <w:r w:rsidR="005F56AD" w:rsidRPr="003E6DED">
        <w:rPr>
          <w:rFonts w:ascii="Times New Roman" w:eastAsia="Tahoma" w:hAnsi="Times New Roman" w:cs="Times New Roman"/>
          <w:color w:val="00000A"/>
          <w:sz w:val="24"/>
          <w:szCs w:val="24"/>
          <w:lang w:val="es-ES_tradnl"/>
        </w:rPr>
        <w:t xml:space="preserve"> reconocer el </w:t>
      </w:r>
      <w:r w:rsidRPr="003E6DED">
        <w:rPr>
          <w:rFonts w:ascii="Times New Roman" w:eastAsia="Tahoma" w:hAnsi="Times New Roman" w:cs="Times New Roman"/>
          <w:color w:val="00000A"/>
          <w:sz w:val="24"/>
          <w:szCs w:val="24"/>
          <w:lang w:val="es-ES_tradnl"/>
        </w:rPr>
        <w:t>gran</w:t>
      </w:r>
      <w:r w:rsidR="005F56AD" w:rsidRPr="003E6DED">
        <w:rPr>
          <w:rFonts w:ascii="Times New Roman" w:eastAsia="Tahoma" w:hAnsi="Times New Roman" w:cs="Times New Roman"/>
          <w:color w:val="00000A"/>
          <w:sz w:val="24"/>
          <w:szCs w:val="24"/>
          <w:lang w:val="es-ES_tradnl"/>
        </w:rPr>
        <w:t xml:space="preserve"> esfuerzo y logros del IFE/INE </w:t>
      </w:r>
      <w:r w:rsidR="00077C5E" w:rsidRPr="003E6DED">
        <w:rPr>
          <w:rFonts w:ascii="Times New Roman" w:eastAsia="Tahoma" w:hAnsi="Times New Roman" w:cs="Times New Roman"/>
          <w:color w:val="00000A"/>
          <w:sz w:val="24"/>
          <w:szCs w:val="24"/>
          <w:lang w:val="es-ES_tradnl"/>
        </w:rPr>
        <w:t>a favor</w:t>
      </w:r>
      <w:r w:rsidR="005F56AD" w:rsidRPr="003E6DED">
        <w:rPr>
          <w:rFonts w:ascii="Times New Roman" w:eastAsia="Tahoma" w:hAnsi="Times New Roman" w:cs="Times New Roman"/>
          <w:color w:val="00000A"/>
          <w:sz w:val="24"/>
          <w:szCs w:val="24"/>
          <w:lang w:val="es-ES_tradnl"/>
        </w:rPr>
        <w:t xml:space="preserve"> de una política de datos abiertos. Los casi veinte años que el órgano lleva transparentando gradualmente la información de los procesos electorales y de diversos aspectos de la regulación a su cargo saltan a la vista con solo visitar su página de internet. En materia de redistritación, </w:t>
      </w:r>
      <w:r w:rsidR="008A24F3" w:rsidRPr="003E6DED">
        <w:rPr>
          <w:rFonts w:ascii="Times New Roman" w:eastAsia="Tahoma" w:hAnsi="Times New Roman" w:cs="Times New Roman"/>
          <w:color w:val="00000A"/>
          <w:sz w:val="24"/>
          <w:szCs w:val="24"/>
          <w:lang w:val="es-ES_tradnl"/>
        </w:rPr>
        <w:t xml:space="preserve">casi </w:t>
      </w:r>
      <w:r w:rsidR="005F56AD" w:rsidRPr="003E6DED">
        <w:rPr>
          <w:rFonts w:ascii="Times New Roman" w:eastAsia="Tahoma" w:hAnsi="Times New Roman" w:cs="Times New Roman"/>
          <w:color w:val="00000A"/>
          <w:sz w:val="24"/>
          <w:szCs w:val="24"/>
          <w:lang w:val="es-ES_tradnl"/>
        </w:rPr>
        <w:t>todos los insumos cartográficos están disponib</w:t>
      </w:r>
      <w:r w:rsidR="001D0725" w:rsidRPr="003E6DED">
        <w:rPr>
          <w:rFonts w:ascii="Times New Roman" w:eastAsia="Tahoma" w:hAnsi="Times New Roman" w:cs="Times New Roman"/>
          <w:color w:val="00000A"/>
          <w:sz w:val="24"/>
          <w:szCs w:val="24"/>
          <w:lang w:val="es-ES_tradnl"/>
        </w:rPr>
        <w:t xml:space="preserve">les en línea (INE 2015b, 2015c), pero sólo </w:t>
      </w:r>
      <w:r w:rsidR="001D0725" w:rsidRPr="003E6DED">
        <w:rPr>
          <w:rFonts w:ascii="Times New Roman" w:eastAsia="Times New Roman" w:hAnsi="Times New Roman" w:cs="Times New Roman"/>
          <w:color w:val="auto"/>
          <w:sz w:val="24"/>
          <w:lang w:val="es-ES_tradnl"/>
        </w:rPr>
        <w:t xml:space="preserve">de manera </w:t>
      </w:r>
      <w:r w:rsidR="001D0725" w:rsidRPr="003E6DED">
        <w:rPr>
          <w:rFonts w:ascii="Times New Roman" w:eastAsia="Times New Roman" w:hAnsi="Times New Roman" w:cs="Times New Roman"/>
          <w:i/>
          <w:color w:val="auto"/>
          <w:sz w:val="24"/>
          <w:lang w:val="es-ES_tradnl"/>
        </w:rPr>
        <w:t>ex post</w:t>
      </w:r>
      <w:r w:rsidR="00FD3D4E">
        <w:rPr>
          <w:rFonts w:ascii="Times New Roman" w:eastAsia="Times New Roman" w:hAnsi="Times New Roman" w:cs="Times New Roman"/>
          <w:i/>
          <w:color w:val="auto"/>
          <w:sz w:val="24"/>
          <w:lang w:val="es-ES_tradnl"/>
        </w:rPr>
        <w:t>,</w:t>
      </w:r>
      <w:r w:rsidR="001D0725" w:rsidRPr="003E6DED">
        <w:rPr>
          <w:rFonts w:ascii="Times New Roman" w:eastAsia="Times New Roman" w:hAnsi="Times New Roman" w:cs="Times New Roman"/>
          <w:i/>
          <w:color w:val="auto"/>
          <w:sz w:val="24"/>
          <w:lang w:val="es-ES_tradnl"/>
        </w:rPr>
        <w:t xml:space="preserve"> </w:t>
      </w:r>
      <w:r w:rsidR="001D0725" w:rsidRPr="003E6DED">
        <w:rPr>
          <w:rFonts w:ascii="Times New Roman" w:eastAsia="Tahoma" w:hAnsi="Times New Roman" w:cs="Times New Roman"/>
          <w:color w:val="00000A"/>
          <w:sz w:val="24"/>
          <w:szCs w:val="24"/>
          <w:lang w:val="es-ES_tradnl"/>
        </w:rPr>
        <w:t>una vez que el proceso ha concluido.</w:t>
      </w:r>
      <w:r w:rsidR="00FD3D4E" w:rsidRPr="00FD3D4E">
        <w:rPr>
          <w:rStyle w:val="Refdenotaalpie"/>
          <w:rFonts w:ascii="Times New Roman" w:eastAsia="Tahoma" w:hAnsi="Times New Roman" w:cs="Times New Roman"/>
          <w:color w:val="00000A"/>
          <w:sz w:val="24"/>
          <w:szCs w:val="24"/>
          <w:lang w:val="es-ES_tradnl"/>
        </w:rPr>
        <w:t xml:space="preserve"> </w:t>
      </w:r>
      <w:r w:rsidR="00FD3D4E" w:rsidRPr="003E6DED">
        <w:rPr>
          <w:rStyle w:val="Refdenotaalpie"/>
          <w:rFonts w:ascii="Times New Roman" w:eastAsia="Tahoma" w:hAnsi="Times New Roman" w:cs="Times New Roman"/>
          <w:color w:val="00000A"/>
          <w:sz w:val="24"/>
          <w:szCs w:val="24"/>
          <w:lang w:val="es-ES_tradnl"/>
        </w:rPr>
        <w:footnoteReference w:id="9"/>
      </w:r>
      <w:r w:rsidR="001D0725" w:rsidRPr="003E6DED">
        <w:rPr>
          <w:rFonts w:ascii="Times New Roman" w:eastAsia="Tahoma" w:hAnsi="Times New Roman" w:cs="Times New Roman"/>
          <w:color w:val="00000A"/>
          <w:sz w:val="24"/>
          <w:szCs w:val="24"/>
          <w:lang w:val="es-ES_tradnl"/>
        </w:rPr>
        <w:t xml:space="preserve"> </w:t>
      </w:r>
      <w:r w:rsidR="00677B38" w:rsidRPr="003E6DED">
        <w:rPr>
          <w:rFonts w:ascii="Times New Roman" w:eastAsia="Tahoma" w:hAnsi="Times New Roman" w:cs="Times New Roman"/>
          <w:color w:val="00000A"/>
          <w:sz w:val="24"/>
          <w:szCs w:val="24"/>
          <w:lang w:val="es-ES_tradnl"/>
        </w:rPr>
        <w:t>Lo paradójico es que</w:t>
      </w:r>
      <w:r w:rsidR="005F56AD" w:rsidRPr="003E6DED">
        <w:rPr>
          <w:rFonts w:ascii="Times New Roman" w:eastAsia="Tahoma" w:hAnsi="Times New Roman" w:cs="Times New Roman"/>
          <w:color w:val="00000A"/>
          <w:sz w:val="24"/>
          <w:szCs w:val="24"/>
          <w:lang w:val="es-ES_tradnl"/>
        </w:rPr>
        <w:t xml:space="preserve"> por la naturaleza de la redistritación</w:t>
      </w:r>
      <w:r w:rsidR="00677B38" w:rsidRPr="003E6DED">
        <w:rPr>
          <w:rFonts w:ascii="Times New Roman" w:eastAsia="Tahoma" w:hAnsi="Times New Roman" w:cs="Times New Roman"/>
          <w:color w:val="00000A"/>
          <w:sz w:val="24"/>
          <w:szCs w:val="24"/>
          <w:lang w:val="es-ES_tradnl"/>
        </w:rPr>
        <w:t>,</w:t>
      </w:r>
      <w:r w:rsidR="005F56AD" w:rsidRPr="003E6DED">
        <w:rPr>
          <w:rFonts w:ascii="Times New Roman" w:eastAsia="Tahoma" w:hAnsi="Times New Roman" w:cs="Times New Roman"/>
          <w:color w:val="00000A"/>
          <w:sz w:val="24"/>
          <w:szCs w:val="24"/>
          <w:lang w:val="es-ES_tradnl"/>
        </w:rPr>
        <w:t xml:space="preserve"> y la complejidad técnica del proceso, el esfuerzo hecho hasta ahora</w:t>
      </w:r>
      <w:r w:rsidR="008A24F3" w:rsidRPr="003E6DED">
        <w:rPr>
          <w:rFonts w:ascii="Times New Roman" w:eastAsia="Tahoma" w:hAnsi="Times New Roman" w:cs="Times New Roman"/>
          <w:color w:val="00000A"/>
          <w:sz w:val="24"/>
          <w:szCs w:val="24"/>
          <w:lang w:val="es-ES_tradnl"/>
        </w:rPr>
        <w:t xml:space="preserve"> para transparentar </w:t>
      </w:r>
      <w:r w:rsidR="007527FA" w:rsidRPr="003E6DED">
        <w:rPr>
          <w:rFonts w:ascii="Times New Roman" w:eastAsia="Tahoma" w:hAnsi="Times New Roman" w:cs="Times New Roman"/>
          <w:color w:val="00000A"/>
          <w:sz w:val="24"/>
          <w:szCs w:val="24"/>
          <w:lang w:val="es-ES_tradnl"/>
        </w:rPr>
        <w:t>los</w:t>
      </w:r>
      <w:r w:rsidR="008A24F3" w:rsidRPr="003E6DED">
        <w:rPr>
          <w:rFonts w:ascii="Times New Roman" w:eastAsia="Tahoma" w:hAnsi="Times New Roman" w:cs="Times New Roman"/>
          <w:color w:val="00000A"/>
          <w:sz w:val="24"/>
          <w:szCs w:val="24"/>
          <w:lang w:val="es-ES_tradnl"/>
        </w:rPr>
        <w:t xml:space="preserve"> proceso</w:t>
      </w:r>
      <w:r w:rsidR="007527FA" w:rsidRPr="003E6DED">
        <w:rPr>
          <w:rFonts w:ascii="Times New Roman" w:eastAsia="Tahoma" w:hAnsi="Times New Roman" w:cs="Times New Roman"/>
          <w:color w:val="00000A"/>
          <w:sz w:val="24"/>
          <w:szCs w:val="24"/>
          <w:lang w:val="es-ES_tradnl"/>
        </w:rPr>
        <w:t>s de redistritación</w:t>
      </w:r>
      <w:r w:rsidR="005F56AD" w:rsidRPr="003E6DED">
        <w:rPr>
          <w:rFonts w:ascii="Times New Roman" w:eastAsia="Tahoma" w:hAnsi="Times New Roman" w:cs="Times New Roman"/>
          <w:color w:val="00000A"/>
          <w:sz w:val="24"/>
          <w:szCs w:val="24"/>
          <w:lang w:val="es-ES_tradnl"/>
        </w:rPr>
        <w:t xml:space="preserve"> resulta insuficiente. </w:t>
      </w:r>
    </w:p>
    <w:p w14:paraId="07066636" w14:textId="77777777" w:rsidR="007102D9" w:rsidRDefault="005F56AD" w:rsidP="007102D9">
      <w:pPr>
        <w:pStyle w:val="LO-normal"/>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ab/>
        <w:t xml:space="preserve">Para delimitar distritos </w:t>
      </w:r>
      <w:r w:rsidR="00677B38" w:rsidRPr="003E6DED">
        <w:rPr>
          <w:rFonts w:ascii="Times New Roman" w:eastAsia="Tahoma" w:hAnsi="Times New Roman" w:cs="Times New Roman"/>
          <w:color w:val="00000A"/>
          <w:sz w:val="24"/>
          <w:szCs w:val="24"/>
          <w:lang w:val="es-ES_tradnl"/>
        </w:rPr>
        <w:t>es necesario reunir</w:t>
      </w:r>
      <w:r w:rsidRPr="003E6DED">
        <w:rPr>
          <w:rFonts w:ascii="Times New Roman" w:eastAsia="Tahoma" w:hAnsi="Times New Roman" w:cs="Times New Roman"/>
          <w:color w:val="00000A"/>
          <w:sz w:val="24"/>
          <w:szCs w:val="24"/>
          <w:lang w:val="es-ES_tradnl"/>
        </w:rPr>
        <w:t xml:space="preserve"> un volumen de información formidable. Cifras demográficas de diversa índole, la ubicación de accidentes geográficos en todo el territorio nacional</w:t>
      </w:r>
      <w:r w:rsidR="00677B38"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o la geografía digitalizada para armar los distritos son tan solo algunos de los datos necesarios. Resulta muy difícil, cuando no imposible, evaluar una decisión si no puede replicarse el proceso mediante el cual se tomó</w:t>
      </w:r>
      <w:r w:rsidR="00677B38" w:rsidRPr="003E6DED">
        <w:rPr>
          <w:rFonts w:ascii="Times New Roman" w:eastAsia="Tahoma" w:hAnsi="Times New Roman" w:cs="Times New Roman"/>
          <w:color w:val="00000A"/>
          <w:sz w:val="24"/>
          <w:szCs w:val="24"/>
          <w:lang w:val="es-ES_tradnl"/>
        </w:rPr>
        <w:t xml:space="preserve"> dicha decisión</w:t>
      </w:r>
      <w:r w:rsidRPr="003E6DED">
        <w:rPr>
          <w:rFonts w:ascii="Times New Roman" w:eastAsia="Tahoma" w:hAnsi="Times New Roman" w:cs="Times New Roman"/>
          <w:color w:val="00000A"/>
          <w:sz w:val="24"/>
          <w:szCs w:val="24"/>
          <w:lang w:val="es-ES_tradnl"/>
        </w:rPr>
        <w:t xml:space="preserve"> (Smith 2015). El Cuadro 1 enumera siete grandes rubros que consideramos necesarios y suficientes para replicar el</w:t>
      </w:r>
      <w:r w:rsidR="00677B38" w:rsidRPr="003E6DED">
        <w:rPr>
          <w:rFonts w:ascii="Times New Roman" w:eastAsia="Tahoma" w:hAnsi="Times New Roman" w:cs="Times New Roman"/>
          <w:color w:val="00000A"/>
          <w:sz w:val="24"/>
          <w:szCs w:val="24"/>
          <w:lang w:val="es-ES_tradnl"/>
        </w:rPr>
        <w:t xml:space="preserve"> proceso redistritador. </w:t>
      </w:r>
      <w:r w:rsidR="00677B38" w:rsidRPr="003E6DED">
        <w:rPr>
          <w:rFonts w:ascii="Times New Roman" w:eastAsia="Tahoma" w:hAnsi="Times New Roman" w:cs="Times New Roman"/>
          <w:color w:val="00000A"/>
          <w:sz w:val="24"/>
          <w:szCs w:val="24"/>
          <w:lang w:val="es-ES_tradnl"/>
        </w:rPr>
        <w:lastRenderedPageBreak/>
        <w:t>Incluye</w:t>
      </w:r>
      <w:r w:rsidRPr="003E6DED">
        <w:rPr>
          <w:rFonts w:ascii="Times New Roman" w:eastAsia="Tahoma" w:hAnsi="Times New Roman" w:cs="Times New Roman"/>
          <w:color w:val="00000A"/>
          <w:sz w:val="24"/>
          <w:szCs w:val="24"/>
          <w:lang w:val="es-ES_tradnl"/>
        </w:rPr>
        <w:t xml:space="preserve"> bases de datos, cartografía diversa, las fórmulas matemáticas empleadas, la normatividad en vigor, los mapas y las revisiones partidistas, los resultados electorales, y 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w:t>
      </w:r>
      <w:r w:rsidRPr="003E6DED">
        <w:rPr>
          <w:rStyle w:val="FootnoteAnchor"/>
          <w:rFonts w:ascii="Times New Roman" w:eastAsia="Tahoma" w:hAnsi="Times New Roman" w:cs="Times New Roman"/>
          <w:color w:val="00000A"/>
          <w:sz w:val="24"/>
          <w:szCs w:val="24"/>
          <w:lang w:val="es-ES_tradnl"/>
        </w:rPr>
        <w:footnoteReference w:id="10"/>
      </w:r>
      <w:r w:rsidR="007102D9" w:rsidRPr="003E6DED">
        <w:rPr>
          <w:rFonts w:ascii="Times New Roman" w:eastAsia="Tahoma"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 xml:space="preserve"> Treinta y seis órganos públicos son responsables de producirla y distribuirla.</w:t>
      </w:r>
    </w:p>
    <w:p w14:paraId="54A9E1C9" w14:textId="77777777" w:rsidR="00205376" w:rsidRPr="003E6DED" w:rsidRDefault="00205376" w:rsidP="00205376">
      <w:pPr>
        <w:pStyle w:val="LO-normal"/>
        <w:pageBreakBefore/>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Cuadro 1. Disponibilidad de la información para la redistritación</w:t>
      </w:r>
    </w:p>
    <w:p w14:paraId="1447CE70" w14:textId="77777777" w:rsidR="00205376" w:rsidRPr="003E6DED" w:rsidRDefault="00205376" w:rsidP="00205376">
      <w:pPr>
        <w:pStyle w:val="LO-normal"/>
        <w:spacing w:line="240" w:lineRule="auto"/>
        <w:jc w:val="center"/>
        <w:rPr>
          <w:lang w:val="es-ES_tradnl"/>
        </w:rPr>
      </w:pPr>
      <w:r w:rsidRPr="003E6DED">
        <w:rPr>
          <w:noProof/>
          <w:lang w:val="es-MX" w:eastAsia="es-MX"/>
        </w:rPr>
        <w:drawing>
          <wp:inline distT="0" distB="0" distL="0" distR="0" wp14:anchorId="78C16EBE" wp14:editId="2FC26B68">
            <wp:extent cx="5943600" cy="4675239"/>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75239"/>
                    </a:xfrm>
                    <a:prstGeom prst="rect">
                      <a:avLst/>
                    </a:prstGeom>
                    <a:noFill/>
                    <a:ln>
                      <a:noFill/>
                    </a:ln>
                  </pic:spPr>
                </pic:pic>
              </a:graphicData>
            </a:graphic>
          </wp:inline>
        </w:drawing>
      </w:r>
    </w:p>
    <w:p w14:paraId="21C7602D" w14:textId="77777777" w:rsidR="00205376" w:rsidRPr="00684E14" w:rsidRDefault="00205376" w:rsidP="00205376">
      <w:pPr>
        <w:pStyle w:val="LO-normal"/>
        <w:spacing w:line="240" w:lineRule="auto"/>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Cuadro e</w:t>
      </w:r>
      <w:r w:rsidRPr="00684E14">
        <w:rPr>
          <w:rFonts w:ascii="Times New Roman" w:eastAsia="Times New Roman" w:hAnsi="Times New Roman" w:cs="Times New Roman"/>
          <w:color w:val="00000A"/>
          <w:sz w:val="20"/>
          <w:lang w:val="es-ES_tradnl"/>
        </w:rPr>
        <w:t>laborado por los autores.</w:t>
      </w:r>
    </w:p>
    <w:p w14:paraId="2B6ECC8C" w14:textId="77777777" w:rsidR="00205376" w:rsidRPr="003E6DED" w:rsidRDefault="00205376" w:rsidP="007102D9">
      <w:pPr>
        <w:pStyle w:val="LO-normal"/>
        <w:spacing w:line="480" w:lineRule="auto"/>
        <w:rPr>
          <w:rFonts w:ascii="Times New Roman" w:eastAsia="Tahoma" w:hAnsi="Times New Roman" w:cs="Times New Roman"/>
          <w:color w:val="00000A"/>
          <w:sz w:val="24"/>
          <w:szCs w:val="24"/>
          <w:lang w:val="es-ES_tradnl"/>
        </w:rPr>
      </w:pPr>
    </w:p>
    <w:p w14:paraId="1A5132D7" w14:textId="61F13E69" w:rsidR="00196BB3" w:rsidRPr="003E6DED" w:rsidRDefault="005F56AD" w:rsidP="007102D9">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Una parte de la información es de fuentes </w:t>
      </w:r>
      <w:r w:rsidRPr="003E6DED">
        <w:rPr>
          <w:rFonts w:ascii="Times New Roman" w:eastAsia="Times New Roman" w:hAnsi="Times New Roman" w:cs="Times New Roman"/>
          <w:color w:val="00000A"/>
          <w:sz w:val="24"/>
          <w:szCs w:val="24"/>
          <w:lang w:val="es-ES_tradnl"/>
        </w:rPr>
        <w:t>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(véase Magar et al. 2015 para una discusión crítica del proceso de optimización automatizado), la normatividad relevante</w:t>
      </w:r>
      <w:r w:rsidR="000F7459"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la cartografía de las secciones electorales del país (que son las unidades fundamentales de la redistritación). Por último, cada órgano electoral local concentra </w:t>
      </w:r>
      <w:r w:rsidRPr="003E6DED">
        <w:rPr>
          <w:rFonts w:ascii="Times New Roman" w:eastAsia="Times New Roman" w:hAnsi="Times New Roman" w:cs="Times New Roman"/>
          <w:color w:val="00000A"/>
          <w:sz w:val="24"/>
          <w:szCs w:val="24"/>
          <w:lang w:val="es-ES_tradnl"/>
        </w:rPr>
        <w:lastRenderedPageBreak/>
        <w:t>los distintos criterios legales y administrativos que t</w:t>
      </w:r>
      <w:r w:rsidR="000F7459" w:rsidRPr="003E6DED">
        <w:rPr>
          <w:rFonts w:ascii="Times New Roman" w:eastAsia="Times New Roman" w:hAnsi="Times New Roman" w:cs="Times New Roman"/>
          <w:color w:val="00000A"/>
          <w:sz w:val="24"/>
          <w:szCs w:val="24"/>
          <w:lang w:val="es-ES_tradnl"/>
        </w:rPr>
        <w:t>iene cada entidad. A</w:t>
      </w:r>
      <w:r w:rsidRPr="003E6DED">
        <w:rPr>
          <w:rFonts w:ascii="Times New Roman" w:eastAsia="Times New Roman" w:hAnsi="Times New Roman" w:cs="Times New Roman"/>
          <w:color w:val="00000A"/>
          <w:sz w:val="24"/>
          <w:szCs w:val="24"/>
          <w:lang w:val="es-ES_tradnl"/>
        </w:rPr>
        <w:t xml:space="preserve">unque el proceso formal de redistritación no contempla el análisis de resultados electorales, es de suponer que las revisiones partidistas se hacen, primordialmente, a la luz de éstos y los votos son, por ende, información clave para poder evaluar los mapas propuestos por unos y otros. </w:t>
      </w:r>
    </w:p>
    <w:p w14:paraId="38181D26" w14:textId="2C9FAA1E" w:rsidR="00196BB3" w:rsidRPr="003E6DED" w:rsidRDefault="005F56AD">
      <w:pPr>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szCs w:val="24"/>
          <w:lang w:val="es-ES_tradnl"/>
        </w:rPr>
        <w:tab/>
        <w:t xml:space="preserve">Como también reporta el cuadro, no toda la información está disponible en formatos accesibles. </w:t>
      </w:r>
      <w:r w:rsidR="00FD3D4E">
        <w:rPr>
          <w:rFonts w:ascii="Times New Roman" w:eastAsia="Times New Roman" w:hAnsi="Times New Roman" w:cs="Times New Roman"/>
          <w:color w:val="00000A"/>
          <w:sz w:val="24"/>
          <w:szCs w:val="24"/>
          <w:lang w:val="es-ES_tradnl"/>
        </w:rPr>
        <w:t>A</w:t>
      </w:r>
      <w:r w:rsidRPr="003E6DED">
        <w:rPr>
          <w:rFonts w:ascii="Times New Roman" w:eastAsia="Times New Roman" w:hAnsi="Times New Roman" w:cs="Times New Roman"/>
          <w:color w:val="00000A"/>
          <w:sz w:val="24"/>
          <w:szCs w:val="24"/>
          <w:lang w:val="es-ES_tradnl"/>
        </w:rPr>
        <w:t xml:space="preserve">lguna, no obstante </w:t>
      </w:r>
      <w:r w:rsidR="009541C0" w:rsidRPr="003E6DED">
        <w:rPr>
          <w:rFonts w:ascii="Times New Roman" w:eastAsia="Times New Roman" w:hAnsi="Times New Roman" w:cs="Times New Roman"/>
          <w:color w:val="00000A"/>
          <w:sz w:val="24"/>
          <w:szCs w:val="24"/>
          <w:lang w:val="es-ES_tradnl"/>
        </w:rPr>
        <w:t>ser</w:t>
      </w:r>
      <w:r w:rsidRPr="003E6DED">
        <w:rPr>
          <w:rFonts w:ascii="Times New Roman" w:eastAsia="Times New Roman" w:hAnsi="Times New Roman" w:cs="Times New Roman"/>
          <w:color w:val="00000A"/>
          <w:sz w:val="24"/>
          <w:szCs w:val="24"/>
          <w:lang w:val="es-ES_tradnl"/>
        </w:rPr>
        <w:t xml:space="preserve"> clasificada como </w:t>
      </w:r>
      <w:r w:rsidR="009541C0" w:rsidRPr="003E6DED">
        <w:rPr>
          <w:rFonts w:ascii="Times New Roman" w:eastAsia="Times New Roman" w:hAnsi="Times New Roman" w:cs="Times New Roman"/>
          <w:color w:val="00000A"/>
          <w:sz w:val="24"/>
          <w:szCs w:val="24"/>
          <w:lang w:val="es-ES_tradnl"/>
        </w:rPr>
        <w:t xml:space="preserve">pública por el IFE/INE, </w:t>
      </w:r>
      <w:r w:rsidRPr="003E6DED">
        <w:rPr>
          <w:rFonts w:ascii="Times New Roman" w:eastAsia="Times New Roman" w:hAnsi="Times New Roman" w:cs="Times New Roman"/>
          <w:color w:val="00000A"/>
          <w:sz w:val="24"/>
          <w:szCs w:val="24"/>
          <w:lang w:val="es-ES_tradnl"/>
        </w:rPr>
        <w:t>difícilmente puede conseguirse.</w:t>
      </w:r>
      <w:r w:rsidRPr="003E6DED">
        <w:rPr>
          <w:rStyle w:val="FootnoteAnchor"/>
          <w:rFonts w:ascii="Times New Roman" w:eastAsia="Times New Roman" w:hAnsi="Times New Roman" w:cs="Times New Roman"/>
          <w:color w:val="00000A"/>
          <w:sz w:val="24"/>
          <w:szCs w:val="24"/>
          <w:lang w:val="es-ES_tradnl"/>
        </w:rPr>
        <w:footnoteReference w:id="11"/>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especializado para procesar parte de la información</w:t>
      </w:r>
      <w:r w:rsidR="00B87941" w:rsidRPr="003E6DED">
        <w:rPr>
          <w:rFonts w:ascii="Times New Roman" w:eastAsia="Times New Roman" w:hAnsi="Times New Roman" w:cs="Times New Roman"/>
          <w:color w:val="00000A"/>
          <w:sz w:val="24"/>
          <w:lang w:val="es-ES_tradnl"/>
        </w:rPr>
        <w:t>, por ejemplo,</w:t>
      </w:r>
      <w:r w:rsidRPr="003E6DED">
        <w:rPr>
          <w:rFonts w:ascii="Times New Roman" w:eastAsia="Times New Roman" w:hAnsi="Times New Roman" w:cs="Times New Roman"/>
          <w:color w:val="00000A"/>
          <w:sz w:val="24"/>
          <w:lang w:val="es-ES_tradnl"/>
        </w:rPr>
        <w:t xml:space="preserve"> es </w:t>
      </w:r>
      <w:r w:rsidR="009541C0" w:rsidRPr="003E6DED">
        <w:rPr>
          <w:rFonts w:ascii="Times New Roman" w:eastAsia="Times New Roman" w:hAnsi="Times New Roman" w:cs="Times New Roman"/>
          <w:color w:val="00000A"/>
          <w:sz w:val="24"/>
          <w:lang w:val="es-ES_tradnl"/>
        </w:rPr>
        <w:t>de varios tipos</w:t>
      </w:r>
      <w:r w:rsidRPr="003E6DED">
        <w:rPr>
          <w:rFonts w:ascii="Times New Roman" w:eastAsia="Times New Roman" w:hAnsi="Times New Roman" w:cs="Times New Roman"/>
          <w:color w:val="00000A"/>
          <w:sz w:val="24"/>
          <w:lang w:val="es-ES_tradnl"/>
        </w:rPr>
        <w:t xml:space="preserve">. </w:t>
      </w:r>
      <w:r w:rsidR="009541C0" w:rsidRPr="003E6DED">
        <w:rPr>
          <w:rFonts w:ascii="Times New Roman" w:eastAsia="Times New Roman" w:hAnsi="Times New Roman" w:cs="Times New Roman"/>
          <w:color w:val="00000A"/>
          <w:sz w:val="24"/>
          <w:lang w:val="es-ES_tradnl"/>
        </w:rPr>
        <w:t>Por un lado, e</w:t>
      </w:r>
      <w:r w:rsidRPr="003E6DED">
        <w:rPr>
          <w:rFonts w:ascii="Times New Roman" w:eastAsia="Times New Roman" w:hAnsi="Times New Roman" w:cs="Times New Roman"/>
          <w:color w:val="00000A"/>
          <w:sz w:val="24"/>
          <w:lang w:val="es-ES_tradnl"/>
        </w:rPr>
        <w:t>l análisis</w:t>
      </w:r>
      <w:r w:rsidR="00B87941" w:rsidRPr="003E6DED">
        <w:rPr>
          <w:rFonts w:ascii="Times New Roman" w:eastAsia="Times New Roman" w:hAnsi="Times New Roman" w:cs="Times New Roman"/>
          <w:color w:val="00000A"/>
          <w:sz w:val="24"/>
          <w:lang w:val="es-ES_tradnl"/>
        </w:rPr>
        <w:t xml:space="preserve"> de la información</w:t>
      </w:r>
      <w:r w:rsidRPr="003E6DED">
        <w:rPr>
          <w:rFonts w:ascii="Times New Roman" w:eastAsia="Times New Roman" w:hAnsi="Times New Roman" w:cs="Times New Roman"/>
          <w:color w:val="00000A"/>
          <w:sz w:val="24"/>
          <w:lang w:val="es-ES_tradnl"/>
        </w:rPr>
        <w:t xml:space="preserve"> requiere</w:t>
      </w:r>
      <w:r w:rsidR="009541C0"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lang w:val="es-ES_tradnl"/>
        </w:rPr>
        <w:t xml:space="preserve">algún programa informático para manipular </w:t>
      </w:r>
      <w:r w:rsidR="00B87941" w:rsidRPr="003E6DED">
        <w:rPr>
          <w:rFonts w:ascii="Times New Roman" w:eastAsia="Times New Roman" w:hAnsi="Times New Roman" w:cs="Times New Roman"/>
          <w:color w:val="00000A"/>
          <w:sz w:val="24"/>
          <w:lang w:val="es-ES_tradnl"/>
        </w:rPr>
        <w:t xml:space="preserve">datos </w:t>
      </w:r>
      <w:r w:rsidR="003E6DED">
        <w:rPr>
          <w:rFonts w:ascii="Times New Roman" w:eastAsia="Times New Roman" w:hAnsi="Times New Roman" w:cs="Times New Roman"/>
          <w:color w:val="00000A"/>
          <w:sz w:val="24"/>
          <w:lang w:val="es-ES_tradnl"/>
        </w:rPr>
        <w:t>geo</w:t>
      </w:r>
      <w:r w:rsidR="003E6DED" w:rsidRPr="003E6DED">
        <w:rPr>
          <w:rFonts w:ascii="Times New Roman" w:eastAsia="Times New Roman" w:hAnsi="Times New Roman" w:cs="Times New Roman"/>
          <w:color w:val="00000A"/>
          <w:sz w:val="24"/>
          <w:lang w:val="es-ES_tradnl"/>
        </w:rPr>
        <w:t>referenciados</w:t>
      </w:r>
      <w:r w:rsidRPr="003E6DED">
        <w:rPr>
          <w:rFonts w:ascii="Times New Roman" w:eastAsia="Times New Roman" w:hAnsi="Times New Roman" w:cs="Times New Roman"/>
          <w:color w:val="00000A"/>
          <w:sz w:val="24"/>
          <w:lang w:val="es-ES_tradnl"/>
        </w:rPr>
        <w:t xml:space="preserve"> en formato GIS. Existen muchas opciones, tanto comerciales co</w:t>
      </w:r>
      <w:r w:rsidR="00B87941" w:rsidRPr="003E6DED">
        <w:rPr>
          <w:rFonts w:ascii="Times New Roman" w:eastAsia="Times New Roman" w:hAnsi="Times New Roman" w:cs="Times New Roman"/>
          <w:color w:val="00000A"/>
          <w:sz w:val="24"/>
          <w:lang w:val="es-ES_tradnl"/>
        </w:rPr>
        <w:t>mo de fuente abierta y</w:t>
      </w:r>
      <w:r w:rsidRPr="003E6DED">
        <w:rPr>
          <w:rFonts w:ascii="Times New Roman" w:eastAsia="Times New Roman" w:hAnsi="Times New Roman" w:cs="Times New Roman"/>
          <w:color w:val="00000A"/>
          <w:sz w:val="24"/>
          <w:lang w:val="es-ES_tradnl"/>
        </w:rPr>
        <w:t xml:space="preserve"> gratuitas (wikipedia enlista una docena bajo el rubro “</w:t>
      </w:r>
      <w:r w:rsidRPr="003E6DED">
        <w:rPr>
          <w:rFonts w:ascii="Times New Roman" w:eastAsia="Times New Roman" w:hAnsi="Times New Roman" w:cs="Times New Roman"/>
          <w:i/>
          <w:color w:val="00000A"/>
          <w:sz w:val="24"/>
          <w:lang w:val="es-ES_tradnl"/>
        </w:rPr>
        <w:t>geographic information systems</w:t>
      </w:r>
      <w:r w:rsidRPr="003E6DED">
        <w:rPr>
          <w:rFonts w:ascii="Times New Roman" w:eastAsia="Times New Roman" w:hAnsi="Times New Roman" w:cs="Times New Roman"/>
          <w:color w:val="00000A"/>
          <w:sz w:val="24"/>
          <w:lang w:val="es-ES_tradnl"/>
        </w:rPr>
        <w:t xml:space="preserve">”). Por </w:t>
      </w:r>
      <w:r w:rsidR="00CA2C77"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color w:val="00000A"/>
          <w:sz w:val="24"/>
          <w:lang w:val="es-ES_tradnl"/>
        </w:rPr>
        <w:t>otro, se requiere también</w:t>
      </w:r>
      <w:r w:rsidR="00CA2C77" w:rsidRPr="003E6DED">
        <w:rPr>
          <w:rFonts w:ascii="Times New Roman" w:eastAsia="Times New Roman" w:hAnsi="Times New Roman" w:cs="Times New Roman"/>
          <w:color w:val="00000A"/>
          <w:sz w:val="24"/>
          <w:lang w:val="es-ES_tradnl"/>
        </w:rPr>
        <w:t xml:space="preserve"> de</w:t>
      </w:r>
      <w:r w:rsidRPr="003E6DED">
        <w:rPr>
          <w:rFonts w:ascii="Times New Roman" w:eastAsia="Times New Roman" w:hAnsi="Times New Roman" w:cs="Times New Roman"/>
          <w:color w:val="00000A"/>
          <w:sz w:val="24"/>
          <w:lang w:val="es-ES_tradnl"/>
        </w:rPr>
        <w:t xml:space="preserve">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w:t>
      </w:r>
      <w:r w:rsidR="008E0FBC" w:rsidRPr="003E6DED">
        <w:rPr>
          <w:rFonts w:ascii="Times New Roman" w:eastAsia="Times New Roman" w:hAnsi="Times New Roman" w:cs="Times New Roman"/>
          <w:color w:val="00000A"/>
          <w:sz w:val="24"/>
          <w:lang w:val="es-ES_tradnl"/>
        </w:rPr>
        <w:t>ización automatizado; o calcula con</w:t>
      </w:r>
      <w:r w:rsidRPr="003E6DED">
        <w:rPr>
          <w:rFonts w:ascii="Times New Roman" w:eastAsia="Times New Roman" w:hAnsi="Times New Roman" w:cs="Times New Roman"/>
          <w:color w:val="00000A"/>
          <w:sz w:val="24"/>
          <w:lang w:val="es-ES_tradnl"/>
        </w:rPr>
        <w:t xml:space="preserve"> indicadores cuantitativos</w:t>
      </w:r>
      <w:r w:rsidR="008E0FBC" w:rsidRPr="003E6DED">
        <w:rPr>
          <w:rFonts w:ascii="Times New Roman" w:eastAsia="Times New Roman" w:hAnsi="Times New Roman" w:cs="Times New Roman"/>
          <w:color w:val="00000A"/>
          <w:sz w:val="24"/>
          <w:lang w:val="es-ES_tradnl"/>
        </w:rPr>
        <w:t xml:space="preserve"> medidas</w:t>
      </w:r>
      <w:r w:rsidRPr="003E6DED">
        <w:rPr>
          <w:rFonts w:ascii="Times New Roman" w:eastAsia="Times New Roman" w:hAnsi="Times New Roman" w:cs="Times New Roman"/>
          <w:color w:val="00000A"/>
          <w:sz w:val="24"/>
          <w:lang w:val="es-ES_tradnl"/>
        </w:rPr>
        <w:t xml:space="preserve"> para </w:t>
      </w:r>
      <w:r w:rsidR="008E0FBC" w:rsidRPr="003E6DED">
        <w:rPr>
          <w:rFonts w:ascii="Times New Roman" w:eastAsia="Times New Roman" w:hAnsi="Times New Roman" w:cs="Times New Roman"/>
          <w:color w:val="00000A"/>
          <w:sz w:val="24"/>
          <w:lang w:val="es-ES_tradnl"/>
        </w:rPr>
        <w:t>evaluar</w:t>
      </w:r>
      <w:r w:rsidRPr="003E6DED">
        <w:rPr>
          <w:rFonts w:ascii="Times New Roman" w:eastAsia="Times New Roman" w:hAnsi="Times New Roman" w:cs="Times New Roman"/>
          <w:color w:val="00000A"/>
          <w:sz w:val="24"/>
          <w:lang w:val="es-ES_tradnl"/>
        </w:rPr>
        <w:t xml:space="preserve"> distintos escenarios. Por último, si se buscara </w:t>
      </w:r>
      <w:r w:rsidR="00CA2C77" w:rsidRPr="003E6DED">
        <w:rPr>
          <w:rFonts w:ascii="Times New Roman" w:eastAsia="Times New Roman" w:hAnsi="Times New Roman" w:cs="Times New Roman"/>
          <w:color w:val="00000A"/>
          <w:sz w:val="24"/>
          <w:lang w:val="es-ES_tradnl"/>
        </w:rPr>
        <w:t>interact</w:t>
      </w:r>
      <w:r w:rsidR="00CC122E" w:rsidRPr="003E6DED">
        <w:rPr>
          <w:rFonts w:ascii="Times New Roman" w:eastAsia="Times New Roman" w:hAnsi="Times New Roman" w:cs="Times New Roman"/>
          <w:color w:val="00000A"/>
          <w:sz w:val="24"/>
          <w:lang w:val="es-ES_tradnl"/>
        </w:rPr>
        <w:t>u</w:t>
      </w:r>
      <w:r w:rsidR="00CA2C77" w:rsidRPr="003E6DED">
        <w:rPr>
          <w:rFonts w:ascii="Times New Roman" w:eastAsia="Times New Roman" w:hAnsi="Times New Roman" w:cs="Times New Roman"/>
          <w:color w:val="00000A"/>
          <w:sz w:val="24"/>
          <w:lang w:val="es-ES_tradnl"/>
        </w:rPr>
        <w:t>ar con un tercero (ya sea la institución electoral</w:t>
      </w:r>
      <w:r w:rsidRPr="003E6DED">
        <w:rPr>
          <w:rFonts w:ascii="Times New Roman" w:eastAsia="Times New Roman" w:hAnsi="Times New Roman" w:cs="Times New Roman"/>
          <w:color w:val="00000A"/>
          <w:sz w:val="24"/>
          <w:lang w:val="es-ES_tradnl"/>
        </w:rPr>
        <w:t xml:space="preserve">, </w:t>
      </w:r>
      <w:r w:rsidR="00CA2C77" w:rsidRPr="003E6DED">
        <w:rPr>
          <w:rFonts w:ascii="Times New Roman" w:eastAsia="Times New Roman" w:hAnsi="Times New Roman" w:cs="Times New Roman"/>
          <w:color w:val="00000A"/>
          <w:sz w:val="24"/>
          <w:lang w:val="es-ES_tradnl"/>
        </w:rPr>
        <w:t xml:space="preserve">un partido político u otro </w:t>
      </w:r>
      <w:r w:rsidR="00FD3D4E">
        <w:rPr>
          <w:rFonts w:ascii="Times New Roman" w:eastAsia="Times New Roman" w:hAnsi="Times New Roman" w:cs="Times New Roman"/>
          <w:color w:val="00000A"/>
          <w:sz w:val="24"/>
          <w:lang w:val="es-ES_tradnl"/>
        </w:rPr>
        <w:t>analista</w:t>
      </w:r>
      <w:r w:rsidR="00CA2C77" w:rsidRPr="003E6DED">
        <w:rPr>
          <w:rFonts w:ascii="Times New Roman" w:eastAsia="Times New Roman" w:hAnsi="Times New Roman" w:cs="Times New Roman"/>
          <w:color w:val="00000A"/>
          <w:sz w:val="24"/>
          <w:lang w:val="es-ES_tradnl"/>
        </w:rPr>
        <w:t xml:space="preserve">), </w:t>
      </w:r>
      <w:r w:rsidR="00CC122E" w:rsidRPr="003E6DED">
        <w:rPr>
          <w:rFonts w:ascii="Times New Roman" w:eastAsia="Times New Roman" w:hAnsi="Times New Roman" w:cs="Times New Roman"/>
          <w:color w:val="00000A"/>
          <w:sz w:val="24"/>
          <w:lang w:val="es-ES_tradnl"/>
        </w:rPr>
        <w:t>es necesario contar con</w:t>
      </w:r>
      <w:r w:rsidRPr="003E6DED">
        <w:rPr>
          <w:rFonts w:ascii="Times New Roman" w:eastAsia="Times New Roman" w:hAnsi="Times New Roman" w:cs="Times New Roman"/>
          <w:color w:val="00000A"/>
          <w:sz w:val="24"/>
          <w:lang w:val="es-ES_tradnl"/>
        </w:rPr>
        <w:t xml:space="preserve"> una plataforma que permita socializar las propuestas y recibir comentarios y revisiones.</w:t>
      </w:r>
    </w:p>
    <w:p w14:paraId="526CB3FD" w14:textId="6CB5C613" w:rsidR="00196BB3" w:rsidRPr="003E6DED" w:rsidRDefault="005F56AD" w:rsidP="00745C06">
      <w:pPr>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ab/>
        <w:t>Poner la información fal</w:t>
      </w:r>
      <w:r w:rsidR="006063C2" w:rsidRPr="003E6DED">
        <w:rPr>
          <w:rFonts w:ascii="Times New Roman" w:eastAsia="Tahoma" w:hAnsi="Times New Roman" w:cs="Times New Roman"/>
          <w:color w:val="00000A"/>
          <w:sz w:val="24"/>
          <w:szCs w:val="24"/>
          <w:lang w:val="es-ES_tradnl"/>
        </w:rPr>
        <w:t xml:space="preserve">tante a disposición del público, </w:t>
      </w:r>
      <w:r w:rsidRPr="003E6DED">
        <w:rPr>
          <w:rFonts w:ascii="Times New Roman" w:eastAsia="Tahoma" w:hAnsi="Times New Roman" w:cs="Times New Roman"/>
          <w:color w:val="00000A"/>
          <w:sz w:val="24"/>
          <w:szCs w:val="24"/>
          <w:lang w:val="es-ES_tradnl"/>
        </w:rPr>
        <w:t>sin duda</w:t>
      </w:r>
      <w:r w:rsidR="006063C2"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contribuirá </w:t>
      </w:r>
      <w:r w:rsidR="006063C2" w:rsidRPr="003E6DED">
        <w:rPr>
          <w:rFonts w:ascii="Times New Roman" w:eastAsia="Tahoma" w:hAnsi="Times New Roman" w:cs="Times New Roman"/>
          <w:color w:val="00000A"/>
          <w:sz w:val="24"/>
          <w:szCs w:val="24"/>
          <w:lang w:val="es-ES_tradnl"/>
        </w:rPr>
        <w:t>a transparentar los procesos de redistritación</w:t>
      </w:r>
      <w:r w:rsidRPr="003E6DED">
        <w:rPr>
          <w:rFonts w:ascii="Times New Roman" w:eastAsia="Tahoma" w:hAnsi="Times New Roman" w:cs="Times New Roman"/>
          <w:color w:val="00000A"/>
          <w:sz w:val="24"/>
          <w:szCs w:val="24"/>
          <w:lang w:val="es-ES_tradnl"/>
        </w:rPr>
        <w:t xml:space="preserve">. </w:t>
      </w:r>
      <w:r w:rsidR="006063C2" w:rsidRPr="003E6DED">
        <w:rPr>
          <w:rFonts w:ascii="Times New Roman" w:eastAsia="Tahoma" w:hAnsi="Times New Roman" w:cs="Times New Roman"/>
          <w:color w:val="00000A"/>
          <w:sz w:val="24"/>
          <w:szCs w:val="24"/>
          <w:lang w:val="es-ES_tradnl"/>
        </w:rPr>
        <w:t>Sin embargo, dada la naturaleza de</w:t>
      </w:r>
      <w:r w:rsidR="004433F5" w:rsidRPr="003E6DED">
        <w:rPr>
          <w:rFonts w:ascii="Times New Roman" w:eastAsia="Tahoma" w:hAnsi="Times New Roman" w:cs="Times New Roman"/>
          <w:color w:val="00000A"/>
          <w:sz w:val="24"/>
          <w:szCs w:val="24"/>
          <w:lang w:val="es-ES_tradnl"/>
        </w:rPr>
        <w:t>l proceso de redistritación y sus distintas etapas</w:t>
      </w:r>
      <w:r w:rsidRPr="003E6DED">
        <w:rPr>
          <w:rFonts w:ascii="Times New Roman" w:eastAsia="Tahoma" w:hAnsi="Times New Roman" w:cs="Times New Roman"/>
          <w:color w:val="00000A"/>
          <w:sz w:val="24"/>
          <w:szCs w:val="24"/>
          <w:lang w:val="es-ES_tradnl"/>
        </w:rPr>
        <w:t xml:space="preserve">, no </w:t>
      </w:r>
      <w:r w:rsidR="004433F5" w:rsidRPr="003E6DED">
        <w:rPr>
          <w:rFonts w:ascii="Times New Roman" w:eastAsia="Tahoma" w:hAnsi="Times New Roman" w:cs="Times New Roman"/>
          <w:color w:val="00000A"/>
          <w:sz w:val="24"/>
          <w:szCs w:val="24"/>
          <w:lang w:val="es-ES_tradnl"/>
        </w:rPr>
        <w:t>es suficiente</w:t>
      </w:r>
      <w:r w:rsidRPr="003E6DED">
        <w:rPr>
          <w:rFonts w:ascii="Times New Roman" w:eastAsia="Tahoma" w:hAnsi="Times New Roman" w:cs="Times New Roman"/>
          <w:color w:val="00000A"/>
          <w:sz w:val="24"/>
          <w:szCs w:val="24"/>
          <w:lang w:val="es-ES_tradnl"/>
        </w:rPr>
        <w:t xml:space="preserve">. También </w:t>
      </w:r>
      <w:r w:rsidR="004433F5" w:rsidRPr="003E6DED">
        <w:rPr>
          <w:rFonts w:ascii="Times New Roman" w:eastAsia="Tahoma" w:hAnsi="Times New Roman" w:cs="Times New Roman"/>
          <w:color w:val="00000A"/>
          <w:sz w:val="24"/>
          <w:szCs w:val="24"/>
          <w:lang w:val="es-ES_tradnl"/>
        </w:rPr>
        <w:t>es</w:t>
      </w:r>
      <w:r w:rsidRPr="003E6DED">
        <w:rPr>
          <w:rFonts w:ascii="Times New Roman" w:eastAsia="Tahoma" w:hAnsi="Times New Roman" w:cs="Times New Roman"/>
          <w:color w:val="00000A"/>
          <w:sz w:val="24"/>
          <w:szCs w:val="24"/>
          <w:lang w:val="es-ES_tradnl"/>
        </w:rPr>
        <w:t xml:space="preserve"> necesario </w:t>
      </w:r>
      <w:r w:rsidR="00745C06" w:rsidRPr="003E6DED">
        <w:rPr>
          <w:rFonts w:ascii="Times New Roman" w:eastAsia="Tahoma" w:hAnsi="Times New Roman" w:cs="Times New Roman"/>
          <w:color w:val="00000A"/>
          <w:sz w:val="24"/>
          <w:szCs w:val="24"/>
          <w:lang w:val="es-ES_tradnl"/>
        </w:rPr>
        <w:t xml:space="preserve">que la autoridad </w:t>
      </w:r>
      <w:r w:rsidR="00745C06" w:rsidRPr="003E6DED">
        <w:rPr>
          <w:rFonts w:ascii="Times New Roman" w:eastAsia="Tahoma" w:hAnsi="Times New Roman" w:cs="Times New Roman"/>
          <w:color w:val="00000A"/>
          <w:sz w:val="24"/>
          <w:szCs w:val="24"/>
          <w:lang w:val="es-ES_tradnl"/>
        </w:rPr>
        <w:lastRenderedPageBreak/>
        <w:t xml:space="preserve">electoral realice </w:t>
      </w:r>
      <w:r w:rsidRPr="003E6DED">
        <w:rPr>
          <w:rFonts w:ascii="Times New Roman" w:eastAsia="Tahoma" w:hAnsi="Times New Roman" w:cs="Times New Roman"/>
          <w:color w:val="00000A"/>
          <w:sz w:val="24"/>
          <w:szCs w:val="24"/>
          <w:lang w:val="es-ES_tradnl"/>
        </w:rPr>
        <w:t xml:space="preserve">un esfuerzo importante de armonización e integración de la información para facilitar su uso. </w:t>
      </w:r>
      <w:r w:rsidR="00745C06" w:rsidRPr="003E6DED">
        <w:rPr>
          <w:rFonts w:ascii="Times New Roman" w:eastAsia="Tahoma" w:hAnsi="Times New Roman" w:cs="Times New Roman"/>
          <w:color w:val="00000A"/>
          <w:sz w:val="24"/>
          <w:szCs w:val="24"/>
          <w:lang w:val="es-ES_tradnl"/>
        </w:rPr>
        <w:t xml:space="preserve">A </w:t>
      </w:r>
      <w:r w:rsidR="003E6DED" w:rsidRPr="003E6DED">
        <w:rPr>
          <w:rFonts w:ascii="Times New Roman" w:eastAsia="Tahoma" w:hAnsi="Times New Roman" w:cs="Times New Roman"/>
          <w:color w:val="00000A"/>
          <w:sz w:val="24"/>
          <w:szCs w:val="24"/>
          <w:lang w:val="es-ES_tradnl"/>
        </w:rPr>
        <w:t>continuación</w:t>
      </w:r>
      <w:r w:rsidR="00745C06" w:rsidRPr="003E6DED">
        <w:rPr>
          <w:rFonts w:ascii="Times New Roman" w:eastAsia="Tahoma" w:hAnsi="Times New Roman" w:cs="Times New Roman"/>
          <w:color w:val="00000A"/>
          <w:sz w:val="24"/>
          <w:szCs w:val="24"/>
          <w:lang w:val="es-ES_tradnl"/>
        </w:rPr>
        <w:t>, describimos</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 xml:space="preserve"> tres </w:t>
      </w:r>
      <w:r w:rsidRPr="003E6DED">
        <w:rPr>
          <w:rFonts w:ascii="Times New Roman" w:eastAsia="Tahoma" w:hAnsi="Times New Roman" w:cs="Times New Roman"/>
          <w:color w:val="00000A"/>
          <w:sz w:val="24"/>
          <w:szCs w:val="24"/>
          <w:lang w:val="es-ES_tradnl"/>
        </w:rPr>
        <w:t>condiciones para que la transparencia y los datos abiertos se traduzcan en rendición de cuentas efectiva (Smith 2015, Ferreira da Cruza et al. 2015).</w:t>
      </w:r>
      <w:r w:rsidR="004433F5" w:rsidRPr="003E6DED">
        <w:rPr>
          <w:rStyle w:val="Refdenotaalpie"/>
          <w:rFonts w:ascii="Times New Roman" w:eastAsia="Tahoma" w:hAnsi="Times New Roman" w:cs="Times New Roman"/>
          <w:color w:val="00000A"/>
          <w:sz w:val="24"/>
          <w:szCs w:val="24"/>
          <w:lang w:val="es-ES_tradnl"/>
        </w:rPr>
        <w:footnoteReference w:id="12"/>
      </w:r>
      <w:r w:rsidR="00745C06" w:rsidRPr="003E6DED">
        <w:rPr>
          <w:rFonts w:ascii="Times New Roman" w:eastAsia="Tahoma" w:hAnsi="Times New Roman" w:cs="Times New Roman"/>
          <w:color w:val="00000A"/>
          <w:sz w:val="24"/>
          <w:szCs w:val="24"/>
          <w:lang w:val="es-ES_tradnl"/>
        </w:rPr>
        <w:t xml:space="preserve"> C</w:t>
      </w:r>
      <w:r w:rsidRPr="003E6DED">
        <w:rPr>
          <w:rFonts w:ascii="Times New Roman" w:eastAsia="Tahoma" w:hAnsi="Times New Roman" w:cs="Times New Roman"/>
          <w:color w:val="00000A"/>
          <w:sz w:val="24"/>
          <w:szCs w:val="24"/>
          <w:lang w:val="es-ES_tradnl"/>
        </w:rPr>
        <w:t xml:space="preserve">ada </w:t>
      </w:r>
      <w:r w:rsidR="00C1477D" w:rsidRPr="003E6DED">
        <w:rPr>
          <w:rFonts w:ascii="Times New Roman" w:eastAsia="Tahoma" w:hAnsi="Times New Roman" w:cs="Times New Roman"/>
          <w:color w:val="00000A"/>
          <w:sz w:val="24"/>
          <w:szCs w:val="24"/>
          <w:lang w:val="es-ES_tradnl"/>
        </w:rPr>
        <w:t>condición</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es más exigente a la previa y p</w:t>
      </w:r>
      <w:r w:rsidRPr="003E6DED">
        <w:rPr>
          <w:rFonts w:ascii="Times New Roman" w:eastAsia="Tahoma" w:hAnsi="Times New Roman" w:cs="Times New Roman"/>
          <w:color w:val="00000A"/>
          <w:sz w:val="24"/>
          <w:szCs w:val="24"/>
          <w:lang w:val="es-ES_tradnl"/>
        </w:rPr>
        <w:t xml:space="preserve">ueden </w:t>
      </w:r>
      <w:r w:rsidR="00745C06" w:rsidRPr="003E6DED">
        <w:rPr>
          <w:rFonts w:ascii="Times New Roman" w:eastAsia="Tahoma" w:hAnsi="Times New Roman" w:cs="Times New Roman"/>
          <w:color w:val="00000A"/>
          <w:sz w:val="24"/>
          <w:szCs w:val="24"/>
          <w:lang w:val="es-ES_tradnl"/>
        </w:rPr>
        <w:t>entenderse</w:t>
      </w:r>
      <w:r w:rsidRPr="003E6DED">
        <w:rPr>
          <w:rFonts w:ascii="Times New Roman" w:eastAsia="Tahoma" w:hAnsi="Times New Roman" w:cs="Times New Roman"/>
          <w:color w:val="00000A"/>
          <w:sz w:val="24"/>
          <w:szCs w:val="24"/>
          <w:lang w:val="es-ES_tradnl"/>
        </w:rPr>
        <w:t xml:space="preserve"> como</w:t>
      </w:r>
      <w:r w:rsidR="00C1477D" w:rsidRPr="003E6DED">
        <w:rPr>
          <w:rFonts w:ascii="Times New Roman" w:eastAsia="Tahoma" w:hAnsi="Times New Roman" w:cs="Times New Roman"/>
          <w:color w:val="00000A"/>
          <w:sz w:val="24"/>
          <w:szCs w:val="24"/>
          <w:lang w:val="es-ES_tradnl"/>
        </w:rPr>
        <w:t xml:space="preserve"> tres</w:t>
      </w:r>
      <w:r w:rsidRPr="003E6DED">
        <w:rPr>
          <w:rFonts w:ascii="Times New Roman" w:eastAsia="Tahoma" w:hAnsi="Times New Roman" w:cs="Times New Roman"/>
          <w:color w:val="00000A"/>
          <w:sz w:val="24"/>
          <w:szCs w:val="24"/>
          <w:lang w:val="es-ES_tradnl"/>
        </w:rPr>
        <w:t xml:space="preserve"> estadíos: mientras mayor el estadío que alcancen los lineamientos de la redistritación, mayor será la probabilidad de que la transparencia se traduzca en rendición de cuentas efectiva. </w:t>
      </w:r>
    </w:p>
    <w:p w14:paraId="2F41D89D" w14:textId="502DD9AA"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ahoma" w:hAnsi="Times New Roman" w:cs="Times New Roman"/>
          <w:b/>
          <w:bCs/>
          <w:i/>
          <w:color w:val="00000A"/>
          <w:sz w:val="24"/>
          <w:szCs w:val="24"/>
          <w:highlight w:val="green"/>
          <w:lang w:val="es-ES_tradnl"/>
        </w:rPr>
        <w:t xml:space="preserve">Condición </w:t>
      </w:r>
      <w:r w:rsidR="00B83289" w:rsidRPr="00B83289">
        <w:rPr>
          <w:rFonts w:ascii="Times New Roman" w:eastAsia="Tahoma" w:hAnsi="Times New Roman" w:cs="Times New Roman"/>
          <w:b/>
          <w:bCs/>
          <w:i/>
          <w:color w:val="00000A"/>
          <w:sz w:val="24"/>
          <w:szCs w:val="24"/>
          <w:highlight w:val="green"/>
          <w:lang w:val="es-ES_tradnl"/>
        </w:rPr>
        <w:t>1. D</w:t>
      </w:r>
      <w:r w:rsidRPr="003E6DED">
        <w:rPr>
          <w:rFonts w:ascii="Times New Roman" w:eastAsia="Tahoma" w:hAnsi="Times New Roman" w:cs="Times New Roman"/>
          <w:b/>
          <w:bCs/>
          <w:i/>
          <w:color w:val="00000A"/>
          <w:sz w:val="24"/>
          <w:szCs w:val="24"/>
          <w:lang w:val="es-ES_tradnl"/>
        </w:rPr>
        <w:t>atos abiertos</w:t>
      </w:r>
      <w:r w:rsidRPr="003E6DED">
        <w:rPr>
          <w:rFonts w:ascii="Times New Roman" w:eastAsia="Tahoma" w:hAnsi="Times New Roman" w:cs="Times New Roman"/>
          <w:b/>
          <w:bCs/>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Consiste en operar la redistritación con total transparencia dándole al público acceso continuo (preferiblemente, en línea</w:t>
      </w:r>
      <w:r w:rsidR="009F291F" w:rsidRPr="003E6DED">
        <w:rPr>
          <w:rFonts w:ascii="Times New Roman" w:eastAsia="Tahoma" w:hAnsi="Times New Roman" w:cs="Times New Roman"/>
          <w:color w:val="00000A"/>
          <w:sz w:val="24"/>
          <w:szCs w:val="24"/>
          <w:lang w:val="es-ES_tradnl"/>
        </w:rPr>
        <w:t xml:space="preserve"> y en tiempo real</w:t>
      </w:r>
      <w:r w:rsidRPr="003E6DED">
        <w:rPr>
          <w:rFonts w:ascii="Times New Roman" w:eastAsia="Tahoma" w:hAnsi="Times New Roman" w:cs="Times New Roman"/>
          <w:color w:val="00000A"/>
          <w:sz w:val="24"/>
          <w:szCs w:val="24"/>
          <w:lang w:val="es-ES_tradnl"/>
        </w:rPr>
        <w:t>) a los acuerdos, los mapas propuestos, las deliberaciones,</w:t>
      </w:r>
      <w:r w:rsidR="008332E5" w:rsidRPr="003E6DED">
        <w:rPr>
          <w:rFonts w:ascii="Times New Roman" w:eastAsia="Tahoma" w:hAnsi="Times New Roman" w:cs="Times New Roman"/>
          <w:color w:val="00000A"/>
          <w:sz w:val="24"/>
          <w:szCs w:val="24"/>
          <w:lang w:val="es-ES_tradnl"/>
        </w:rPr>
        <w:t xml:space="preserve"> y</w:t>
      </w:r>
      <w:r w:rsidRPr="003E6DED">
        <w:rPr>
          <w:rFonts w:ascii="Times New Roman" w:eastAsia="Tahoma" w:hAnsi="Times New Roman" w:cs="Times New Roman"/>
          <w:color w:val="00000A"/>
          <w:sz w:val="24"/>
          <w:szCs w:val="24"/>
          <w:lang w:val="es-ES_tradnl"/>
        </w:rPr>
        <w:t xml:space="preserve"> las observaciones presentadas a los mapas. Para ello deben clasificarse como públicos los datos utilizados y los registros que vaya generando el propio proceso de redistritación. Todo análisis llevado a cabo o consultado por la autoridad debe de ser consultable. Lo mismo en el caso del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 el público debe poder utilizarlo libremente o poder operarlo remotamente (preferiblemente, desde la nube)</w:t>
      </w:r>
      <w:r w:rsidR="009F291F" w:rsidRPr="003E6DED">
        <w:rPr>
          <w:rFonts w:ascii="Times New Roman" w:eastAsia="Tahoma" w:hAnsi="Times New Roman" w:cs="Times New Roman"/>
          <w:color w:val="00000A"/>
          <w:sz w:val="24"/>
          <w:szCs w:val="24"/>
          <w:lang w:val="es-ES_tradnl"/>
        </w:rPr>
        <w:t xml:space="preserve"> al mismo tiempo en el que la autoridad electoral está redistritando</w:t>
      </w:r>
      <w:r w:rsidRPr="003E6DED">
        <w:rPr>
          <w:rFonts w:ascii="Times New Roman" w:eastAsia="Tahoma" w:hAnsi="Times New Roman" w:cs="Times New Roman"/>
          <w:color w:val="00000A"/>
          <w:sz w:val="24"/>
          <w:szCs w:val="24"/>
          <w:lang w:val="es-ES_tradnl"/>
        </w:rPr>
        <w:t>. Como puede verificarse en la memoria institucional de los procesos previos</w:t>
      </w:r>
      <w:r w:rsidR="009F291F" w:rsidRPr="003E6DED">
        <w:rPr>
          <w:rFonts w:ascii="Times New Roman" w:eastAsia="Tahoma" w:hAnsi="Times New Roman" w:cs="Times New Roman"/>
          <w:color w:val="00000A"/>
          <w:sz w:val="24"/>
          <w:szCs w:val="24"/>
          <w:lang w:val="es-ES_tradnl"/>
        </w:rPr>
        <w:t xml:space="preserve"> de redistritación a nivel federal</w:t>
      </w:r>
      <w:r w:rsidRPr="003E6DED">
        <w:rPr>
          <w:rFonts w:ascii="Times New Roman" w:eastAsia="Tahoma" w:hAnsi="Times New Roman" w:cs="Times New Roman"/>
          <w:color w:val="00000A"/>
          <w:sz w:val="24"/>
          <w:szCs w:val="24"/>
          <w:lang w:val="es-ES_tradnl"/>
        </w:rPr>
        <w:t xml:space="preserve">, especialmente el de 2005 (IFE 2005), la autoridad federal </w:t>
      </w:r>
      <w:r w:rsidR="009F291F" w:rsidRPr="003E6DED">
        <w:rPr>
          <w:rFonts w:ascii="Times New Roman" w:eastAsia="Tahoma" w:hAnsi="Times New Roman" w:cs="Times New Roman"/>
          <w:color w:val="00000A"/>
          <w:sz w:val="24"/>
          <w:szCs w:val="24"/>
          <w:lang w:val="es-ES_tradnl"/>
        </w:rPr>
        <w:t>ha hecho</w:t>
      </w:r>
      <w:r w:rsidRPr="003E6DED">
        <w:rPr>
          <w:rFonts w:ascii="Times New Roman" w:eastAsia="Tahoma" w:hAnsi="Times New Roman" w:cs="Times New Roman"/>
          <w:color w:val="00000A"/>
          <w:sz w:val="24"/>
          <w:szCs w:val="24"/>
          <w:lang w:val="es-ES_tradnl"/>
        </w:rPr>
        <w:t xml:space="preserve"> </w:t>
      </w:r>
      <w:r w:rsidR="009F291F" w:rsidRPr="003E6DED">
        <w:rPr>
          <w:rFonts w:ascii="Times New Roman" w:eastAsia="Tahoma" w:hAnsi="Times New Roman" w:cs="Times New Roman"/>
          <w:color w:val="00000A"/>
          <w:sz w:val="24"/>
          <w:szCs w:val="24"/>
          <w:lang w:val="es-ES_tradnl"/>
        </w:rPr>
        <w:t xml:space="preserve">esfuerzos importantes para cumplir con </w:t>
      </w:r>
      <w:r w:rsidRPr="003E6DED">
        <w:rPr>
          <w:rFonts w:ascii="Times New Roman" w:eastAsia="Tahoma" w:hAnsi="Times New Roman" w:cs="Times New Roman"/>
          <w:color w:val="00000A"/>
          <w:sz w:val="24"/>
          <w:szCs w:val="24"/>
          <w:lang w:val="es-ES_tradnl"/>
        </w:rPr>
        <w:t xml:space="preserve">esta primera condición. </w:t>
      </w:r>
      <w:r w:rsidR="009F291F" w:rsidRPr="003E6DED">
        <w:rPr>
          <w:rFonts w:ascii="Times New Roman" w:eastAsia="Tahoma" w:hAnsi="Times New Roman" w:cs="Times New Roman"/>
          <w:color w:val="00000A"/>
          <w:sz w:val="24"/>
          <w:szCs w:val="24"/>
          <w:lang w:val="es-ES_tradnl"/>
        </w:rPr>
        <w:t xml:space="preserve">Sin embargo, la apertura, disponibilidad, descripción y acceso a la información </w:t>
      </w:r>
      <w:r w:rsidR="00205376" w:rsidRPr="00205376">
        <w:rPr>
          <w:rFonts w:ascii="Times New Roman" w:eastAsia="Tahoma" w:hAnsi="Times New Roman" w:cs="Times New Roman"/>
          <w:color w:val="00000A"/>
          <w:sz w:val="24"/>
          <w:szCs w:val="24"/>
          <w:highlight w:val="green"/>
          <w:lang w:val="es-ES_tradnl"/>
        </w:rPr>
        <w:t>siguen siendo muy limitadas.</w:t>
      </w:r>
      <w:r w:rsidR="00205376">
        <w:rPr>
          <w:rFonts w:ascii="Times New Roman" w:eastAsia="Tahoma" w:hAnsi="Times New Roman" w:cs="Times New Roman"/>
          <w:color w:val="00000A"/>
          <w:sz w:val="24"/>
          <w:szCs w:val="24"/>
          <w:lang w:val="es-ES_tradnl"/>
        </w:rPr>
        <w:t xml:space="preserve"> </w:t>
      </w:r>
      <w:r w:rsidR="009F291F" w:rsidRPr="003E6DED">
        <w:rPr>
          <w:rFonts w:ascii="Times New Roman" w:eastAsia="Tahoma" w:hAnsi="Times New Roman" w:cs="Times New Roman"/>
          <w:color w:val="00000A"/>
          <w:sz w:val="24"/>
          <w:szCs w:val="24"/>
          <w:lang w:val="es-ES_tradnl"/>
        </w:rPr>
        <w:t xml:space="preserve"> </w:t>
      </w:r>
    </w:p>
    <w:p w14:paraId="0C1FC180" w14:textId="71C26625"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ahoma" w:hAnsi="Times New Roman" w:cs="Times New Roman"/>
          <w:b/>
          <w:bCs/>
          <w:i/>
          <w:color w:val="00000A"/>
          <w:sz w:val="24"/>
          <w:szCs w:val="24"/>
          <w:highlight w:val="green"/>
          <w:lang w:val="es-ES_tradnl"/>
        </w:rPr>
        <w:lastRenderedPageBreak/>
        <w:t xml:space="preserve">Condición </w:t>
      </w:r>
      <w:r w:rsidR="00B83289" w:rsidRPr="00B83289">
        <w:rPr>
          <w:rFonts w:ascii="Times New Roman" w:eastAsia="Tahoma" w:hAnsi="Times New Roman" w:cs="Times New Roman"/>
          <w:b/>
          <w:bCs/>
          <w:i/>
          <w:color w:val="00000A"/>
          <w:sz w:val="24"/>
          <w:szCs w:val="24"/>
          <w:highlight w:val="green"/>
          <w:lang w:val="es-ES_tradnl"/>
        </w:rPr>
        <w:t>2.</w:t>
      </w:r>
      <w:r w:rsidR="00B83289">
        <w:rPr>
          <w:rFonts w:ascii="Times New Roman" w:eastAsia="Tahoma" w:hAnsi="Times New Roman" w:cs="Times New Roman"/>
          <w:b/>
          <w:bCs/>
          <w:i/>
          <w:color w:val="00000A"/>
          <w:sz w:val="24"/>
          <w:szCs w:val="24"/>
          <w:lang w:val="es-ES_tradnl"/>
        </w:rPr>
        <w:t xml:space="preserve"> R</w:t>
      </w:r>
      <w:r w:rsidRPr="003E6DED">
        <w:rPr>
          <w:rFonts w:ascii="Times New Roman" w:eastAsia="Tahoma" w:hAnsi="Times New Roman" w:cs="Times New Roman"/>
          <w:b/>
          <w:bCs/>
          <w:i/>
          <w:color w:val="00000A"/>
          <w:sz w:val="24"/>
          <w:szCs w:val="24"/>
          <w:lang w:val="es-ES_tradnl"/>
        </w:rPr>
        <w:t>eplicabilidad</w:t>
      </w:r>
      <w:r w:rsidRPr="003E6DED">
        <w:rPr>
          <w:rFonts w:ascii="Times New Roman" w:eastAsia="Tahoma" w:hAnsi="Times New Roman" w:cs="Times New Roman"/>
          <w:color w:val="00000A"/>
          <w:sz w:val="24"/>
          <w:szCs w:val="24"/>
          <w:lang w:val="es-ES_tradnl"/>
        </w:rPr>
        <w:t xml:space="preserve">. Consiste en desarrollar y ofrecer </w:t>
      </w:r>
      <w:r w:rsidRPr="003E6DED">
        <w:rPr>
          <w:rFonts w:ascii="Times New Roman" w:eastAsia="Times New Roman" w:hAnsi="Times New Roman" w:cs="Times New Roman"/>
          <w:color w:val="00000A"/>
          <w:sz w:val="24"/>
          <w:szCs w:val="24"/>
          <w:lang w:val="es-ES_tradnl"/>
        </w:rPr>
        <w:t xml:space="preserve">un catálogo del universo de datos </w:t>
      </w:r>
      <w:r w:rsidR="003E275C" w:rsidRPr="003E6DED">
        <w:rPr>
          <w:rFonts w:ascii="Times New Roman" w:eastAsia="Times New Roman" w:hAnsi="Times New Roman" w:cs="Times New Roman"/>
          <w:color w:val="00000A"/>
          <w:sz w:val="24"/>
          <w:szCs w:val="24"/>
          <w:lang w:val="es-ES_tradnl"/>
        </w:rPr>
        <w:t xml:space="preserve">utilizados en </w:t>
      </w:r>
      <w:r w:rsidR="00504AB5"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redistritación. Los datos deben ser gratuitos, de libre uso y estructurados para ser legibles por equipos digitales de manera simple </w:t>
      </w:r>
      <w:r w:rsidR="00504AB5" w:rsidRPr="003E6DED">
        <w:rPr>
          <w:rFonts w:ascii="Times New Roman" w:eastAsia="Times New Roman" w:hAnsi="Times New Roman" w:cs="Times New Roman"/>
          <w:color w:val="00000A"/>
          <w:sz w:val="24"/>
          <w:szCs w:val="24"/>
          <w:lang w:val="es-ES_tradnl"/>
        </w:rPr>
        <w:t xml:space="preserve">y </w:t>
      </w:r>
      <w:r w:rsidRPr="003E6DED">
        <w:rPr>
          <w:rFonts w:ascii="Times New Roman" w:eastAsia="Times New Roman" w:hAnsi="Times New Roman" w:cs="Times New Roman"/>
          <w:color w:val="00000A"/>
          <w:sz w:val="24"/>
          <w:szCs w:val="24"/>
          <w:lang w:val="es-ES_tradnl"/>
        </w:rPr>
        <w:t xml:space="preserve">automática. En términos de la tecnología imperante, </w:t>
      </w:r>
      <w:r w:rsidR="00EC7B4E" w:rsidRPr="003E6DED">
        <w:rPr>
          <w:rFonts w:ascii="Times New Roman" w:eastAsia="Times New Roman" w:hAnsi="Times New Roman" w:cs="Times New Roman"/>
          <w:color w:val="00000A"/>
          <w:sz w:val="24"/>
          <w:szCs w:val="24"/>
          <w:lang w:val="es-ES_tradnl"/>
        </w:rPr>
        <w:t>es posible</w:t>
      </w:r>
      <w:r w:rsidRPr="003E6DED">
        <w:rPr>
          <w:rFonts w:ascii="Times New Roman" w:eastAsia="Times New Roman" w:hAnsi="Times New Roman" w:cs="Times New Roman"/>
          <w:color w:val="00000A"/>
          <w:sz w:val="24"/>
          <w:szCs w:val="24"/>
          <w:lang w:val="es-ES_tradnl"/>
        </w:rPr>
        <w:t xml:space="preserve"> obtener</w:t>
      </w:r>
      <w:r w:rsidR="00EC7B4E"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con</w:t>
      </w:r>
      <w:r w:rsidR="00504AB5" w:rsidRPr="003E6DED">
        <w:rPr>
          <w:rFonts w:ascii="Times New Roman" w:eastAsia="Times New Roman" w:hAnsi="Times New Roman" w:cs="Times New Roman"/>
          <w:color w:val="00000A"/>
          <w:sz w:val="24"/>
          <w:szCs w:val="24"/>
          <w:lang w:val="es-ES_tradnl"/>
        </w:rPr>
        <w:t xml:space="preserve"> solo</w:t>
      </w:r>
      <w:r w:rsidRPr="003E6DED">
        <w:rPr>
          <w:rFonts w:ascii="Times New Roman" w:eastAsia="Times New Roman" w:hAnsi="Times New Roman" w:cs="Times New Roman"/>
          <w:color w:val="00000A"/>
          <w:sz w:val="24"/>
          <w:szCs w:val="24"/>
          <w:lang w:val="es-ES_tradnl"/>
        </w:rPr>
        <w:t xml:space="preserve"> un “</w:t>
      </w:r>
      <w:r w:rsidRPr="003E6DED">
        <w:rPr>
          <w:rFonts w:ascii="Times New Roman" w:eastAsia="Times New Roman" w:hAnsi="Times New Roman" w:cs="Times New Roman"/>
          <w:i/>
          <w:color w:val="00000A"/>
          <w:sz w:val="24"/>
          <w:szCs w:val="24"/>
          <w:lang w:val="es-ES_tradnl"/>
        </w:rPr>
        <w:t>clic</w:t>
      </w:r>
      <w:r w:rsidRPr="003E6DED">
        <w:rPr>
          <w:rFonts w:ascii="Times New Roman" w:eastAsia="Times New Roman" w:hAnsi="Times New Roman" w:cs="Times New Roman"/>
          <w:color w:val="00000A"/>
          <w:sz w:val="24"/>
          <w:szCs w:val="24"/>
          <w:lang w:val="es-ES_tradnl"/>
        </w:rPr>
        <w:t>”</w:t>
      </w:r>
      <w:r w:rsidR="00EC7B4E"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el conjunto de información relevante o </w:t>
      </w:r>
      <w:r w:rsidR="00EC7B4E" w:rsidRPr="003E6DED">
        <w:rPr>
          <w:rFonts w:ascii="Times New Roman" w:eastAsia="Times New Roman" w:hAnsi="Times New Roman" w:cs="Times New Roman"/>
          <w:color w:val="00000A"/>
          <w:sz w:val="24"/>
          <w:szCs w:val="24"/>
          <w:lang w:val="es-ES_tradnl"/>
        </w:rPr>
        <w:t xml:space="preserve">los  distintos </w:t>
      </w:r>
      <w:r w:rsidRPr="003E6DED">
        <w:rPr>
          <w:rFonts w:ascii="Times New Roman" w:eastAsia="Times New Roman" w:hAnsi="Times New Roman" w:cs="Times New Roman"/>
          <w:color w:val="00000A"/>
          <w:sz w:val="24"/>
          <w:szCs w:val="24"/>
          <w:lang w:val="es-ES_tradnl"/>
        </w:rPr>
        <w:t xml:space="preserve">subconjuntos de </w:t>
      </w:r>
      <w:r w:rsidR="00EC7B4E" w:rsidRPr="003E6DED">
        <w:rPr>
          <w:rFonts w:ascii="Times New Roman" w:eastAsia="Times New Roman" w:hAnsi="Times New Roman" w:cs="Times New Roman"/>
          <w:color w:val="00000A"/>
          <w:sz w:val="24"/>
          <w:szCs w:val="24"/>
          <w:lang w:val="es-ES_tradnl"/>
        </w:rPr>
        <w:t>la misma</w:t>
      </w:r>
      <w:r w:rsidRPr="003E6DED">
        <w:rPr>
          <w:rFonts w:ascii="Times New Roman" w:eastAsia="Times New Roman" w:hAnsi="Times New Roman" w:cs="Times New Roman"/>
          <w:color w:val="00000A"/>
          <w:sz w:val="24"/>
          <w:szCs w:val="24"/>
          <w:lang w:val="es-ES_tradnl"/>
        </w:rPr>
        <w:t xml:space="preserve">. Todos los datos </w:t>
      </w:r>
      <w:r w:rsidR="00EC7B4E" w:rsidRPr="003E6DED">
        <w:rPr>
          <w:rFonts w:ascii="Times New Roman" w:eastAsia="Times New Roman" w:hAnsi="Times New Roman" w:cs="Times New Roman"/>
          <w:color w:val="00000A"/>
          <w:sz w:val="24"/>
          <w:szCs w:val="24"/>
          <w:lang w:val="es-ES_tradnl"/>
        </w:rPr>
        <w:t>deben estar</w:t>
      </w:r>
      <w:r w:rsidRPr="003E6DED">
        <w:rPr>
          <w:rFonts w:ascii="Times New Roman" w:eastAsia="Times New Roman" w:hAnsi="Times New Roman" w:cs="Times New Roman"/>
          <w:color w:val="00000A"/>
          <w:sz w:val="24"/>
          <w:szCs w:val="24"/>
          <w:lang w:val="es-ES_tradnl"/>
        </w:rPr>
        <w:t xml:space="preserve"> estructurados y vinculados entre sí para poder cruzarlos y analizarlos fácilment</w:t>
      </w:r>
      <w:r w:rsidR="00EC7B4E" w:rsidRPr="003E6DED">
        <w:rPr>
          <w:rFonts w:ascii="Times New Roman" w:eastAsia="Times New Roman" w:hAnsi="Times New Roman" w:cs="Times New Roman"/>
          <w:color w:val="00000A"/>
          <w:sz w:val="24"/>
          <w:szCs w:val="24"/>
          <w:lang w:val="es-ES_tradnl"/>
        </w:rPr>
        <w:t>e. Cumplir lo anterior permitiría</w:t>
      </w:r>
      <w:r w:rsidRPr="003E6DED">
        <w:rPr>
          <w:rFonts w:ascii="Times New Roman" w:eastAsia="Times New Roman" w:hAnsi="Times New Roman" w:cs="Times New Roman"/>
          <w:color w:val="00000A"/>
          <w:sz w:val="24"/>
          <w:szCs w:val="24"/>
          <w:lang w:val="es-ES_tradnl"/>
        </w:rPr>
        <w:t xml:space="preserve"> replicar íntegramente el proceso redistritador y todos sus </w:t>
      </w:r>
      <w:r w:rsidR="00EC7B4E" w:rsidRPr="003E6DED">
        <w:rPr>
          <w:rFonts w:ascii="Times New Roman" w:eastAsia="Times New Roman" w:hAnsi="Times New Roman" w:cs="Times New Roman"/>
          <w:color w:val="00000A"/>
          <w:sz w:val="24"/>
          <w:szCs w:val="24"/>
          <w:lang w:val="es-ES_tradnl"/>
        </w:rPr>
        <w:t>resultados</w:t>
      </w:r>
      <w:r w:rsidRPr="003E6DED">
        <w:rPr>
          <w:rFonts w:ascii="Times New Roman" w:eastAsia="Times New Roman" w:hAnsi="Times New Roman" w:cs="Times New Roman"/>
          <w:color w:val="00000A"/>
          <w:sz w:val="24"/>
          <w:szCs w:val="24"/>
          <w:lang w:val="es-ES_tradnl"/>
        </w:rPr>
        <w:t xml:space="preserve">. </w:t>
      </w:r>
      <w:r w:rsidR="00EC7B4E" w:rsidRPr="003E6DED">
        <w:rPr>
          <w:rFonts w:ascii="Times New Roman" w:eastAsia="Times New Roman" w:hAnsi="Times New Roman" w:cs="Times New Roman"/>
          <w:color w:val="00000A"/>
          <w:sz w:val="24"/>
          <w:szCs w:val="24"/>
          <w:lang w:val="es-ES_tradnl"/>
        </w:rPr>
        <w:t>Con ello, cualquiera puede replicar el proceso, se incrementa la</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confia</w:t>
      </w:r>
      <w:r w:rsidR="00EC7B4E" w:rsidRPr="003E6DED">
        <w:rPr>
          <w:rFonts w:ascii="Times New Roman" w:eastAsia="Tahoma" w:hAnsi="Times New Roman" w:cs="Times New Roman"/>
          <w:color w:val="00000A"/>
          <w:sz w:val="24"/>
          <w:szCs w:val="24"/>
          <w:lang w:val="es-ES_tradnl"/>
        </w:rPr>
        <w:t>nza del público en la autoridad, y se puede descartar</w:t>
      </w:r>
      <w:r w:rsidRPr="003E6DED">
        <w:rPr>
          <w:rFonts w:ascii="Times New Roman" w:eastAsia="Tahoma" w:hAnsi="Times New Roman" w:cs="Times New Roman"/>
          <w:color w:val="00000A"/>
          <w:sz w:val="24"/>
          <w:szCs w:val="24"/>
          <w:lang w:val="es-ES_tradnl"/>
        </w:rPr>
        <w:t>, de primera mano, una manipulación indebida de</w:t>
      </w:r>
      <w:r w:rsidR="00EC7B4E" w:rsidRPr="003E6DED">
        <w:rPr>
          <w:rFonts w:ascii="Times New Roman" w:eastAsia="Tahoma" w:hAnsi="Times New Roman" w:cs="Times New Roman"/>
          <w:color w:val="00000A"/>
          <w:sz w:val="24"/>
          <w:szCs w:val="24"/>
          <w:lang w:val="es-ES_tradnl"/>
        </w:rPr>
        <w:t xml:space="preserve"> la cartografía electoral</w:t>
      </w:r>
      <w:r w:rsidRPr="003E6DED">
        <w:rPr>
          <w:rFonts w:ascii="Times New Roman" w:eastAsia="Tahoma" w:hAnsi="Times New Roman" w:cs="Times New Roman"/>
          <w:color w:val="00000A"/>
          <w:sz w:val="24"/>
          <w:szCs w:val="24"/>
          <w:lang w:val="es-ES_tradnl"/>
        </w:rPr>
        <w:t xml:space="preserve">. </w:t>
      </w:r>
    </w:p>
    <w:p w14:paraId="394F0366" w14:textId="075C37C8"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B83289">
        <w:rPr>
          <w:rFonts w:ascii="Times New Roman" w:eastAsia="Times New Roman" w:hAnsi="Times New Roman" w:cs="Times New Roman"/>
          <w:b/>
          <w:i/>
          <w:color w:val="00000A"/>
          <w:sz w:val="24"/>
          <w:szCs w:val="24"/>
          <w:highlight w:val="green"/>
          <w:lang w:val="es-ES_tradnl"/>
        </w:rPr>
        <w:t xml:space="preserve">Condición </w:t>
      </w:r>
      <w:r w:rsidR="00B83289" w:rsidRPr="00B83289">
        <w:rPr>
          <w:rFonts w:ascii="Times New Roman" w:eastAsia="Times New Roman" w:hAnsi="Times New Roman" w:cs="Times New Roman"/>
          <w:b/>
          <w:i/>
          <w:color w:val="00000A"/>
          <w:sz w:val="24"/>
          <w:szCs w:val="24"/>
          <w:highlight w:val="green"/>
          <w:lang w:val="es-ES_tradnl"/>
        </w:rPr>
        <w:t>3. P</w:t>
      </w:r>
      <w:r w:rsidRPr="003E6DED">
        <w:rPr>
          <w:rFonts w:ascii="Times New Roman" w:eastAsia="Times New Roman" w:hAnsi="Times New Roman" w:cs="Times New Roman"/>
          <w:b/>
          <w:i/>
          <w:color w:val="00000A"/>
          <w:sz w:val="24"/>
          <w:szCs w:val="24"/>
          <w:lang w:val="es-ES_tradnl"/>
        </w:rPr>
        <w:t>articipación.</w:t>
      </w:r>
      <w:r w:rsidRPr="003E6DED">
        <w:rPr>
          <w:rFonts w:ascii="Times New Roman" w:eastAsia="Times New Roman" w:hAnsi="Times New Roman" w:cs="Times New Roman"/>
          <w:color w:val="00000A"/>
          <w:sz w:val="24"/>
          <w:szCs w:val="24"/>
          <w:lang w:val="es-ES_tradnl"/>
        </w:rPr>
        <w:t xml:space="preserve"> Consiste en </w:t>
      </w:r>
      <w:r w:rsidRPr="003E6DED">
        <w:rPr>
          <w:rFonts w:ascii="Times New Roman" w:eastAsia="Tahoma" w:hAnsi="Times New Roman" w:cs="Times New Roman"/>
          <w:color w:val="00000A"/>
          <w:sz w:val="24"/>
          <w:szCs w:val="24"/>
          <w:lang w:val="es-ES_tradnl"/>
        </w:rPr>
        <w:t xml:space="preserve">crear </w:t>
      </w:r>
      <w:r w:rsidRPr="003E6DED">
        <w:rPr>
          <w:rFonts w:ascii="Times New Roman" w:eastAsia="Times New Roman" w:hAnsi="Times New Roman" w:cs="Times New Roman"/>
          <w:color w:val="00000A"/>
          <w:sz w:val="24"/>
          <w:szCs w:val="24"/>
          <w:lang w:val="es-ES_tradnl"/>
        </w:rPr>
        <w:t xml:space="preserve">mecanismos para hacer posible </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y probable</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la interacción entre la autoridad y el público durante el proceso redistritador. </w:t>
      </w:r>
      <w:r w:rsidRPr="003E6DED">
        <w:rPr>
          <w:rFonts w:ascii="Times New Roman" w:eastAsia="Tahoma" w:hAnsi="Times New Roman" w:cs="Times New Roman"/>
          <w:color w:val="00000A"/>
          <w:sz w:val="24"/>
          <w:szCs w:val="24"/>
          <w:lang w:val="es-ES_tradnl"/>
        </w:rPr>
        <w:t xml:space="preserve">Un mecanismo </w:t>
      </w:r>
      <w:r w:rsidR="00F83C27" w:rsidRPr="003E6DED">
        <w:rPr>
          <w:rFonts w:ascii="Times New Roman" w:eastAsia="Tahoma" w:hAnsi="Times New Roman" w:cs="Times New Roman"/>
          <w:color w:val="00000A"/>
          <w:sz w:val="24"/>
          <w:szCs w:val="24"/>
          <w:lang w:val="es-ES_tradnl"/>
        </w:rPr>
        <w:t xml:space="preserve">posible </w:t>
      </w:r>
      <w:r w:rsidRPr="003E6DED">
        <w:rPr>
          <w:rFonts w:ascii="Times New Roman" w:eastAsia="Tahoma" w:hAnsi="Times New Roman" w:cs="Times New Roman"/>
          <w:color w:val="00000A"/>
          <w:sz w:val="24"/>
          <w:szCs w:val="24"/>
          <w:lang w:val="es-ES_tradnl"/>
        </w:rPr>
        <w:t>es la adopción de una interfaz informática estándar</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de fácil uso, con una licencia de código</w:t>
      </w:r>
      <w:r w:rsidR="00F83C27" w:rsidRPr="003E6DED">
        <w:rPr>
          <w:rFonts w:ascii="Times New Roman" w:eastAsia="Tahoma" w:hAnsi="Times New Roman" w:cs="Times New Roman"/>
          <w:color w:val="00000A"/>
          <w:sz w:val="24"/>
          <w:szCs w:val="24"/>
          <w:lang w:val="es-ES_tradnl"/>
        </w:rPr>
        <w:t xml:space="preserve"> de</w:t>
      </w:r>
      <w:r w:rsidRPr="003E6DED">
        <w:rPr>
          <w:rFonts w:ascii="Times New Roman" w:eastAsia="Tahoma" w:hAnsi="Times New Roman" w:cs="Times New Roman"/>
          <w:color w:val="00000A"/>
          <w:sz w:val="24"/>
          <w:szCs w:val="24"/>
          <w:lang w:val="es-ES_tradnl"/>
        </w:rPr>
        <w:t xml:space="preserve"> fuente </w:t>
      </w:r>
      <w:r w:rsidR="0078134E" w:rsidRPr="003E6DED">
        <w:rPr>
          <w:rFonts w:ascii="Times New Roman" w:eastAsia="Tahoma" w:hAnsi="Times New Roman" w:cs="Times New Roman"/>
          <w:color w:val="00000A"/>
          <w:sz w:val="24"/>
          <w:szCs w:val="24"/>
          <w:lang w:val="es-ES_tradnl"/>
        </w:rPr>
        <w:t>abierto</w:t>
      </w:r>
      <w:r w:rsidRPr="003E6DED">
        <w:rPr>
          <w:rFonts w:ascii="Times New Roman" w:eastAsia="Tahoma" w:hAnsi="Times New Roman" w:cs="Times New Roman"/>
          <w:color w:val="00000A"/>
          <w:sz w:val="24"/>
          <w:szCs w:val="24"/>
          <w:lang w:val="es-ES_tradnl"/>
        </w:rPr>
        <w:t>. Esto facilitará que cualquier interesado, incluso sin ser especialista en el tema, pueda formular contrapropuestas de delimitación electoral legales que sirvan de base para evaluar otras propuestas sobre la mesa.</w:t>
      </w:r>
      <w:r w:rsidRPr="003E6DED">
        <w:rPr>
          <w:rStyle w:val="FootnoteAnchor"/>
          <w:rFonts w:ascii="Times New Roman" w:eastAsia="Tahoma" w:hAnsi="Times New Roman" w:cs="Times New Roman"/>
          <w:color w:val="00000A"/>
          <w:sz w:val="24"/>
          <w:szCs w:val="24"/>
          <w:lang w:val="es-ES_tradnl"/>
        </w:rPr>
        <w:footnoteReference w:id="13"/>
      </w:r>
      <w:r w:rsidRPr="003E6DED">
        <w:rPr>
          <w:rFonts w:ascii="Times New Roman" w:eastAsia="Tahoma" w:hAnsi="Times New Roman" w:cs="Times New Roman"/>
          <w:color w:val="00000A"/>
          <w:sz w:val="24"/>
          <w:szCs w:val="24"/>
          <w:lang w:val="es-ES_tradnl"/>
        </w:rPr>
        <w:t xml:space="preserve"> Una plataforma de esta naturaleza permitiría comparar fácilmente distintos mapas usando tanto los criterios formales que usa la autoridad</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como las consecuencias políticas de los distintos planes propuestos. Que el software sea libre permite que sea copiado, estudiado, alterado y redistribuido para, entre otras cosas, verificar que el proceso de optimización</w:t>
      </w:r>
      <w:r w:rsidR="0078134E" w:rsidRPr="003E6DED">
        <w:rPr>
          <w:rFonts w:ascii="Times New Roman" w:eastAsia="Tahoma" w:hAnsi="Times New Roman" w:cs="Times New Roman"/>
          <w:color w:val="00000A"/>
          <w:sz w:val="24"/>
          <w:szCs w:val="24"/>
          <w:lang w:val="es-ES_tradnl"/>
        </w:rPr>
        <w:t xml:space="preserve"> se lleva a cabo</w:t>
      </w:r>
      <w:r w:rsidRPr="003E6DED">
        <w:rPr>
          <w:rFonts w:ascii="Times New Roman" w:eastAsia="Tahoma" w:hAnsi="Times New Roman" w:cs="Times New Roman"/>
          <w:color w:val="00000A"/>
          <w:sz w:val="24"/>
          <w:szCs w:val="24"/>
          <w:lang w:val="es-ES_tradnl"/>
        </w:rPr>
        <w:t xml:space="preserve"> conforme a los criterios legales. </w:t>
      </w:r>
    </w:p>
    <w:p w14:paraId="274226DD" w14:textId="77777777"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En síntesis, consideramos que transparentar la redistritación y construir las herramientas de acceso a la información que permitan y fomenten la participación ciudadana, tendría </w:t>
      </w:r>
      <w:r w:rsidRPr="003E6DED">
        <w:rPr>
          <w:rFonts w:ascii="Times New Roman" w:eastAsia="Times New Roman" w:hAnsi="Times New Roman" w:cs="Times New Roman"/>
          <w:color w:val="00000A"/>
          <w:sz w:val="24"/>
          <w:lang w:val="es-ES_tradnl"/>
        </w:rPr>
        <w:lastRenderedPageBreak/>
        <w:t xml:space="preserve">beneficios importantes para una mejor redistritación, pero también para contribuir a la consolidación de nuestra joven democracia. </w:t>
      </w:r>
    </w:p>
    <w:p w14:paraId="2FD9B8B7" w14:textId="77777777" w:rsidR="00196BB3" w:rsidRPr="003E6DED" w:rsidRDefault="005F56AD">
      <w:pPr>
        <w:pStyle w:val="Ttulo1"/>
        <w:rPr>
          <w:rFonts w:ascii="Times New Roman" w:hAnsi="Times New Roman" w:cs="Times New Roman"/>
          <w:b/>
          <w:bCs/>
          <w:color w:val="00000A"/>
          <w:sz w:val="24"/>
          <w:szCs w:val="24"/>
          <w:lang w:val="es-ES_tradnl"/>
        </w:rPr>
      </w:pPr>
      <w:r w:rsidRPr="003E6DED">
        <w:rPr>
          <w:rFonts w:ascii="Times New Roman" w:hAnsi="Times New Roman" w:cs="Times New Roman"/>
          <w:b/>
          <w:bCs/>
          <w:color w:val="00000A"/>
          <w:sz w:val="24"/>
          <w:szCs w:val="24"/>
          <w:lang w:val="es-ES_tradnl"/>
        </w:rPr>
        <w:t>III. Vestigios de opacidad</w:t>
      </w:r>
    </w:p>
    <w:p w14:paraId="4E900272" w14:textId="717FDB01" w:rsidR="00196BB3" w:rsidRPr="003E6DED" w:rsidRDefault="00854C5B">
      <w:pPr>
        <w:pStyle w:val="LO-normal"/>
        <w:spacing w:line="480" w:lineRule="auto"/>
        <w:rPr>
          <w:rFonts w:ascii="Times New Roman" w:hAnsi="Times New Roman" w:cs="Times New Roman"/>
          <w:color w:val="00000A"/>
          <w:sz w:val="24"/>
          <w:szCs w:val="24"/>
          <w:lang w:val="es-ES_tradnl"/>
        </w:rPr>
      </w:pPr>
      <w:r w:rsidRPr="00854C5B">
        <w:rPr>
          <w:rFonts w:ascii="Times New Roman" w:hAnsi="Times New Roman" w:cs="Times New Roman"/>
          <w:color w:val="00000A"/>
          <w:sz w:val="24"/>
          <w:szCs w:val="24"/>
          <w:highlight w:val="green"/>
          <w:lang w:val="es-ES_tradnl"/>
        </w:rPr>
        <w:t xml:space="preserve">Daremos </w:t>
      </w:r>
      <w:r w:rsidR="005F56AD" w:rsidRPr="00854C5B">
        <w:rPr>
          <w:rFonts w:ascii="Times New Roman" w:hAnsi="Times New Roman" w:cs="Times New Roman"/>
          <w:color w:val="00000A"/>
          <w:sz w:val="24"/>
          <w:szCs w:val="24"/>
          <w:highlight w:val="green"/>
          <w:lang w:val="es-ES_tradnl"/>
        </w:rPr>
        <w:t xml:space="preserve">de </w:t>
      </w:r>
      <w:r w:rsidR="0043084B" w:rsidRPr="00854C5B">
        <w:rPr>
          <w:rFonts w:ascii="Times New Roman" w:hAnsi="Times New Roman" w:cs="Times New Roman"/>
          <w:color w:val="00000A"/>
          <w:sz w:val="24"/>
          <w:szCs w:val="24"/>
          <w:highlight w:val="green"/>
          <w:lang w:val="es-ES_tradnl"/>
        </w:rPr>
        <w:t xml:space="preserve">tres </w:t>
      </w:r>
      <w:r w:rsidR="005F56AD" w:rsidRPr="00854C5B">
        <w:rPr>
          <w:rFonts w:ascii="Times New Roman" w:hAnsi="Times New Roman" w:cs="Times New Roman"/>
          <w:color w:val="00000A"/>
          <w:sz w:val="24"/>
          <w:szCs w:val="24"/>
          <w:highlight w:val="green"/>
          <w:lang w:val="es-ES_tradnl"/>
        </w:rPr>
        <w:t>ejemplos concretos</w:t>
      </w:r>
      <w:r w:rsidRPr="00854C5B">
        <w:rPr>
          <w:rFonts w:ascii="Times New Roman" w:hAnsi="Times New Roman" w:cs="Times New Roman"/>
          <w:color w:val="00000A"/>
          <w:sz w:val="24"/>
          <w:szCs w:val="24"/>
          <w:highlight w:val="green"/>
          <w:lang w:val="es-ES_tradnl"/>
        </w:rPr>
        <w:t xml:space="preserve"> de</w:t>
      </w:r>
      <w:r w:rsidR="005F56AD" w:rsidRPr="00854C5B">
        <w:rPr>
          <w:rFonts w:ascii="Times New Roman" w:hAnsi="Times New Roman" w:cs="Times New Roman"/>
          <w:color w:val="00000A"/>
          <w:sz w:val="24"/>
          <w:szCs w:val="24"/>
          <w:highlight w:val="green"/>
          <w:lang w:val="es-ES_tradnl"/>
        </w:rPr>
        <w:t xml:space="preserve"> </w:t>
      </w:r>
      <w:r w:rsidR="00E738CE" w:rsidRPr="00854C5B">
        <w:rPr>
          <w:rFonts w:ascii="Times New Roman" w:hAnsi="Times New Roman" w:cs="Times New Roman"/>
          <w:color w:val="00000A"/>
          <w:sz w:val="24"/>
          <w:szCs w:val="24"/>
          <w:highlight w:val="green"/>
          <w:lang w:val="es-ES_tradnl"/>
        </w:rPr>
        <w:t>por qué es importante</w:t>
      </w:r>
      <w:r w:rsidR="005F56AD" w:rsidRPr="00854C5B">
        <w:rPr>
          <w:rFonts w:ascii="Times New Roman" w:hAnsi="Times New Roman" w:cs="Times New Roman"/>
          <w:color w:val="00000A"/>
          <w:sz w:val="24"/>
          <w:szCs w:val="24"/>
          <w:highlight w:val="green"/>
          <w:lang w:val="es-ES_tradnl"/>
        </w:rPr>
        <w:t xml:space="preserve"> cumplir </w:t>
      </w:r>
      <w:r w:rsidR="00E738CE" w:rsidRPr="00854C5B">
        <w:rPr>
          <w:rFonts w:ascii="Times New Roman" w:hAnsi="Times New Roman" w:cs="Times New Roman"/>
          <w:color w:val="00000A"/>
          <w:sz w:val="24"/>
          <w:szCs w:val="24"/>
          <w:highlight w:val="green"/>
          <w:lang w:val="es-ES_tradnl"/>
        </w:rPr>
        <w:t xml:space="preserve">con </w:t>
      </w:r>
      <w:r w:rsidR="005F56AD" w:rsidRPr="00854C5B">
        <w:rPr>
          <w:rFonts w:ascii="Times New Roman" w:hAnsi="Times New Roman" w:cs="Times New Roman"/>
          <w:color w:val="00000A"/>
          <w:sz w:val="24"/>
          <w:szCs w:val="24"/>
          <w:highlight w:val="green"/>
          <w:lang w:val="es-ES_tradnl"/>
        </w:rPr>
        <w:t xml:space="preserve">las condiciones de datos abiertos, replicabilidad y participación. </w:t>
      </w:r>
      <w:r w:rsidRPr="00854C5B">
        <w:rPr>
          <w:rFonts w:ascii="Times New Roman" w:hAnsi="Times New Roman" w:cs="Times New Roman"/>
          <w:color w:val="00000A"/>
          <w:sz w:val="24"/>
          <w:szCs w:val="24"/>
          <w:highlight w:val="green"/>
          <w:lang w:val="es-ES_tradnl"/>
        </w:rPr>
        <w:t>Subrayan</w:t>
      </w:r>
      <w:r w:rsidR="005F56AD" w:rsidRPr="00854C5B">
        <w:rPr>
          <w:rFonts w:ascii="Times New Roman" w:hAnsi="Times New Roman" w:cs="Times New Roman"/>
          <w:color w:val="00000A"/>
          <w:sz w:val="24"/>
          <w:szCs w:val="24"/>
          <w:highlight w:val="green"/>
          <w:lang w:val="es-ES_tradnl"/>
        </w:rPr>
        <w:t xml:space="preserve"> áre</w:t>
      </w:r>
      <w:r w:rsidR="005F56AD" w:rsidRPr="003E6DED">
        <w:rPr>
          <w:rFonts w:ascii="Times New Roman" w:hAnsi="Times New Roman" w:cs="Times New Roman"/>
          <w:color w:val="00000A"/>
          <w:sz w:val="24"/>
          <w:szCs w:val="24"/>
          <w:lang w:val="es-ES_tradnl"/>
        </w:rPr>
        <w:t xml:space="preserve">as en las que la política de datos abiertos imperante resulta insuficiente para la rendición de cuentas. </w:t>
      </w:r>
    </w:p>
    <w:p w14:paraId="05BAB193" w14:textId="4C820225" w:rsidR="00196BB3" w:rsidRPr="003E6DED" w:rsidRDefault="005F56AD">
      <w:pPr>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b/>
          <w:bCs/>
          <w:i/>
          <w:iCs/>
          <w:color w:val="00000A"/>
          <w:sz w:val="24"/>
          <w:lang w:val="es-ES_tradnl"/>
        </w:rPr>
        <w:t>Ejemplo 1: el nivel subnacional</w:t>
      </w:r>
      <w:r w:rsidRPr="003E6DED">
        <w:rPr>
          <w:rFonts w:ascii="Times New Roman" w:eastAsia="Times New Roman" w:hAnsi="Times New Roman" w:cs="Times New Roman"/>
          <w:color w:val="00000A"/>
          <w:sz w:val="24"/>
          <w:lang w:val="es-ES_tradnl"/>
        </w:rPr>
        <w:t xml:space="preserve">. La nota ha discutido </w:t>
      </w:r>
      <w:r w:rsidR="008D541A" w:rsidRPr="003E6DED">
        <w:rPr>
          <w:rFonts w:ascii="Times New Roman" w:eastAsia="Times New Roman" w:hAnsi="Times New Roman" w:cs="Times New Roman"/>
          <w:color w:val="00000A"/>
          <w:sz w:val="24"/>
          <w:lang w:val="es-ES_tradnl"/>
        </w:rPr>
        <w:t xml:space="preserve">algunos de </w:t>
      </w:r>
      <w:r w:rsidRPr="003E6DED">
        <w:rPr>
          <w:rFonts w:ascii="Times New Roman" w:eastAsia="Times New Roman" w:hAnsi="Times New Roman" w:cs="Times New Roman"/>
          <w:color w:val="00000A"/>
          <w:sz w:val="24"/>
          <w:lang w:val="es-ES_tradnl"/>
        </w:rPr>
        <w:t xml:space="preserve">los problemas </w:t>
      </w:r>
      <w:r w:rsidR="008D541A" w:rsidRPr="003E6DED">
        <w:rPr>
          <w:rFonts w:ascii="Times New Roman" w:eastAsia="Times New Roman" w:hAnsi="Times New Roman" w:cs="Times New Roman"/>
          <w:color w:val="00000A"/>
          <w:sz w:val="24"/>
          <w:lang w:val="es-ES_tradnl"/>
        </w:rPr>
        <w:t>y desafíos de</w:t>
      </w:r>
      <w:r w:rsidRPr="003E6DED">
        <w:rPr>
          <w:rFonts w:ascii="Times New Roman" w:eastAsia="Times New Roman" w:hAnsi="Times New Roman" w:cs="Times New Roman"/>
          <w:color w:val="00000A"/>
          <w:sz w:val="24"/>
          <w:lang w:val="es-ES_tradnl"/>
        </w:rPr>
        <w:t xml:space="preserve"> la distritación</w:t>
      </w:r>
      <w:r w:rsidR="008D541A" w:rsidRPr="003E6DED">
        <w:rPr>
          <w:rFonts w:ascii="Times New Roman" w:eastAsia="Times New Roman" w:hAnsi="Times New Roman" w:cs="Times New Roman"/>
          <w:color w:val="00000A"/>
          <w:sz w:val="24"/>
          <w:lang w:val="es-ES_tradnl"/>
        </w:rPr>
        <w:t xml:space="preserve"> a nivel </w:t>
      </w:r>
      <w:r w:rsidRPr="003E6DED">
        <w:rPr>
          <w:rFonts w:ascii="Times New Roman" w:eastAsia="Times New Roman" w:hAnsi="Times New Roman" w:cs="Times New Roman"/>
          <w:color w:val="00000A"/>
          <w:sz w:val="24"/>
          <w:lang w:val="es-ES_tradnl"/>
        </w:rPr>
        <w:t>federal.</w:t>
      </w:r>
      <w:r w:rsidR="00862712" w:rsidRPr="003E6DED">
        <w:rPr>
          <w:rFonts w:ascii="Times New Roman" w:eastAsia="Times New Roman" w:hAnsi="Times New Roman" w:cs="Times New Roman"/>
          <w:color w:val="00000A"/>
          <w:sz w:val="24"/>
          <w:lang w:val="es-ES_tradnl"/>
        </w:rPr>
        <w:t xml:space="preserve"> Sin embargo, l</w:t>
      </w:r>
      <w:r w:rsidRPr="003E6DED">
        <w:rPr>
          <w:rFonts w:ascii="Times New Roman" w:eastAsia="Times New Roman" w:hAnsi="Times New Roman" w:cs="Times New Roman"/>
          <w:color w:val="00000A"/>
          <w:sz w:val="24"/>
          <w:lang w:val="es-ES_tradnl"/>
        </w:rPr>
        <w:t xml:space="preserve">os rezagos que detectamos palidecen cuando </w:t>
      </w:r>
      <w:r w:rsidR="00862712" w:rsidRPr="003E6DED">
        <w:rPr>
          <w:rFonts w:ascii="Times New Roman" w:eastAsia="Times New Roman" w:hAnsi="Times New Roman" w:cs="Times New Roman"/>
          <w:color w:val="00000A"/>
          <w:sz w:val="24"/>
          <w:lang w:val="es-ES_tradnl"/>
        </w:rPr>
        <w:t>son</w:t>
      </w:r>
      <w:r w:rsidRPr="003E6DED">
        <w:rPr>
          <w:rFonts w:ascii="Times New Roman" w:eastAsia="Times New Roman" w:hAnsi="Times New Roman" w:cs="Times New Roman"/>
          <w:color w:val="00000A"/>
          <w:sz w:val="24"/>
          <w:lang w:val="es-ES_tradnl"/>
        </w:rPr>
        <w:t xml:space="preserve"> contrasta</w:t>
      </w:r>
      <w:r w:rsidR="00862712" w:rsidRPr="003E6DED">
        <w:rPr>
          <w:rFonts w:ascii="Times New Roman" w:eastAsia="Times New Roman" w:hAnsi="Times New Roman" w:cs="Times New Roman"/>
          <w:color w:val="00000A"/>
          <w:sz w:val="24"/>
          <w:lang w:val="es-ES_tradnl"/>
        </w:rPr>
        <w:t>dos</w:t>
      </w:r>
      <w:r w:rsidRPr="003E6DED">
        <w:rPr>
          <w:rFonts w:ascii="Times New Roman" w:eastAsia="Times New Roman" w:hAnsi="Times New Roman" w:cs="Times New Roman"/>
          <w:color w:val="00000A"/>
          <w:sz w:val="24"/>
          <w:lang w:val="es-ES_tradnl"/>
        </w:rPr>
        <w:t xml:space="preserve"> con la redistritaci</w:t>
      </w:r>
      <w:r w:rsidR="00304A5A" w:rsidRPr="003E6DED">
        <w:rPr>
          <w:rFonts w:ascii="Times New Roman" w:eastAsia="Times New Roman" w:hAnsi="Times New Roman" w:cs="Times New Roman"/>
          <w:color w:val="00000A"/>
          <w:sz w:val="24"/>
          <w:lang w:val="es-ES_tradnl"/>
        </w:rPr>
        <w:t>ón</w:t>
      </w:r>
      <w:r w:rsidR="006949C5" w:rsidRPr="003E6DED">
        <w:rPr>
          <w:rFonts w:ascii="Times New Roman" w:eastAsia="Times New Roman" w:hAnsi="Times New Roman" w:cs="Times New Roman"/>
          <w:color w:val="00000A"/>
          <w:sz w:val="24"/>
          <w:lang w:val="es-ES_tradnl"/>
        </w:rPr>
        <w:t xml:space="preserve"> local</w:t>
      </w:r>
      <w:r w:rsidR="00304A5A" w:rsidRPr="003E6DED">
        <w:rPr>
          <w:rFonts w:ascii="Times New Roman" w:eastAsia="Times New Roman" w:hAnsi="Times New Roman" w:cs="Times New Roman"/>
          <w:color w:val="00000A"/>
          <w:sz w:val="24"/>
          <w:lang w:val="es-ES_tradnl"/>
        </w:rPr>
        <w:t xml:space="preserve"> en la mayoría de los estados. En perspectiva histórica, la mayor parte </w:t>
      </w:r>
      <w:r w:rsidR="009773B7" w:rsidRPr="003E6DED">
        <w:rPr>
          <w:rFonts w:ascii="Times New Roman" w:eastAsia="Times New Roman" w:hAnsi="Times New Roman" w:cs="Times New Roman"/>
          <w:color w:val="00000A"/>
          <w:sz w:val="24"/>
          <w:lang w:val="es-ES_tradnl"/>
        </w:rPr>
        <w:t>de las entidades</w:t>
      </w:r>
      <w:r w:rsidR="00304A5A" w:rsidRPr="003E6DED">
        <w:rPr>
          <w:rFonts w:ascii="Times New Roman" w:eastAsia="Times New Roman" w:hAnsi="Times New Roman" w:cs="Times New Roman"/>
          <w:color w:val="00000A"/>
          <w:sz w:val="24"/>
          <w:lang w:val="es-ES_tradnl"/>
        </w:rPr>
        <w:t xml:space="preserve"> incumplen</w:t>
      </w:r>
      <w:r w:rsidRPr="003E6DED">
        <w:rPr>
          <w:rFonts w:ascii="Times New Roman" w:eastAsia="Times New Roman" w:hAnsi="Times New Roman" w:cs="Times New Roman"/>
          <w:color w:val="00000A"/>
          <w:sz w:val="24"/>
          <w:lang w:val="es-ES_tradnl"/>
        </w:rPr>
        <w:t xml:space="preserve"> incluso</w:t>
      </w:r>
      <w:r w:rsidR="00304A5A" w:rsidRPr="003E6DED">
        <w:rPr>
          <w:rFonts w:ascii="Times New Roman" w:eastAsia="Times New Roman" w:hAnsi="Times New Roman" w:cs="Times New Roman"/>
          <w:color w:val="00000A"/>
          <w:sz w:val="24"/>
          <w:lang w:val="es-ES_tradnl"/>
        </w:rPr>
        <w:t xml:space="preserve"> con</w:t>
      </w:r>
      <w:r w:rsidRPr="003E6DED">
        <w:rPr>
          <w:rFonts w:ascii="Times New Roman" w:eastAsia="Times New Roman" w:hAnsi="Times New Roman" w:cs="Times New Roman"/>
          <w:color w:val="00000A"/>
          <w:sz w:val="24"/>
          <w:lang w:val="es-ES_tradnl"/>
        </w:rPr>
        <w:t xml:space="preserve"> la condición de datos abiertos, la más básica de nuestra discusión. En la mayoría de los estados, la </w:t>
      </w:r>
      <w:r w:rsidR="0070633C" w:rsidRPr="003E6DED">
        <w:rPr>
          <w:rFonts w:ascii="Times New Roman" w:eastAsia="Times New Roman" w:hAnsi="Times New Roman" w:cs="Times New Roman"/>
          <w:color w:val="00000A"/>
          <w:sz w:val="24"/>
          <w:lang w:val="es-ES_tradnl"/>
        </w:rPr>
        <w:t>delimitación de los distritos de las legislaturas locales</w:t>
      </w:r>
      <w:r w:rsidRPr="003E6DED">
        <w:rPr>
          <w:rFonts w:ascii="Times New Roman" w:eastAsia="Times New Roman" w:hAnsi="Times New Roman" w:cs="Times New Roman"/>
          <w:color w:val="00000A"/>
          <w:sz w:val="24"/>
          <w:lang w:val="es-ES_tradnl"/>
        </w:rPr>
        <w:t xml:space="preserve"> recayó exclusivamente en los institutos electorales locales, aunque en algunos casos </w:t>
      </w:r>
      <w:r w:rsidR="006949C5" w:rsidRPr="003E6DED">
        <w:rPr>
          <w:rFonts w:ascii="Times New Roman" w:eastAsia="Times New Roman" w:hAnsi="Times New Roman" w:cs="Times New Roman"/>
          <w:color w:val="00000A"/>
          <w:sz w:val="24"/>
          <w:lang w:val="es-ES_tradnl"/>
        </w:rPr>
        <w:t>el poder l</w:t>
      </w:r>
      <w:r w:rsidR="00563F84" w:rsidRPr="003E6DED">
        <w:rPr>
          <w:rFonts w:ascii="Times New Roman" w:eastAsia="Times New Roman" w:hAnsi="Times New Roman" w:cs="Times New Roman"/>
          <w:color w:val="00000A"/>
          <w:sz w:val="24"/>
          <w:lang w:val="es-ES_tradnl"/>
        </w:rPr>
        <w:t xml:space="preserve">egislativo </w:t>
      </w:r>
      <w:r w:rsidR="006949C5" w:rsidRPr="003E6DED">
        <w:rPr>
          <w:rFonts w:ascii="Times New Roman" w:eastAsia="Times New Roman" w:hAnsi="Times New Roman" w:cs="Times New Roman"/>
          <w:color w:val="00000A"/>
          <w:sz w:val="24"/>
          <w:lang w:val="es-ES_tradnl"/>
        </w:rPr>
        <w:t>de cada entidad</w:t>
      </w:r>
      <w:r w:rsidR="00563F84" w:rsidRPr="003E6DED">
        <w:rPr>
          <w:rFonts w:ascii="Times New Roman" w:eastAsia="Times New Roman" w:hAnsi="Times New Roman" w:cs="Times New Roman"/>
          <w:color w:val="00000A"/>
          <w:sz w:val="24"/>
          <w:lang w:val="es-ES_tradnl"/>
        </w:rPr>
        <w:t xml:space="preserve"> jugaba</w:t>
      </w:r>
      <w:r w:rsidRPr="003E6DED">
        <w:rPr>
          <w:rFonts w:ascii="Times New Roman" w:eastAsia="Times New Roman" w:hAnsi="Times New Roman" w:cs="Times New Roman"/>
          <w:color w:val="00000A"/>
          <w:sz w:val="24"/>
          <w:lang w:val="es-ES_tradnl"/>
        </w:rPr>
        <w:t xml:space="preserve"> un papel central en dicho proceso (Trelles y Martínez 2007; López y Soto 2008; Lujambio y Vives 2008). La dificultad para obtener la información relativa a la adopción de los distritos </w:t>
      </w:r>
      <w:r w:rsidR="00563F84"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es notoria. Obtener incluso la c</w:t>
      </w:r>
      <w:r w:rsidR="000F2C09" w:rsidRPr="003E6DED">
        <w:rPr>
          <w:rFonts w:ascii="Times New Roman" w:eastAsia="Times New Roman" w:hAnsi="Times New Roman" w:cs="Times New Roman"/>
          <w:color w:val="00000A"/>
          <w:sz w:val="24"/>
          <w:lang w:val="es-ES_tradnl"/>
        </w:rPr>
        <w:t>artografía distrital</w:t>
      </w:r>
      <w:r w:rsidR="006949C5" w:rsidRPr="003E6DED">
        <w:rPr>
          <w:rFonts w:ascii="Times New Roman" w:eastAsia="Times New Roman" w:hAnsi="Times New Roman" w:cs="Times New Roman"/>
          <w:color w:val="00000A"/>
          <w:sz w:val="24"/>
          <w:lang w:val="es-ES_tradnl"/>
        </w:rPr>
        <w:t xml:space="preserve"> local</w:t>
      </w:r>
      <w:r w:rsidR="000F2C09" w:rsidRPr="003E6DED">
        <w:rPr>
          <w:rFonts w:ascii="Times New Roman" w:eastAsia="Times New Roman" w:hAnsi="Times New Roman" w:cs="Times New Roman"/>
          <w:color w:val="00000A"/>
          <w:sz w:val="24"/>
          <w:lang w:val="es-ES_tradnl"/>
        </w:rPr>
        <w:t xml:space="preserve"> es un reto. L</w:t>
      </w:r>
      <w:r w:rsidRPr="003E6DED">
        <w:rPr>
          <w:rFonts w:ascii="Times New Roman" w:eastAsia="Times New Roman" w:hAnsi="Times New Roman" w:cs="Times New Roman"/>
          <w:color w:val="00000A"/>
          <w:sz w:val="24"/>
          <w:lang w:val="es-ES_tradnl"/>
        </w:rPr>
        <w:t xml:space="preserve">as imágenes fotográficas de los distritos </w:t>
      </w:r>
      <w:r w:rsidR="006949C5"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están disponibles en muchos estados a través de los portales de internet</w:t>
      </w:r>
      <w:r w:rsidR="000F2C09" w:rsidRPr="003E6DED">
        <w:rPr>
          <w:rFonts w:ascii="Times New Roman" w:eastAsia="Times New Roman" w:hAnsi="Times New Roman" w:cs="Times New Roman"/>
          <w:color w:val="00000A"/>
          <w:sz w:val="24"/>
          <w:lang w:val="es-ES_tradnl"/>
        </w:rPr>
        <w:t xml:space="preserve"> de los órganos electorales locales</w:t>
      </w:r>
      <w:r w:rsidRPr="003E6DED">
        <w:rPr>
          <w:rFonts w:ascii="Times New Roman" w:eastAsia="Times New Roman" w:hAnsi="Times New Roman" w:cs="Times New Roman"/>
          <w:color w:val="00000A"/>
          <w:sz w:val="24"/>
          <w:lang w:val="es-ES_tradnl"/>
        </w:rPr>
        <w:t>, pero</w:t>
      </w:r>
      <w:r w:rsidR="000F2C09" w:rsidRPr="003E6DED">
        <w:rPr>
          <w:rFonts w:ascii="Times New Roman" w:eastAsia="Times New Roman" w:hAnsi="Times New Roman" w:cs="Times New Roman"/>
          <w:color w:val="00000A"/>
          <w:sz w:val="24"/>
          <w:lang w:val="es-ES_tradnl"/>
        </w:rPr>
        <w:t xml:space="preserve"> no lo están</w:t>
      </w:r>
      <w:r w:rsidRPr="003E6DED">
        <w:rPr>
          <w:rFonts w:ascii="Times New Roman" w:eastAsia="Times New Roman" w:hAnsi="Times New Roman" w:cs="Times New Roman"/>
          <w:color w:val="00000A"/>
          <w:sz w:val="24"/>
          <w:lang w:val="es-ES_tradnl"/>
        </w:rPr>
        <w:t xml:space="preserve"> los archivos digitalizados </w:t>
      </w:r>
      <w:r w:rsidR="00127196" w:rsidRPr="003E6DED">
        <w:rPr>
          <w:rFonts w:ascii="Times New Roman" w:eastAsia="Times New Roman" w:hAnsi="Times New Roman" w:cs="Times New Roman"/>
          <w:color w:val="00000A"/>
          <w:sz w:val="24"/>
          <w:lang w:val="es-ES_tradnl"/>
        </w:rPr>
        <w:t xml:space="preserve">–como los </w:t>
      </w:r>
      <w:r w:rsidR="00127196" w:rsidRPr="003E6DED">
        <w:rPr>
          <w:rFonts w:ascii="Times New Roman" w:eastAsia="Times New Roman" w:hAnsi="Times New Roman" w:cs="Times New Roman"/>
          <w:i/>
          <w:color w:val="00000A"/>
          <w:sz w:val="24"/>
          <w:lang w:val="es-ES_tradnl"/>
        </w:rPr>
        <w:t xml:space="preserve">shapefiles– </w:t>
      </w:r>
      <w:r w:rsidRPr="003E6DED">
        <w:rPr>
          <w:rFonts w:ascii="Times New Roman" w:eastAsia="Times New Roman" w:hAnsi="Times New Roman" w:cs="Times New Roman"/>
          <w:color w:val="00000A"/>
          <w:sz w:val="24"/>
          <w:lang w:val="es-ES_tradnl"/>
        </w:rPr>
        <w:t xml:space="preserve">que </w:t>
      </w:r>
      <w:r w:rsidR="000F2C09" w:rsidRPr="003E6DED">
        <w:rPr>
          <w:rFonts w:ascii="Times New Roman" w:eastAsia="Times New Roman" w:hAnsi="Times New Roman" w:cs="Times New Roman"/>
          <w:color w:val="00000A"/>
          <w:sz w:val="24"/>
          <w:lang w:val="es-ES_tradnl"/>
        </w:rPr>
        <w:t>permiten</w:t>
      </w:r>
      <w:r w:rsidRPr="003E6DED">
        <w:rPr>
          <w:rFonts w:ascii="Times New Roman" w:eastAsia="Times New Roman" w:hAnsi="Times New Roman" w:cs="Times New Roman"/>
          <w:color w:val="00000A"/>
          <w:sz w:val="24"/>
          <w:lang w:val="es-ES_tradnl"/>
        </w:rPr>
        <w:t xml:space="preserve"> un análisis, incluso básico, de los mapas</w:t>
      </w:r>
      <w:r w:rsidR="000F2C09" w:rsidRPr="003E6DED">
        <w:rPr>
          <w:rFonts w:ascii="Times New Roman" w:eastAsia="Times New Roman" w:hAnsi="Times New Roman" w:cs="Times New Roman"/>
          <w:color w:val="00000A"/>
          <w:sz w:val="24"/>
          <w:lang w:val="es-ES_tradnl"/>
        </w:rPr>
        <w:t>.</w:t>
      </w:r>
      <w:r w:rsidR="00291FD0" w:rsidRPr="003E6DED">
        <w:rPr>
          <w:rStyle w:val="Refdenotaalpie"/>
          <w:rFonts w:ascii="Times New Roman" w:eastAsia="Times New Roman" w:hAnsi="Times New Roman" w:cs="Times New Roman"/>
          <w:color w:val="00000A"/>
          <w:sz w:val="24"/>
          <w:lang w:val="es-ES_tradnl"/>
        </w:rPr>
        <w:footnoteReference w:id="14"/>
      </w:r>
      <w:r w:rsidR="000F2C09" w:rsidRPr="003E6DED">
        <w:rPr>
          <w:rFonts w:ascii="Times New Roman" w:eastAsia="Times New Roman" w:hAnsi="Times New Roman" w:cs="Times New Roman"/>
          <w:color w:val="00000A"/>
          <w:sz w:val="24"/>
          <w:lang w:val="es-ES_tradnl"/>
        </w:rPr>
        <w:t xml:space="preserve"> Sin </w:t>
      </w:r>
      <w:r w:rsidR="00127196" w:rsidRPr="003E6DED">
        <w:rPr>
          <w:rFonts w:ascii="Times New Roman" w:eastAsia="Times New Roman" w:hAnsi="Times New Roman" w:cs="Times New Roman"/>
          <w:color w:val="00000A"/>
          <w:sz w:val="24"/>
          <w:lang w:val="es-ES_tradnl"/>
        </w:rPr>
        <w:t>dicha</w:t>
      </w:r>
      <w:r w:rsidRPr="003E6DED">
        <w:rPr>
          <w:rFonts w:ascii="Times New Roman" w:eastAsia="Times New Roman" w:hAnsi="Times New Roman" w:cs="Times New Roman"/>
          <w:color w:val="00000A"/>
          <w:sz w:val="24"/>
          <w:lang w:val="es-ES_tradnl"/>
        </w:rPr>
        <w:t xml:space="preserve"> </w:t>
      </w:r>
      <w:r w:rsidR="00127196" w:rsidRPr="003E6DED">
        <w:rPr>
          <w:rFonts w:ascii="Times New Roman" w:eastAsia="Times New Roman" w:hAnsi="Times New Roman" w:cs="Times New Roman"/>
          <w:color w:val="00000A"/>
          <w:sz w:val="24"/>
          <w:lang w:val="es-ES_tradnl"/>
        </w:rPr>
        <w:t>información</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 xml:space="preserve">es </w:t>
      </w:r>
      <w:r w:rsidR="003E6DED" w:rsidRPr="003E6DED">
        <w:rPr>
          <w:rFonts w:ascii="Times New Roman" w:eastAsia="Times New Roman" w:hAnsi="Times New Roman" w:cs="Times New Roman"/>
          <w:color w:val="00000A"/>
          <w:sz w:val="24"/>
          <w:lang w:val="es-ES_tradnl"/>
        </w:rPr>
        <w:t>prácticamente</w:t>
      </w:r>
      <w:r w:rsidRPr="003E6DED">
        <w:rPr>
          <w:rFonts w:ascii="Times New Roman" w:eastAsia="Times New Roman" w:hAnsi="Times New Roman" w:cs="Times New Roman"/>
          <w:color w:val="00000A"/>
          <w:sz w:val="24"/>
          <w:lang w:val="es-ES_tradnl"/>
        </w:rPr>
        <w:t xml:space="preserve"> imposible </w:t>
      </w:r>
      <w:r w:rsidRPr="003E6DED">
        <w:rPr>
          <w:rFonts w:ascii="Times New Roman" w:eastAsia="Times New Roman" w:hAnsi="Times New Roman" w:cs="Times New Roman"/>
          <w:color w:val="00000A"/>
          <w:sz w:val="24"/>
          <w:lang w:val="es-ES_tradnl"/>
        </w:rPr>
        <w:lastRenderedPageBreak/>
        <w:t xml:space="preserve">sopesar el grado de arbitrariedad </w:t>
      </w:r>
      <w:r w:rsidR="000F2C09" w:rsidRPr="003E6DED">
        <w:rPr>
          <w:rFonts w:ascii="Times New Roman" w:eastAsia="Times New Roman" w:hAnsi="Times New Roman" w:cs="Times New Roman"/>
          <w:color w:val="00000A"/>
          <w:sz w:val="24"/>
          <w:lang w:val="es-ES_tradnl"/>
        </w:rPr>
        <w:t>de</w:t>
      </w:r>
      <w:r w:rsidRPr="003E6DED">
        <w:rPr>
          <w:rFonts w:ascii="Times New Roman" w:eastAsia="Times New Roman" w:hAnsi="Times New Roman" w:cs="Times New Roman"/>
          <w:color w:val="00000A"/>
          <w:sz w:val="24"/>
          <w:lang w:val="es-ES_tradnl"/>
        </w:rPr>
        <w:t xml:space="preserve"> los criterios</w:t>
      </w:r>
      <w:r w:rsidR="000F2C09" w:rsidRPr="003E6DED">
        <w:rPr>
          <w:rFonts w:ascii="Times New Roman" w:eastAsia="Times New Roman" w:hAnsi="Times New Roman" w:cs="Times New Roman"/>
          <w:color w:val="00000A"/>
          <w:sz w:val="24"/>
          <w:lang w:val="es-ES_tradnl"/>
        </w:rPr>
        <w:t xml:space="preserve"> técnicos, normativos y metodológicos de</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cada</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re</w:t>
      </w:r>
      <w:r w:rsidRPr="003E6DED">
        <w:rPr>
          <w:rFonts w:ascii="Times New Roman" w:eastAsia="Times New Roman" w:hAnsi="Times New Roman" w:cs="Times New Roman"/>
          <w:color w:val="00000A"/>
          <w:sz w:val="24"/>
          <w:lang w:val="es-ES_tradnl"/>
        </w:rPr>
        <w:t xml:space="preserve">distritación </w:t>
      </w:r>
      <w:r w:rsidR="000F2C09" w:rsidRPr="003E6DED">
        <w:rPr>
          <w:rFonts w:ascii="Times New Roman" w:eastAsia="Times New Roman" w:hAnsi="Times New Roman" w:cs="Times New Roman"/>
          <w:color w:val="00000A"/>
          <w:sz w:val="24"/>
          <w:lang w:val="es-ES_tradnl"/>
        </w:rPr>
        <w:t xml:space="preserve">local </w:t>
      </w:r>
      <w:r w:rsidRPr="003E6DED">
        <w:rPr>
          <w:rFonts w:ascii="Times New Roman" w:eastAsia="Times New Roman" w:hAnsi="Times New Roman" w:cs="Times New Roman"/>
          <w:color w:val="00000A"/>
          <w:sz w:val="24"/>
          <w:lang w:val="es-ES_tradnl"/>
        </w:rPr>
        <w:t xml:space="preserve">o documentar los niveles de politización </w:t>
      </w:r>
      <w:r w:rsidR="000F2C09" w:rsidRPr="003E6DED">
        <w:rPr>
          <w:rFonts w:ascii="Times New Roman" w:eastAsia="Times New Roman" w:hAnsi="Times New Roman" w:cs="Times New Roman"/>
          <w:color w:val="00000A"/>
          <w:sz w:val="24"/>
          <w:lang w:val="es-ES_tradnl"/>
        </w:rPr>
        <w:t>de cada</w:t>
      </w:r>
      <w:r w:rsidRPr="003E6DED">
        <w:rPr>
          <w:rFonts w:ascii="Times New Roman" w:eastAsia="Times New Roman" w:hAnsi="Times New Roman" w:cs="Times New Roman"/>
          <w:color w:val="00000A"/>
          <w:sz w:val="24"/>
          <w:lang w:val="es-ES_tradnl"/>
        </w:rPr>
        <w:t xml:space="preserve"> proceso. </w:t>
      </w:r>
    </w:p>
    <w:p w14:paraId="663B05EE" w14:textId="391ADB6F" w:rsidR="00196BB3" w:rsidRPr="003E6DED" w:rsidRDefault="00291FD0">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E</w:t>
      </w:r>
      <w:r w:rsidR="005F56AD" w:rsidRPr="003E6DED">
        <w:rPr>
          <w:rFonts w:ascii="Times New Roman" w:eastAsia="Times New Roman" w:hAnsi="Times New Roman" w:cs="Times New Roman"/>
          <w:color w:val="00000A"/>
          <w:sz w:val="24"/>
          <w:lang w:val="es-ES_tradnl"/>
        </w:rPr>
        <w:t>n gran parte</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fue por esto que</w:t>
      </w:r>
      <w:r w:rsidR="005F56AD" w:rsidRPr="003E6DED">
        <w:rPr>
          <w:rFonts w:ascii="Times New Roman" w:eastAsia="Times New Roman" w:hAnsi="Times New Roman" w:cs="Times New Roman"/>
          <w:color w:val="00000A"/>
          <w:sz w:val="24"/>
          <w:lang w:val="es-ES_tradnl"/>
        </w:rPr>
        <w:t xml:space="preserve"> los partidos</w:t>
      </w:r>
      <w:r w:rsidR="00202435" w:rsidRPr="003E6DED">
        <w:rPr>
          <w:rFonts w:ascii="Times New Roman" w:eastAsia="Times New Roman" w:hAnsi="Times New Roman" w:cs="Times New Roman"/>
          <w:color w:val="00000A"/>
          <w:sz w:val="24"/>
          <w:lang w:val="es-ES_tradnl"/>
        </w:rPr>
        <w:t xml:space="preserve"> acordaron en la reforma electoral de 2014</w:t>
      </w:r>
      <w:r w:rsidR="005F56AD" w:rsidRPr="003E6DED">
        <w:rPr>
          <w:rFonts w:ascii="Times New Roman" w:eastAsia="Times New Roman" w:hAnsi="Times New Roman" w:cs="Times New Roman"/>
          <w:color w:val="00000A"/>
          <w:sz w:val="24"/>
          <w:lang w:val="es-ES_tradnl"/>
        </w:rPr>
        <w:t xml:space="preserve"> que la redistritación a nivel local – como la regulación electoral en general – quedara en manos del INE. Debido a que el marco legal y las condiciones sociodemográficas de cada entidad son distintas, el INE entabló un diálogo con los Organismos Públicos Locales (OPLES</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órganos subordinados al INE que</w:t>
      </w:r>
      <w:r w:rsidR="005F56AD" w:rsidRPr="003E6DED">
        <w:rPr>
          <w:rFonts w:ascii="Times New Roman" w:eastAsia="Times New Roman" w:hAnsi="Times New Roman" w:cs="Times New Roman"/>
          <w:color w:val="00000A"/>
          <w:sz w:val="24"/>
          <w:lang w:val="es-ES_tradnl"/>
        </w:rPr>
        <w:t xml:space="preserve"> remplazaron a los in</w:t>
      </w:r>
      <w:r w:rsidR="00202435" w:rsidRPr="003E6DED">
        <w:rPr>
          <w:rFonts w:ascii="Times New Roman" w:eastAsia="Times New Roman" w:hAnsi="Times New Roman" w:cs="Times New Roman"/>
          <w:color w:val="00000A"/>
          <w:sz w:val="24"/>
          <w:lang w:val="es-ES_tradnl"/>
        </w:rPr>
        <w:t xml:space="preserve">stitutos electorales estatales, </w:t>
      </w:r>
      <w:r w:rsidR="005F56AD" w:rsidRPr="003E6DED">
        <w:rPr>
          <w:rFonts w:ascii="Times New Roman" w:eastAsia="Times New Roman" w:hAnsi="Times New Roman" w:cs="Times New Roman"/>
          <w:color w:val="00000A"/>
          <w:sz w:val="24"/>
          <w:lang w:val="es-ES_tradnl"/>
        </w:rPr>
        <w:t>para reducir las tensiones generadas por el desfase entre los intereses locales y el marco normativo constitucional. El INE inició los trabajos para renovar la cartografía electoral de los congresos locales en los primeros meses de 2015.</w:t>
      </w:r>
      <w:r w:rsidR="005F56AD" w:rsidRPr="003E6DED">
        <w:rPr>
          <w:rStyle w:val="FootnoteAnchor"/>
          <w:rFonts w:ascii="Times New Roman" w:eastAsia="Times New Roman" w:hAnsi="Times New Roman" w:cs="Times New Roman"/>
          <w:color w:val="00000A"/>
          <w:sz w:val="24"/>
          <w:lang w:val="es-ES_tradnl"/>
        </w:rPr>
        <w:footnoteReference w:id="15"/>
      </w:r>
      <w:r w:rsidR="005F56AD" w:rsidRPr="003E6DED">
        <w:rPr>
          <w:rFonts w:ascii="Times New Roman" w:eastAsia="Times New Roman" w:hAnsi="Times New Roman" w:cs="Times New Roman"/>
          <w:color w:val="00000A"/>
          <w:sz w:val="24"/>
          <w:lang w:val="es-ES_tradnl"/>
        </w:rPr>
        <w:t xml:space="preserve"> </w:t>
      </w:r>
    </w:p>
    <w:p w14:paraId="015F57C7" w14:textId="501D8BED" w:rsidR="00196BB3" w:rsidRPr="003E6DED" w:rsidRDefault="0037460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Otra área de opacidad </w:t>
      </w:r>
      <w:r w:rsidR="003937DF" w:rsidRPr="003E6DED">
        <w:rPr>
          <w:rFonts w:ascii="Times New Roman" w:eastAsia="Tahoma" w:hAnsi="Times New Roman" w:cs="Times New Roman"/>
          <w:color w:val="auto"/>
          <w:sz w:val="24"/>
          <w:szCs w:val="24"/>
          <w:lang w:val="es-ES_tradnl"/>
        </w:rPr>
        <w:t xml:space="preserve">que no ha sido </w:t>
      </w:r>
      <w:r w:rsidR="001C360B" w:rsidRPr="003E6DED">
        <w:rPr>
          <w:rFonts w:ascii="Times New Roman" w:eastAsia="Tahoma" w:hAnsi="Times New Roman" w:cs="Times New Roman"/>
          <w:color w:val="auto"/>
          <w:sz w:val="24"/>
          <w:szCs w:val="24"/>
          <w:lang w:val="es-ES_tradnl"/>
        </w:rPr>
        <w:t>abordada</w:t>
      </w:r>
      <w:r w:rsidR="003937DF" w:rsidRPr="003E6DED">
        <w:rPr>
          <w:rFonts w:ascii="Times New Roman" w:eastAsia="Tahoma" w:hAnsi="Times New Roman" w:cs="Times New Roman"/>
          <w:color w:val="auto"/>
          <w:sz w:val="24"/>
          <w:szCs w:val="24"/>
          <w:lang w:val="es-ES_tradnl"/>
        </w:rPr>
        <w:t xml:space="preserve"> desde el ámbito académico </w:t>
      </w:r>
      <w:r w:rsidR="001C360B" w:rsidRPr="003E6DED">
        <w:rPr>
          <w:rFonts w:ascii="Times New Roman" w:eastAsia="Tahoma" w:hAnsi="Times New Roman" w:cs="Times New Roman"/>
          <w:color w:val="auto"/>
          <w:sz w:val="24"/>
          <w:szCs w:val="24"/>
          <w:lang w:val="es-ES_tradnl"/>
        </w:rPr>
        <w:t>es el efecto político que tiene el uso de distintos métodos y criterios técnicos para redistritar</w:t>
      </w:r>
      <w:r w:rsidR="00F85214" w:rsidRPr="003E6DED">
        <w:rPr>
          <w:rFonts w:ascii="Times New Roman" w:eastAsia="Tahoma" w:hAnsi="Times New Roman" w:cs="Times New Roman"/>
          <w:color w:val="auto"/>
          <w:sz w:val="24"/>
          <w:szCs w:val="24"/>
          <w:lang w:val="es-ES_tradnl"/>
        </w:rPr>
        <w:t xml:space="preserve"> a nivel federal y local</w:t>
      </w:r>
      <w:r w:rsidR="005F56AD" w:rsidRPr="003E6DED">
        <w:rPr>
          <w:rFonts w:ascii="Times New Roman" w:eastAsia="Tahoma" w:hAnsi="Times New Roman" w:cs="Times New Roman"/>
          <w:color w:val="auto"/>
          <w:sz w:val="24"/>
          <w:szCs w:val="24"/>
          <w:lang w:val="es-ES_tradnl"/>
        </w:rPr>
        <w:t>.</w:t>
      </w:r>
      <w:r w:rsidR="001C360B" w:rsidRPr="003E6DED">
        <w:rPr>
          <w:rStyle w:val="FootnoteAnchor"/>
          <w:rFonts w:ascii="Times New Roman" w:eastAsia="Tahoma" w:hAnsi="Times New Roman" w:cs="Times New Roman"/>
          <w:color w:val="auto"/>
          <w:sz w:val="24"/>
          <w:szCs w:val="24"/>
          <w:lang w:val="es-ES_tradnl"/>
        </w:rPr>
        <w:footnoteReference w:id="16"/>
      </w:r>
      <w:r w:rsidR="001C360B" w:rsidRPr="003E6DED">
        <w:rPr>
          <w:rFonts w:ascii="Times New Roman" w:eastAsia="Tahoma" w:hAnsi="Times New Roman" w:cs="Times New Roman"/>
          <w:color w:val="auto"/>
          <w:sz w:val="24"/>
          <w:szCs w:val="24"/>
          <w:lang w:val="es-ES_tradnl"/>
        </w:rPr>
        <w:t xml:space="preserve"> Es decir, históricamente el IFE/INE no ha utilizado de manera </w:t>
      </w:r>
      <w:r w:rsidR="00F85214" w:rsidRPr="003E6DED">
        <w:rPr>
          <w:rFonts w:ascii="Times New Roman" w:eastAsia="Tahoma" w:hAnsi="Times New Roman" w:cs="Times New Roman"/>
          <w:color w:val="auto"/>
          <w:sz w:val="24"/>
          <w:szCs w:val="24"/>
          <w:lang w:val="es-ES_tradnl"/>
        </w:rPr>
        <w:t xml:space="preserve">sistemática </w:t>
      </w:r>
      <w:r w:rsidR="001C360B" w:rsidRPr="003E6DED">
        <w:rPr>
          <w:rFonts w:ascii="Times New Roman" w:eastAsia="Tahoma" w:hAnsi="Times New Roman" w:cs="Times New Roman"/>
          <w:color w:val="auto"/>
          <w:sz w:val="24"/>
          <w:szCs w:val="24"/>
          <w:lang w:val="es-ES_tradnl"/>
        </w:rPr>
        <w:t>los mismos criterios y métodos para renovar la cartografía electoral</w:t>
      </w:r>
      <w:r w:rsidR="00764792" w:rsidRPr="003E6DED">
        <w:rPr>
          <w:rFonts w:ascii="Times New Roman" w:eastAsia="Tahoma" w:hAnsi="Times New Roman" w:cs="Times New Roman"/>
          <w:color w:val="auto"/>
          <w:sz w:val="24"/>
          <w:szCs w:val="24"/>
          <w:lang w:val="es-ES_tradnl"/>
        </w:rPr>
        <w:t xml:space="preserve"> a nivel federal y</w:t>
      </w:r>
      <w:r w:rsidR="00F85214" w:rsidRPr="003E6DED">
        <w:rPr>
          <w:rFonts w:ascii="Times New Roman" w:eastAsia="Tahoma" w:hAnsi="Times New Roman" w:cs="Times New Roman"/>
          <w:color w:val="auto"/>
          <w:sz w:val="24"/>
          <w:szCs w:val="24"/>
          <w:lang w:val="es-ES_tradnl"/>
        </w:rPr>
        <w:t xml:space="preserve">, ahora que es responsable de la delimitación a nivel local, </w:t>
      </w:r>
      <w:r w:rsidR="00764792" w:rsidRPr="003E6DED">
        <w:rPr>
          <w:rFonts w:ascii="Times New Roman" w:eastAsia="Tahoma" w:hAnsi="Times New Roman" w:cs="Times New Roman"/>
          <w:color w:val="auto"/>
          <w:sz w:val="24"/>
          <w:szCs w:val="24"/>
          <w:lang w:val="es-ES_tradnl"/>
        </w:rPr>
        <w:t xml:space="preserve"> tamp</w:t>
      </w:r>
      <w:r w:rsidR="00FA7554" w:rsidRPr="003E6DED">
        <w:rPr>
          <w:rFonts w:ascii="Times New Roman" w:eastAsia="Tahoma" w:hAnsi="Times New Roman" w:cs="Times New Roman"/>
          <w:color w:val="auto"/>
          <w:sz w:val="24"/>
          <w:szCs w:val="24"/>
          <w:lang w:val="es-ES_tradnl"/>
        </w:rPr>
        <w:t>oco ha utilizado los mismos cri</w:t>
      </w:r>
      <w:r w:rsidR="00764792" w:rsidRPr="003E6DED">
        <w:rPr>
          <w:rFonts w:ascii="Times New Roman" w:eastAsia="Tahoma" w:hAnsi="Times New Roman" w:cs="Times New Roman"/>
          <w:color w:val="auto"/>
          <w:sz w:val="24"/>
          <w:szCs w:val="24"/>
          <w:lang w:val="es-ES_tradnl"/>
        </w:rPr>
        <w:t xml:space="preserve">terios para renovar los distritos de las </w:t>
      </w:r>
      <w:r w:rsidR="003E6DED" w:rsidRPr="003E6DED">
        <w:rPr>
          <w:rFonts w:ascii="Times New Roman" w:eastAsia="Tahoma" w:hAnsi="Times New Roman" w:cs="Times New Roman"/>
          <w:color w:val="auto"/>
          <w:sz w:val="24"/>
          <w:szCs w:val="24"/>
          <w:lang w:val="es-ES_tradnl"/>
        </w:rPr>
        <w:t>legislatura</w:t>
      </w:r>
      <w:r w:rsidR="00764792" w:rsidRPr="003E6DED">
        <w:rPr>
          <w:rFonts w:ascii="Times New Roman" w:eastAsia="Tahoma" w:hAnsi="Times New Roman" w:cs="Times New Roman"/>
          <w:color w:val="auto"/>
          <w:sz w:val="24"/>
          <w:szCs w:val="24"/>
          <w:lang w:val="es-ES_tradnl"/>
        </w:rPr>
        <w:t xml:space="preserve"> locales</w:t>
      </w:r>
      <w:r w:rsidR="001C360B" w:rsidRPr="003E6DED">
        <w:rPr>
          <w:rFonts w:ascii="Times New Roman" w:eastAsia="Tahoma" w:hAnsi="Times New Roman" w:cs="Times New Roman"/>
          <w:color w:val="auto"/>
          <w:sz w:val="24"/>
          <w:szCs w:val="24"/>
          <w:lang w:val="es-ES_tradnl"/>
        </w:rPr>
        <w:t>.</w:t>
      </w:r>
      <w:r w:rsidR="005F56AD" w:rsidRPr="003E6DED">
        <w:rPr>
          <w:rFonts w:ascii="Times New Roman" w:eastAsia="Tahoma" w:hAnsi="Times New Roman" w:cs="Times New Roman"/>
          <w:color w:val="auto"/>
          <w:sz w:val="24"/>
          <w:szCs w:val="24"/>
          <w:lang w:val="es-ES_tradnl"/>
        </w:rPr>
        <w:t xml:space="preserve"> </w:t>
      </w:r>
      <w:r w:rsidR="003E6DED" w:rsidRPr="003E6DED">
        <w:rPr>
          <w:rFonts w:ascii="Times New Roman" w:eastAsia="Tahoma" w:hAnsi="Times New Roman" w:cs="Times New Roman"/>
          <w:color w:val="auto"/>
          <w:sz w:val="24"/>
          <w:szCs w:val="24"/>
          <w:lang w:val="es-ES_tradnl"/>
        </w:rPr>
        <w:t>Para la</w:t>
      </w:r>
      <w:r w:rsidR="003E6DED">
        <w:rPr>
          <w:rFonts w:ascii="Times New Roman" w:eastAsia="Tahoma" w:hAnsi="Times New Roman" w:cs="Times New Roman"/>
          <w:color w:val="auto"/>
          <w:sz w:val="24"/>
          <w:szCs w:val="24"/>
          <w:lang w:val="es-ES_tradnl"/>
        </w:rPr>
        <w:t>s</w:t>
      </w:r>
      <w:r w:rsidR="003E6DED" w:rsidRPr="003E6DED">
        <w:rPr>
          <w:rFonts w:ascii="Times New Roman" w:eastAsia="Tahoma" w:hAnsi="Times New Roman" w:cs="Times New Roman"/>
          <w:color w:val="auto"/>
          <w:sz w:val="24"/>
          <w:szCs w:val="24"/>
          <w:lang w:val="es-ES_tradnl"/>
        </w:rPr>
        <w:t xml:space="preserve"> redistritaciones a nivel local, por ejemplo, el INE ha decidido utilizar un método de optimización distinto al que había utilizado en los </w:t>
      </w:r>
      <w:r w:rsidR="003E6DED" w:rsidRPr="003E6DED">
        <w:rPr>
          <w:rFonts w:ascii="Times New Roman" w:eastAsia="Tahoma" w:hAnsi="Times New Roman" w:cs="Times New Roman"/>
          <w:color w:val="auto"/>
          <w:sz w:val="24"/>
          <w:szCs w:val="24"/>
          <w:lang w:val="es-ES_tradnl"/>
        </w:rPr>
        <w:lastRenderedPageBreak/>
        <w:t>procesos federales y considerar un número menor de componentes.</w:t>
      </w:r>
      <w:r w:rsidR="003E6DED" w:rsidRPr="003E6DED">
        <w:rPr>
          <w:rStyle w:val="FootnoteAnchor"/>
          <w:rFonts w:ascii="Times New Roman" w:eastAsia="Tahoma" w:hAnsi="Times New Roman" w:cs="Times New Roman"/>
          <w:color w:val="auto"/>
          <w:sz w:val="24"/>
          <w:szCs w:val="24"/>
          <w:lang w:val="es-ES_tradnl"/>
        </w:rPr>
        <w:t xml:space="preserve"> </w:t>
      </w:r>
      <w:r w:rsidR="00FA7554" w:rsidRPr="003E6DED">
        <w:rPr>
          <w:rStyle w:val="FootnoteAnchor"/>
          <w:rFonts w:ascii="Times New Roman" w:eastAsia="Tahoma" w:hAnsi="Times New Roman" w:cs="Times New Roman"/>
          <w:color w:val="auto"/>
          <w:sz w:val="24"/>
          <w:szCs w:val="24"/>
          <w:lang w:val="es-ES_tradnl"/>
        </w:rPr>
        <w:footnoteReference w:id="17"/>
      </w:r>
      <w:r w:rsidR="00FA7554" w:rsidRPr="003E6DED">
        <w:rPr>
          <w:rFonts w:ascii="Times New Roman" w:eastAsia="Tahoma" w:hAnsi="Times New Roman" w:cs="Times New Roman"/>
          <w:color w:val="auto"/>
          <w:sz w:val="24"/>
          <w:szCs w:val="24"/>
          <w:lang w:val="es-ES_tradnl"/>
        </w:rPr>
        <w:t xml:space="preserve"> </w:t>
      </w:r>
      <w:r w:rsidR="005F56AD" w:rsidRPr="003E6DED">
        <w:rPr>
          <w:rFonts w:ascii="Times New Roman" w:eastAsia="Tahoma" w:hAnsi="Times New Roman" w:cs="Times New Roman"/>
          <w:color w:val="auto"/>
          <w:sz w:val="24"/>
          <w:szCs w:val="24"/>
          <w:lang w:val="es-ES_tradnl"/>
        </w:rPr>
        <w:t xml:space="preserve"> Para los procesos locales, a diferencia de las redistritaciones federales de 200</w:t>
      </w:r>
      <w:r w:rsidR="00CB264E" w:rsidRPr="003E6DED">
        <w:rPr>
          <w:rFonts w:ascii="Times New Roman" w:eastAsia="Tahoma" w:hAnsi="Times New Roman" w:cs="Times New Roman"/>
          <w:color w:val="auto"/>
          <w:sz w:val="24"/>
          <w:szCs w:val="24"/>
          <w:lang w:val="es-ES_tradnl"/>
        </w:rPr>
        <w:t>5 y 2013, se optó por utilizar sólo dos –en lugar de cuatro</w:t>
      </w:r>
      <w:r w:rsidR="005F56AD" w:rsidRPr="003E6DED">
        <w:rPr>
          <w:rFonts w:ascii="Times New Roman" w:eastAsia="Tahoma" w:hAnsi="Times New Roman" w:cs="Times New Roman"/>
          <w:color w:val="auto"/>
          <w:sz w:val="24"/>
          <w:szCs w:val="24"/>
          <w:lang w:val="es-ES_tradnl"/>
        </w:rPr>
        <w:t>– componentes</w:t>
      </w:r>
      <w:r w:rsidR="00CB264E" w:rsidRPr="003E6DED">
        <w:rPr>
          <w:rFonts w:ascii="Times New Roman" w:eastAsia="Tahoma" w:hAnsi="Times New Roman" w:cs="Times New Roman"/>
          <w:color w:val="auto"/>
          <w:sz w:val="24"/>
          <w:szCs w:val="24"/>
          <w:lang w:val="es-ES_tradnl"/>
        </w:rPr>
        <w:t xml:space="preserve"> en el algoritmo de optimización</w:t>
      </w:r>
      <w:r w:rsidR="005F56AD" w:rsidRPr="003E6DED">
        <w:rPr>
          <w:rFonts w:ascii="Times New Roman" w:eastAsia="Tahoma" w:hAnsi="Times New Roman" w:cs="Times New Roman"/>
          <w:color w:val="auto"/>
          <w:sz w:val="24"/>
          <w:szCs w:val="24"/>
          <w:lang w:val="es-ES_tradnl"/>
        </w:rPr>
        <w:t xml:space="preserve">: el equilibrio poblacional y la compacidad geométrica (INE 2015, Trelles et al. 2015). El componente poblacional recibió dos veces el peso de la compacidad en la función de costo. </w:t>
      </w:r>
    </w:p>
    <w:p w14:paraId="41B71861" w14:textId="13762AFA"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El INE no ha justificado estos cambios técnica </w:t>
      </w:r>
      <w:r w:rsidR="00FA7554" w:rsidRPr="003E6DED">
        <w:rPr>
          <w:rFonts w:ascii="Times New Roman" w:eastAsia="Tahoma" w:hAnsi="Times New Roman" w:cs="Times New Roman"/>
          <w:color w:val="00000A"/>
          <w:sz w:val="24"/>
          <w:szCs w:val="24"/>
          <w:lang w:val="es-ES_tradnl"/>
        </w:rPr>
        <w:t>o</w:t>
      </w:r>
      <w:r w:rsidR="005A07AD" w:rsidRPr="003E6DED">
        <w:rPr>
          <w:rFonts w:ascii="Times New Roman" w:eastAsia="Tahoma" w:hAnsi="Times New Roman" w:cs="Times New Roman"/>
          <w:color w:val="00000A"/>
          <w:sz w:val="24"/>
          <w:szCs w:val="24"/>
          <w:lang w:val="es-ES_tradnl"/>
        </w:rPr>
        <w:t xml:space="preserve"> normativamente y, p</w:t>
      </w:r>
      <w:r w:rsidR="002540F0" w:rsidRPr="003E6DED">
        <w:rPr>
          <w:rFonts w:ascii="Times New Roman" w:eastAsia="Tahoma" w:hAnsi="Times New Roman" w:cs="Times New Roman"/>
          <w:color w:val="00000A"/>
          <w:sz w:val="24"/>
          <w:szCs w:val="24"/>
          <w:lang w:val="es-ES_tradnl"/>
        </w:rPr>
        <w:t>or la falta de información</w:t>
      </w:r>
      <w:r w:rsidR="005A07AD" w:rsidRPr="003E6DED">
        <w:rPr>
          <w:rFonts w:ascii="Times New Roman" w:eastAsia="Tahoma" w:hAnsi="Times New Roman" w:cs="Times New Roman"/>
          <w:color w:val="00000A"/>
          <w:sz w:val="24"/>
          <w:szCs w:val="24"/>
          <w:lang w:val="es-ES_tradnl"/>
        </w:rPr>
        <w:t xml:space="preserve"> a nivel local</w:t>
      </w:r>
      <w:r w:rsidR="002540F0" w:rsidRPr="003E6DED">
        <w:rPr>
          <w:rFonts w:ascii="Times New Roman" w:eastAsia="Tahoma" w:hAnsi="Times New Roman" w:cs="Times New Roman"/>
          <w:color w:val="00000A"/>
          <w:sz w:val="24"/>
          <w:szCs w:val="24"/>
          <w:lang w:val="es-ES_tradnl"/>
        </w:rPr>
        <w:t xml:space="preserve">, es casi imposible evaluar </w:t>
      </w:r>
      <w:r w:rsidR="005A07AD" w:rsidRPr="003E6DED">
        <w:rPr>
          <w:rFonts w:ascii="Times New Roman" w:eastAsia="Tahoma" w:hAnsi="Times New Roman" w:cs="Times New Roman"/>
          <w:color w:val="00000A"/>
          <w:sz w:val="24"/>
          <w:szCs w:val="24"/>
          <w:lang w:val="es-ES_tradnl"/>
        </w:rPr>
        <w:t xml:space="preserve">el impacto político que han tenido las distintas decisiones de la autoridad electoral en los mapas electorales </w:t>
      </w:r>
      <w:r w:rsidR="00744D8C" w:rsidRPr="003E6DED">
        <w:rPr>
          <w:rFonts w:ascii="Times New Roman" w:eastAsia="Tahoma" w:hAnsi="Times New Roman" w:cs="Times New Roman"/>
          <w:color w:val="00000A"/>
          <w:sz w:val="24"/>
          <w:szCs w:val="24"/>
          <w:lang w:val="es-ES_tradnl"/>
        </w:rPr>
        <w:t>de</w:t>
      </w:r>
      <w:r w:rsidR="005A07AD" w:rsidRPr="003E6DED">
        <w:rPr>
          <w:rFonts w:ascii="Times New Roman" w:eastAsia="Tahoma" w:hAnsi="Times New Roman" w:cs="Times New Roman"/>
          <w:color w:val="00000A"/>
          <w:sz w:val="24"/>
          <w:szCs w:val="24"/>
          <w:lang w:val="es-ES_tradnl"/>
        </w:rPr>
        <w:t xml:space="preserve"> cada entidad.</w:t>
      </w:r>
      <w:r w:rsidR="002540F0" w:rsidRPr="003E6DED">
        <w:rPr>
          <w:rFonts w:ascii="Times New Roman" w:eastAsia="Tahoma" w:hAnsi="Times New Roman" w:cs="Times New Roman"/>
          <w:color w:val="00000A"/>
          <w:sz w:val="24"/>
          <w:szCs w:val="24"/>
          <w:lang w:val="es-ES_tradnl"/>
        </w:rPr>
        <w:t xml:space="preserve"> </w:t>
      </w:r>
      <w:r w:rsidR="005A07AD" w:rsidRPr="003E6DED">
        <w:rPr>
          <w:rFonts w:ascii="Times New Roman" w:eastAsia="Tahoma" w:hAnsi="Times New Roman" w:cs="Times New Roman"/>
          <w:color w:val="00000A"/>
          <w:sz w:val="24"/>
          <w:szCs w:val="24"/>
          <w:lang w:val="es-ES_tradnl"/>
        </w:rPr>
        <w:t xml:space="preserve">A su vez, la ambigüedad en la selección de criterios y </w:t>
      </w:r>
      <w:r w:rsidRPr="003E6DED">
        <w:rPr>
          <w:rFonts w:ascii="Times New Roman" w:eastAsia="Tahoma" w:hAnsi="Times New Roman" w:cs="Times New Roman"/>
          <w:color w:val="00000A"/>
          <w:sz w:val="24"/>
          <w:szCs w:val="24"/>
          <w:lang w:val="es-ES_tradnl"/>
        </w:rPr>
        <w:t xml:space="preserve">el nulo esfuerzo por sensibilizar al público en torno a </w:t>
      </w:r>
      <w:r w:rsidR="005A07AD" w:rsidRPr="003E6DED">
        <w:rPr>
          <w:rFonts w:ascii="Times New Roman" w:eastAsia="Tahoma" w:hAnsi="Times New Roman" w:cs="Times New Roman"/>
          <w:color w:val="00000A"/>
          <w:sz w:val="24"/>
          <w:szCs w:val="24"/>
          <w:lang w:val="es-ES_tradnl"/>
        </w:rPr>
        <w:t xml:space="preserve">los procesos de redistritación </w:t>
      </w:r>
      <w:r w:rsidR="004E6B0E" w:rsidRPr="003E6DED">
        <w:rPr>
          <w:rFonts w:ascii="Times New Roman" w:eastAsia="Tahoma" w:hAnsi="Times New Roman" w:cs="Times New Roman"/>
          <w:color w:val="00000A"/>
          <w:sz w:val="24"/>
          <w:szCs w:val="24"/>
          <w:lang w:val="es-ES_tradnl"/>
        </w:rPr>
        <w:t>son</w:t>
      </w:r>
      <w:r w:rsidRPr="003E6DED">
        <w:rPr>
          <w:rFonts w:ascii="Times New Roman" w:eastAsia="Tahoma" w:hAnsi="Times New Roman" w:cs="Times New Roman"/>
          <w:color w:val="00000A"/>
          <w:sz w:val="24"/>
          <w:szCs w:val="24"/>
          <w:lang w:val="es-ES_tradnl"/>
        </w:rPr>
        <w:t xml:space="preserve"> un gran desafío </w:t>
      </w:r>
      <w:r w:rsidR="004E6B0E" w:rsidRPr="003E6DED">
        <w:rPr>
          <w:rFonts w:ascii="Times New Roman" w:eastAsia="Tahoma" w:hAnsi="Times New Roman" w:cs="Times New Roman"/>
          <w:color w:val="00000A"/>
          <w:sz w:val="24"/>
          <w:szCs w:val="24"/>
          <w:lang w:val="es-ES_tradnl"/>
        </w:rPr>
        <w:t>en materia de transparencia</w:t>
      </w:r>
      <w:r w:rsidRPr="003E6DED">
        <w:rPr>
          <w:rFonts w:ascii="Times New Roman" w:eastAsia="Tahoma" w:hAnsi="Times New Roman" w:cs="Times New Roman"/>
          <w:color w:val="00000A"/>
          <w:sz w:val="24"/>
          <w:szCs w:val="24"/>
          <w:lang w:val="es-ES_tradnl"/>
        </w:rPr>
        <w:t xml:space="preserve">. ¿Por qué han cambiado los algoritmos, los componentes del modelo, y su ponderación si la legislación en materia de </w:t>
      </w:r>
      <w:r w:rsidR="003E6DED" w:rsidRPr="003E6DED">
        <w:rPr>
          <w:rFonts w:ascii="Times New Roman" w:eastAsia="Tahoma" w:hAnsi="Times New Roman" w:cs="Times New Roman"/>
          <w:color w:val="00000A"/>
          <w:sz w:val="24"/>
          <w:szCs w:val="24"/>
          <w:lang w:val="es-ES_tradnl"/>
        </w:rPr>
        <w:t>redistritación</w:t>
      </w:r>
      <w:r w:rsidRPr="003E6DED">
        <w:rPr>
          <w:rFonts w:ascii="Times New Roman" w:eastAsia="Tahoma" w:hAnsi="Times New Roman" w:cs="Times New Roman"/>
          <w:color w:val="00000A"/>
          <w:sz w:val="24"/>
          <w:szCs w:val="24"/>
          <w:lang w:val="es-ES_tradnl"/>
        </w:rPr>
        <w:t xml:space="preserve"> no ha cambiado en los últimos años? ¿Cómo afectan estos cambios a la conformación distrital</w:t>
      </w:r>
      <w:r w:rsidR="002A6E69" w:rsidRPr="003E6DED">
        <w:rPr>
          <w:rFonts w:ascii="Times New Roman" w:eastAsia="Tahoma" w:hAnsi="Times New Roman" w:cs="Times New Roman"/>
          <w:color w:val="00000A"/>
          <w:sz w:val="24"/>
          <w:szCs w:val="24"/>
          <w:lang w:val="es-ES_tradnl"/>
        </w:rPr>
        <w:t xml:space="preserve"> de las legislaturas locales</w:t>
      </w:r>
      <w:r w:rsidRPr="003E6DED">
        <w:rPr>
          <w:rFonts w:ascii="Times New Roman" w:eastAsia="Tahoma" w:hAnsi="Times New Roman" w:cs="Times New Roman"/>
          <w:color w:val="00000A"/>
          <w:sz w:val="24"/>
          <w:szCs w:val="24"/>
          <w:lang w:val="es-ES_tradnl"/>
        </w:rPr>
        <w:t xml:space="preserve">? ¿Algún partido (o partidos) se han beneficiado sistemáticamente con estos cambios? ¿Por qué los criterios, su ponderación, y la metodología para redistritar los congresos locales son distintos a los métodos que se han utilizado en las redistritaciones federales? ¿Qué efecto político ha tenido el </w:t>
      </w:r>
      <w:r w:rsidRPr="003E6DED">
        <w:rPr>
          <w:rFonts w:ascii="Times New Roman" w:eastAsia="Tahoma" w:hAnsi="Times New Roman" w:cs="Times New Roman"/>
          <w:i/>
          <w:color w:val="00000A"/>
          <w:sz w:val="24"/>
          <w:szCs w:val="24"/>
          <w:lang w:val="es-ES_tradnl"/>
        </w:rPr>
        <w:t xml:space="preserve">malapportionment </w:t>
      </w:r>
      <w:r w:rsidRPr="003E6DED">
        <w:rPr>
          <w:rFonts w:ascii="Times New Roman" w:eastAsia="Tahoma" w:hAnsi="Times New Roman" w:cs="Times New Roman"/>
          <w:color w:val="00000A"/>
          <w:sz w:val="24"/>
          <w:szCs w:val="24"/>
          <w:lang w:val="es-ES_tradnl"/>
        </w:rPr>
        <w:t>introducido por los distintos criterios adoptados en los procesos de redistritación</w:t>
      </w:r>
      <w:r w:rsidR="002A6E69" w:rsidRPr="003E6DED">
        <w:rPr>
          <w:rFonts w:ascii="Times New Roman" w:eastAsia="Tahoma" w:hAnsi="Times New Roman" w:cs="Times New Roman"/>
          <w:color w:val="00000A"/>
          <w:sz w:val="24"/>
          <w:szCs w:val="24"/>
          <w:lang w:val="es-ES_tradnl"/>
        </w:rPr>
        <w:t xml:space="preserve"> a nivel local</w:t>
      </w:r>
      <w:r w:rsidRPr="003E6DED">
        <w:rPr>
          <w:rFonts w:ascii="Times New Roman" w:eastAsia="Tahoma" w:hAnsi="Times New Roman" w:cs="Times New Roman"/>
          <w:color w:val="00000A"/>
          <w:sz w:val="24"/>
          <w:szCs w:val="24"/>
          <w:lang w:val="es-ES_tradnl"/>
        </w:rPr>
        <w:t xml:space="preserve">? Con la información disponible difícilmente pueden contestarse éstas y otras preguntas. </w:t>
      </w:r>
    </w:p>
    <w:p w14:paraId="2EFB7043" w14:textId="01F7314F" w:rsidR="00196BB3" w:rsidRPr="003E6DED" w:rsidRDefault="005F56AD"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b/>
          <w:bCs/>
          <w:i/>
          <w:iCs/>
          <w:color w:val="00000A"/>
          <w:sz w:val="24"/>
          <w:szCs w:val="24"/>
          <w:lang w:val="es-ES_tradnl"/>
        </w:rPr>
        <w:lastRenderedPageBreak/>
        <w:t>Ejemplo 2: la influencia partidista</w:t>
      </w:r>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L</w:t>
      </w:r>
      <w:r w:rsidRPr="003E6DED">
        <w:rPr>
          <w:rFonts w:ascii="Times New Roman" w:hAnsi="Times New Roman" w:cs="Times New Roman"/>
          <w:color w:val="00000A"/>
          <w:sz w:val="24"/>
          <w:szCs w:val="24"/>
          <w:lang w:val="es-ES_tradnl"/>
        </w:rPr>
        <w:t>os partidos</w:t>
      </w:r>
      <w:r w:rsidR="007E141E" w:rsidRPr="003E6DED">
        <w:rPr>
          <w:rFonts w:ascii="Times New Roman" w:hAnsi="Times New Roman" w:cs="Times New Roman"/>
          <w:color w:val="00000A"/>
          <w:sz w:val="24"/>
          <w:szCs w:val="24"/>
          <w:lang w:val="es-ES_tradnl"/>
        </w:rPr>
        <w:t xml:space="preserve"> han participado</w:t>
      </w:r>
      <w:r w:rsidRPr="003E6DED">
        <w:rPr>
          <w:rFonts w:ascii="Times New Roman" w:hAnsi="Times New Roman" w:cs="Times New Roman"/>
          <w:color w:val="00000A"/>
          <w:sz w:val="24"/>
          <w:szCs w:val="24"/>
          <w:lang w:val="es-ES_tradnl"/>
        </w:rPr>
        <w:t xml:space="preserve"> activamente en la formulación de observaciones y contrapropuestas para dibujar los distritos electorales federales d</w:t>
      </w:r>
      <w:r w:rsidR="00F8312E" w:rsidRPr="003E6DED">
        <w:rPr>
          <w:rFonts w:ascii="Times New Roman" w:hAnsi="Times New Roman" w:cs="Times New Roman"/>
          <w:color w:val="00000A"/>
          <w:sz w:val="24"/>
          <w:szCs w:val="24"/>
          <w:lang w:val="es-ES_tradnl"/>
        </w:rPr>
        <w:t>esde 1996</w:t>
      </w:r>
      <w:r w:rsidR="007E141E" w:rsidRPr="003E6DED">
        <w:rPr>
          <w:rFonts w:ascii="Times New Roman" w:hAnsi="Times New Roman" w:cs="Times New Roman"/>
          <w:color w:val="00000A"/>
          <w:sz w:val="24"/>
          <w:szCs w:val="24"/>
          <w:lang w:val="es-ES_tradnl"/>
        </w:rPr>
        <w:t>. El</w:t>
      </w:r>
      <w:r w:rsidRPr="003E6DED">
        <w:rPr>
          <w:rFonts w:ascii="Times New Roman" w:hAnsi="Times New Roman" w:cs="Times New Roman"/>
          <w:color w:val="00000A"/>
          <w:sz w:val="24"/>
          <w:szCs w:val="24"/>
          <w:lang w:val="es-ES_tradnl"/>
        </w:rPr>
        <w:t xml:space="preserve"> incumplimiento de la condición de replicabilidad dificulta enormemente una evaluación de los efectos que </w:t>
      </w:r>
      <w:r w:rsidR="007E141E" w:rsidRPr="003E6DED">
        <w:rPr>
          <w:rFonts w:ascii="Times New Roman" w:hAnsi="Times New Roman" w:cs="Times New Roman"/>
          <w:color w:val="00000A"/>
          <w:sz w:val="24"/>
          <w:szCs w:val="24"/>
          <w:lang w:val="es-ES_tradnl"/>
        </w:rPr>
        <w:t>la interacción entre los partidos y la autoridad electoral han tenido</w:t>
      </w:r>
      <w:r w:rsidRPr="003E6DED">
        <w:rPr>
          <w:rFonts w:ascii="Times New Roman" w:hAnsi="Times New Roman" w:cs="Times New Roman"/>
          <w:color w:val="00000A"/>
          <w:sz w:val="24"/>
          <w:szCs w:val="24"/>
          <w:lang w:val="es-ES_tradnl"/>
        </w:rPr>
        <w:t xml:space="preserve"> en el mapa</w:t>
      </w:r>
      <w:r w:rsidR="007E141E" w:rsidRPr="003E6DED">
        <w:rPr>
          <w:rFonts w:ascii="Times New Roman" w:hAnsi="Times New Roman" w:cs="Times New Roman"/>
          <w:color w:val="00000A"/>
          <w:sz w:val="24"/>
          <w:szCs w:val="24"/>
          <w:lang w:val="es-ES_tradnl"/>
        </w:rPr>
        <w:t xml:space="preserve"> distrital</w:t>
      </w:r>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 xml:space="preserve">En la última redistritación federal de cara a la elección de 2015 (que se dibujó en tiempo y forma, aunque nunca se adoptó), </w:t>
      </w:r>
      <w:r w:rsidRPr="003E6DED">
        <w:rPr>
          <w:rFonts w:ascii="Times New Roman" w:hAnsi="Times New Roman" w:cs="Times New Roman"/>
          <w:color w:val="00000A"/>
          <w:sz w:val="24"/>
          <w:szCs w:val="24"/>
          <w:lang w:val="es-ES_tradnl"/>
        </w:rPr>
        <w:t xml:space="preserve">el entonces Consejero Presidente, Leonardo Valdés, resaltó </w:t>
      </w:r>
      <w:r w:rsidR="001714ED" w:rsidRPr="003E6DED">
        <w:rPr>
          <w:rFonts w:ascii="Times New Roman" w:hAnsi="Times New Roman" w:cs="Times New Roman"/>
          <w:color w:val="00000A"/>
          <w:sz w:val="24"/>
          <w:szCs w:val="24"/>
          <w:lang w:val="es-ES_tradnl"/>
        </w:rPr>
        <w:t>en su intervención</w:t>
      </w:r>
      <w:r w:rsidR="007E141E"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la activa participación de los partidos en la construcción de los escenarios distritales: </w:t>
      </w:r>
    </w:p>
    <w:p w14:paraId="7F0E7CF3" w14:textId="77777777" w:rsidR="00196BB3" w:rsidRPr="003E6DED" w:rsidRDefault="005F56AD">
      <w:pPr>
        <w:spacing w:line="240" w:lineRule="auto"/>
        <w:ind w:left="720" w:right="720"/>
        <w:rPr>
          <w:rFonts w:ascii="Times New Roman" w:hAnsi="Times New Roman" w:cs="Times New Roman"/>
          <w:color w:val="00000A"/>
          <w:szCs w:val="22"/>
          <w:lang w:val="es-ES_tradnl"/>
        </w:rPr>
      </w:pPr>
      <w:r w:rsidRPr="003E6DED">
        <w:rPr>
          <w:rFonts w:ascii="Times New Roman" w:hAnsi="Times New Roman" w:cs="Times New Roman"/>
          <w:color w:val="00000A"/>
          <w:szCs w:val="22"/>
          <w:lang w:val="es-ES_tradnl"/>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(IFE 2013b).</w:t>
      </w:r>
    </w:p>
    <w:p w14:paraId="69DC6279" w14:textId="77777777" w:rsidR="00196BB3" w:rsidRPr="003E6DED" w:rsidRDefault="00196BB3">
      <w:pPr>
        <w:spacing w:line="240" w:lineRule="auto"/>
        <w:ind w:left="720" w:right="720"/>
        <w:rPr>
          <w:rFonts w:ascii="Times New Roman" w:hAnsi="Times New Roman" w:cs="Times New Roman"/>
          <w:color w:val="00000A"/>
          <w:sz w:val="20"/>
          <w:lang w:val="es-ES_tradnl"/>
        </w:rPr>
      </w:pPr>
    </w:p>
    <w:p w14:paraId="46BAA0E3" w14:textId="34DB428D" w:rsidR="00196BB3" w:rsidRPr="003E6DED" w:rsidRDefault="00F8312E"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efecto, l</w:t>
      </w:r>
      <w:r w:rsidR="005F56AD" w:rsidRPr="003E6DED">
        <w:rPr>
          <w:rFonts w:ascii="Times New Roman" w:hAnsi="Times New Roman" w:cs="Times New Roman"/>
          <w:color w:val="00000A"/>
          <w:sz w:val="24"/>
          <w:szCs w:val="24"/>
          <w:lang w:val="es-ES_tradnl"/>
        </w:rPr>
        <w:t xml:space="preserve">os partidos formularon más del doble de contrapropuestas que en los procesos de redistritación de 1996 y de 2005; 236 recayeron en el primer escenario generado por un proceso automatizado de optimización combinatoria, </w:t>
      </w:r>
      <w:r w:rsidR="00C864CB" w:rsidRPr="00C864CB">
        <w:rPr>
          <w:rFonts w:ascii="Times New Roman" w:hAnsi="Times New Roman" w:cs="Times New Roman"/>
          <w:color w:val="00000A"/>
          <w:sz w:val="24"/>
          <w:szCs w:val="24"/>
          <w:highlight w:val="green"/>
          <w:lang w:val="es-ES_tradnl"/>
        </w:rPr>
        <w:t>de las cuales</w:t>
      </w:r>
      <w:r w:rsidR="00C864CB">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157 </w:t>
      </w:r>
      <w:r w:rsidR="00C864CB" w:rsidRPr="00C864CB">
        <w:rPr>
          <w:rFonts w:ascii="Times New Roman" w:hAnsi="Times New Roman" w:cs="Times New Roman"/>
          <w:color w:val="00000A"/>
          <w:sz w:val="24"/>
          <w:szCs w:val="24"/>
          <w:highlight w:val="green"/>
          <w:lang w:val="es-ES_tradnl"/>
        </w:rPr>
        <w:t>fueron formuladas</w:t>
      </w:r>
      <w:r w:rsidR="00C864CB">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en las Comisiones Locales de Vigilancia y 79 en la Comisión Nacional de Vigilancia del IFE. Las contrapropuestas sirvieron como insumo para conformar un segundo escenario, y los partidos formularon 308 nuevas contrapropuestas, 139 locales y 79 en la nacional. En promedio, los siete partidos con representación en el IFE formularon 75 contrapropuestas cada uno (Trelles et al. 2015). </w:t>
      </w:r>
    </w:p>
    <w:p w14:paraId="00BAF1A5" w14:textId="4B64799D"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¿Qué cambios propusieron los partidos? ¿Qué intereses había detrás de las contrapropuestas? ¿Qué tanto se distanciaron las propuestas formuladas del escenario automatizado? ¿Cuáles fueron aceptadas y cuáles rechazadas? ¿Se cumplieron sistemáticamente </w:t>
      </w:r>
      <w:r w:rsidRPr="003E6DED">
        <w:rPr>
          <w:rFonts w:ascii="Times New Roman" w:hAnsi="Times New Roman" w:cs="Times New Roman"/>
          <w:color w:val="00000A"/>
          <w:sz w:val="24"/>
          <w:szCs w:val="24"/>
          <w:lang w:val="es-ES_tradnl"/>
        </w:rPr>
        <w:lastRenderedPageBreak/>
        <w:t xml:space="preserve">los criterios legales y normativos? ¿Cuál fue el partido que propuso más escenarios y </w:t>
      </w:r>
      <w:r w:rsidR="0060122B" w:rsidRPr="003E6DED">
        <w:rPr>
          <w:rFonts w:ascii="Times New Roman" w:hAnsi="Times New Roman" w:cs="Times New Roman"/>
          <w:color w:val="00000A"/>
          <w:sz w:val="24"/>
          <w:szCs w:val="24"/>
          <w:lang w:val="es-ES_tradnl"/>
        </w:rPr>
        <w:t>cuáles fueron las</w:t>
      </w:r>
      <w:r w:rsidRPr="003E6DED">
        <w:rPr>
          <w:rFonts w:ascii="Times New Roman" w:hAnsi="Times New Roman" w:cs="Times New Roman"/>
          <w:color w:val="00000A"/>
          <w:sz w:val="24"/>
          <w:szCs w:val="24"/>
          <w:lang w:val="es-ES_tradnl"/>
        </w:rPr>
        <w:t xml:space="preserve"> </w:t>
      </w:r>
      <w:r w:rsidR="0060122B" w:rsidRPr="003E6DED">
        <w:rPr>
          <w:rFonts w:ascii="Times New Roman" w:hAnsi="Times New Roman" w:cs="Times New Roman"/>
          <w:color w:val="00000A"/>
          <w:sz w:val="24"/>
          <w:szCs w:val="24"/>
          <w:lang w:val="es-ES_tradnl"/>
        </w:rPr>
        <w:t>implicaciones</w:t>
      </w:r>
      <w:r w:rsidRPr="003E6DED">
        <w:rPr>
          <w:rFonts w:ascii="Times New Roman" w:hAnsi="Times New Roman" w:cs="Times New Roman"/>
          <w:color w:val="00000A"/>
          <w:sz w:val="24"/>
          <w:szCs w:val="24"/>
          <w:lang w:val="es-ES_tradnl"/>
        </w:rPr>
        <w:t xml:space="preserve">? ¿Qué tanto se mejoró el valor original asociado a la función de costo? ¿La autoridad evaluó con los mismos criterios todas las contrapropuestas? ¿Qué partido </w:t>
      </w:r>
      <w:r w:rsidR="00C57FCB" w:rsidRPr="003E6DED">
        <w:rPr>
          <w:rFonts w:ascii="Times New Roman" w:hAnsi="Times New Roman" w:cs="Times New Roman"/>
          <w:color w:val="00000A"/>
          <w:sz w:val="24"/>
          <w:szCs w:val="24"/>
          <w:lang w:val="es-ES_tradnl"/>
        </w:rPr>
        <w:t>formuló</w:t>
      </w:r>
      <w:r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t xml:space="preserve">las propuestas </w:t>
      </w:r>
      <w:r w:rsidRPr="003E6DED">
        <w:rPr>
          <w:rFonts w:ascii="Times New Roman" w:hAnsi="Times New Roman" w:cs="Times New Roman"/>
          <w:color w:val="00000A"/>
          <w:sz w:val="24"/>
          <w:szCs w:val="24"/>
          <w:lang w:val="es-ES_tradnl"/>
        </w:rPr>
        <w:t xml:space="preserve">más </w:t>
      </w:r>
      <w:r w:rsidR="00C57FCB" w:rsidRPr="003E6DED">
        <w:rPr>
          <w:rFonts w:ascii="Times New Roman" w:hAnsi="Times New Roman" w:cs="Times New Roman"/>
          <w:color w:val="00000A"/>
          <w:sz w:val="24"/>
          <w:szCs w:val="24"/>
          <w:lang w:val="es-ES_tradnl"/>
        </w:rPr>
        <w:t>exitosas</w:t>
      </w:r>
      <w:r w:rsidR="0060122B"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aceptadas</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Y, en términos más generales, ¿la intervención de los partidos introdujo algún sesgo en los distritos? Desafortunadamente, con la información que está a disposición del público, ningún ciudadano, organismo o grupo de interés podría responder estas preguntas. </w:t>
      </w:r>
      <w:r w:rsidR="00C57FCB" w:rsidRPr="003E6DED">
        <w:rPr>
          <w:rFonts w:ascii="Times New Roman" w:hAnsi="Times New Roman" w:cs="Times New Roman"/>
          <w:color w:val="00000A"/>
          <w:sz w:val="24"/>
          <w:szCs w:val="24"/>
          <w:lang w:val="es-ES_tradnl"/>
        </w:rPr>
        <w:t xml:space="preserve">Para replicar y </w:t>
      </w:r>
      <w:r w:rsidR="003E6DED" w:rsidRPr="003E6DED">
        <w:rPr>
          <w:rFonts w:ascii="Times New Roman" w:hAnsi="Times New Roman" w:cs="Times New Roman"/>
          <w:color w:val="00000A"/>
          <w:sz w:val="24"/>
          <w:szCs w:val="24"/>
          <w:lang w:val="es-ES_tradnl"/>
        </w:rPr>
        <w:t>evaluar</w:t>
      </w:r>
      <w:r w:rsidR="00C57FCB" w:rsidRPr="003E6DED">
        <w:rPr>
          <w:rFonts w:ascii="Times New Roman" w:hAnsi="Times New Roman" w:cs="Times New Roman"/>
          <w:color w:val="00000A"/>
          <w:sz w:val="24"/>
          <w:szCs w:val="24"/>
          <w:lang w:val="es-ES_tradnl"/>
        </w:rPr>
        <w:t xml:space="preserve"> los distintos escenarios h</w:t>
      </w:r>
      <w:r w:rsidR="00F8312E" w:rsidRPr="003E6DED">
        <w:rPr>
          <w:rFonts w:ascii="Times New Roman" w:hAnsi="Times New Roman" w:cs="Times New Roman"/>
          <w:color w:val="00000A"/>
          <w:sz w:val="24"/>
          <w:szCs w:val="24"/>
          <w:lang w:val="es-ES_tradnl"/>
        </w:rPr>
        <w:t>ace falta contar</w:t>
      </w:r>
      <w:r w:rsidRPr="003E6DED">
        <w:rPr>
          <w:rFonts w:ascii="Times New Roman" w:hAnsi="Times New Roman" w:cs="Times New Roman"/>
          <w:color w:val="00000A"/>
          <w:sz w:val="24"/>
          <w:szCs w:val="24"/>
          <w:lang w:val="es-ES_tradnl"/>
        </w:rPr>
        <w:t xml:space="preserve"> no solamente</w:t>
      </w:r>
      <w:r w:rsidR="00C57FCB" w:rsidRPr="003E6DED">
        <w:rPr>
          <w:rFonts w:ascii="Times New Roman" w:hAnsi="Times New Roman" w:cs="Times New Roman"/>
          <w:color w:val="00000A"/>
          <w:sz w:val="24"/>
          <w:szCs w:val="24"/>
          <w:lang w:val="es-ES_tradnl"/>
        </w:rPr>
        <w:t xml:space="preserve"> con</w:t>
      </w:r>
      <w:r w:rsidRPr="003E6DED">
        <w:rPr>
          <w:rFonts w:ascii="Times New Roman" w:hAnsi="Times New Roman" w:cs="Times New Roman"/>
          <w:color w:val="00000A"/>
          <w:sz w:val="24"/>
          <w:szCs w:val="24"/>
          <w:lang w:val="es-ES_tradnl"/>
        </w:rPr>
        <w:t xml:space="preserve"> el </w:t>
      </w:r>
      <w:r w:rsidRPr="003E6DED">
        <w:rPr>
          <w:rFonts w:ascii="Times New Roman" w:hAnsi="Times New Roman" w:cs="Times New Roman"/>
          <w:i/>
          <w:color w:val="00000A"/>
          <w:sz w:val="24"/>
          <w:szCs w:val="24"/>
          <w:lang w:val="es-ES_tradnl"/>
        </w:rPr>
        <w:t>software</w:t>
      </w:r>
      <w:r w:rsidRPr="003E6DED">
        <w:rPr>
          <w:rFonts w:ascii="Times New Roman" w:hAnsi="Times New Roman" w:cs="Times New Roman"/>
          <w:color w:val="00000A"/>
          <w:sz w:val="24"/>
          <w:szCs w:val="24"/>
          <w:lang w:val="es-ES_tradnl"/>
        </w:rPr>
        <w:t xml:space="preserve"> del IFE/INE, </w:t>
      </w:r>
      <w:r w:rsidR="00F8312E" w:rsidRPr="003E6DED">
        <w:rPr>
          <w:rFonts w:ascii="Times New Roman" w:hAnsi="Times New Roman" w:cs="Times New Roman"/>
          <w:color w:val="00000A"/>
          <w:sz w:val="24"/>
          <w:szCs w:val="24"/>
          <w:lang w:val="es-ES_tradnl"/>
        </w:rPr>
        <w:t xml:space="preserve">sino </w:t>
      </w:r>
      <w:r w:rsidRPr="003E6DED">
        <w:rPr>
          <w:rFonts w:ascii="Times New Roman" w:hAnsi="Times New Roman" w:cs="Times New Roman"/>
          <w:color w:val="00000A"/>
          <w:sz w:val="24"/>
          <w:szCs w:val="24"/>
          <w:lang w:val="es-ES_tradnl"/>
        </w:rPr>
        <w:t xml:space="preserve">también </w:t>
      </w:r>
      <w:r w:rsidR="00F8312E" w:rsidRPr="003E6DED">
        <w:rPr>
          <w:rFonts w:ascii="Times New Roman" w:hAnsi="Times New Roman" w:cs="Times New Roman"/>
          <w:color w:val="00000A"/>
          <w:sz w:val="24"/>
          <w:szCs w:val="24"/>
          <w:lang w:val="es-ES_tradnl"/>
        </w:rPr>
        <w:t>tener acceso a</w:t>
      </w:r>
      <w:r w:rsidRPr="003E6DED">
        <w:rPr>
          <w:rFonts w:ascii="Times New Roman" w:hAnsi="Times New Roman" w:cs="Times New Roman"/>
          <w:color w:val="00000A"/>
          <w:sz w:val="24"/>
          <w:szCs w:val="24"/>
          <w:lang w:val="es-ES_tradnl"/>
        </w:rPr>
        <w:t xml:space="preserve"> la operacionalización del algoritmo de optimización, los elementos de calibración del modelo, la selección aleatoria de una sección semilla como punto de partida para la optimización automatizada, las distintas corridas que se realizaron para determinar un primer escenario, y cada una de las 544 contrapropuestas que formularon los partidos. Sin un esfuerzo serio por aspirar a cumplir las condiciones de datos abiertos y de replicabilidad no se puede evaluar los mapas propuestos. </w:t>
      </w:r>
    </w:p>
    <w:p w14:paraId="1ED4FDDE" w14:textId="148DAD03"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b/>
          <w:bCs/>
          <w:i/>
          <w:iCs/>
          <w:color w:val="00000A"/>
          <w:sz w:val="24"/>
          <w:szCs w:val="24"/>
          <w:lang w:val="es-ES_tradnl"/>
        </w:rPr>
        <w:t>Ejemplo 3: la representación indígena</w:t>
      </w:r>
      <w:r w:rsidR="003C117A" w:rsidRPr="003E6DED">
        <w:rPr>
          <w:rFonts w:ascii="Times New Roman" w:eastAsia="Times New Roman" w:hAnsi="Times New Roman" w:cs="Times New Roman"/>
          <w:b/>
          <w:bCs/>
          <w:i/>
          <w:iCs/>
          <w:color w:val="00000A"/>
          <w:sz w:val="24"/>
          <w:szCs w:val="24"/>
          <w:lang w:val="es-ES_tradnl"/>
        </w:rPr>
        <w:t xml:space="preserve"> y la </w:t>
      </w:r>
      <w:r w:rsidR="00BE2091" w:rsidRPr="003E6DED">
        <w:rPr>
          <w:rFonts w:ascii="Times New Roman" w:eastAsia="Times New Roman" w:hAnsi="Times New Roman" w:cs="Times New Roman"/>
          <w:b/>
          <w:bCs/>
          <w:i/>
          <w:iCs/>
          <w:color w:val="00000A"/>
          <w:sz w:val="24"/>
          <w:szCs w:val="24"/>
          <w:lang w:val="es-ES_tradnl"/>
        </w:rPr>
        <w:t>ausencia de mecanismos</w:t>
      </w:r>
      <w:r w:rsidR="003C117A" w:rsidRPr="003E6DED">
        <w:rPr>
          <w:rFonts w:ascii="Times New Roman" w:eastAsia="Times New Roman" w:hAnsi="Times New Roman" w:cs="Times New Roman"/>
          <w:b/>
          <w:bCs/>
          <w:i/>
          <w:iCs/>
          <w:color w:val="00000A"/>
          <w:sz w:val="24"/>
          <w:szCs w:val="24"/>
          <w:lang w:val="es-ES_tradnl"/>
        </w:rPr>
        <w:t xml:space="preserve"> de participación</w:t>
      </w:r>
      <w:r w:rsidRPr="003E6DED">
        <w:rPr>
          <w:rFonts w:ascii="Times New Roman" w:eastAsia="Times New Roman" w:hAnsi="Times New Roman" w:cs="Times New Roman"/>
          <w:color w:val="00000A"/>
          <w:sz w:val="24"/>
          <w:szCs w:val="24"/>
          <w:lang w:val="es-ES_tradnl"/>
        </w:rPr>
        <w:t xml:space="preserve">. Autores como Sonnleitner (2013a) han señalado la brecha que separa el esfuerzo inicial de la autoridad electoral por dibujar distritos de mayoría indígena y las perennes deficiencias de representación de los pueblos indígenas en la vida política. Cumplir con la condición de participación contribuiría enormemente a </w:t>
      </w:r>
      <w:r w:rsidR="00BE2091" w:rsidRPr="003E6DED">
        <w:rPr>
          <w:rFonts w:ascii="Times New Roman" w:eastAsia="Times New Roman" w:hAnsi="Times New Roman" w:cs="Times New Roman"/>
          <w:color w:val="00000A"/>
          <w:sz w:val="24"/>
          <w:szCs w:val="24"/>
          <w:lang w:val="es-ES_tradnl"/>
        </w:rPr>
        <w:t>cerrar</w:t>
      </w:r>
      <w:r w:rsidRPr="003E6DED">
        <w:rPr>
          <w:rFonts w:ascii="Times New Roman" w:eastAsia="Times New Roman" w:hAnsi="Times New Roman" w:cs="Times New Roman"/>
          <w:color w:val="00000A"/>
          <w:sz w:val="24"/>
          <w:szCs w:val="24"/>
          <w:lang w:val="es-ES_tradnl"/>
        </w:rPr>
        <w:t xml:space="preserve"> esta brecha. </w:t>
      </w:r>
    </w:p>
    <w:p w14:paraId="6DDC9068" w14:textId="7FC37A21" w:rsidR="00663CF8" w:rsidRPr="003E6DED" w:rsidRDefault="0032341A">
      <w:pPr>
        <w:pStyle w:val="LO-normal"/>
        <w:spacing w:line="480" w:lineRule="auto"/>
        <w:ind w:firstLine="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color w:val="auto"/>
          <w:sz w:val="24"/>
          <w:lang w:val="es-ES_tradnl"/>
        </w:rPr>
        <w:t xml:space="preserve">La reforma constitucional de 2001 obligó a la autoridad electoral a </w:t>
      </w:r>
      <w:r w:rsidR="00CA4F0F" w:rsidRPr="003E6DED">
        <w:rPr>
          <w:rFonts w:ascii="Times New Roman" w:eastAsia="Times New Roman" w:hAnsi="Times New Roman" w:cs="Times New Roman"/>
          <w:color w:val="auto"/>
          <w:sz w:val="24"/>
          <w:lang w:val="es-ES_tradnl"/>
        </w:rPr>
        <w:t>incluir</w:t>
      </w:r>
      <w:r w:rsidR="00F546B8" w:rsidRPr="003E6DED">
        <w:rPr>
          <w:rFonts w:ascii="Times New Roman" w:eastAsia="Times New Roman" w:hAnsi="Times New Roman" w:cs="Times New Roman"/>
          <w:color w:val="auto"/>
          <w:sz w:val="24"/>
          <w:lang w:val="es-ES_tradnl"/>
        </w:rPr>
        <w:t xml:space="preserve"> </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por primara </w:t>
      </w:r>
      <w:r w:rsidR="009D1246" w:rsidRPr="003E6DED">
        <w:rPr>
          <w:rFonts w:ascii="Times New Roman" w:eastAsia="Times New Roman" w:hAnsi="Times New Roman" w:cs="Times New Roman"/>
          <w:color w:val="auto"/>
          <w:sz w:val="24"/>
          <w:lang w:val="es-ES_tradnl"/>
        </w:rPr>
        <w:t>ocasión</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a los pue</w:t>
      </w:r>
      <w:r w:rsidR="00F546B8" w:rsidRPr="003E6DED">
        <w:rPr>
          <w:rFonts w:ascii="Times New Roman" w:eastAsia="Times New Roman" w:hAnsi="Times New Roman" w:cs="Times New Roman"/>
          <w:color w:val="auto"/>
          <w:sz w:val="24"/>
          <w:lang w:val="es-ES_tradnl"/>
        </w:rPr>
        <w:t>blos indígenas en el proceso de</w:t>
      </w:r>
      <w:r w:rsidRPr="003E6DED">
        <w:rPr>
          <w:rFonts w:ascii="Times New Roman" w:eastAsia="Times New Roman" w:hAnsi="Times New Roman" w:cs="Times New Roman"/>
          <w:color w:val="auto"/>
          <w:sz w:val="24"/>
          <w:lang w:val="es-ES_tradnl"/>
        </w:rPr>
        <w:t xml:space="preserve"> redistritación federal </w:t>
      </w:r>
      <w:r w:rsidR="008B35FB" w:rsidRPr="003E6DED">
        <w:rPr>
          <w:rFonts w:ascii="Times New Roman" w:eastAsia="Times New Roman" w:hAnsi="Times New Roman" w:cs="Times New Roman"/>
          <w:color w:val="auto"/>
          <w:sz w:val="24"/>
          <w:lang w:val="es-ES_tradnl"/>
        </w:rPr>
        <w:t>de cara a la elección</w:t>
      </w:r>
      <w:r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de </w:t>
      </w:r>
      <w:r w:rsidRPr="003E6DED">
        <w:rPr>
          <w:rFonts w:ascii="Times New Roman" w:eastAsia="Times New Roman" w:hAnsi="Times New Roman" w:cs="Times New Roman"/>
          <w:color w:val="auto"/>
          <w:sz w:val="24"/>
          <w:lang w:val="es-ES_tradnl"/>
        </w:rPr>
        <w:t>200</w:t>
      </w:r>
      <w:r w:rsidR="008B35FB" w:rsidRPr="003E6DED">
        <w:rPr>
          <w:rFonts w:ascii="Times New Roman" w:eastAsia="Times New Roman" w:hAnsi="Times New Roman" w:cs="Times New Roman"/>
          <w:color w:val="auto"/>
          <w:sz w:val="24"/>
          <w:lang w:val="es-ES_tradnl"/>
        </w:rPr>
        <w:t>6</w:t>
      </w:r>
      <w:r w:rsidR="005F56AD" w:rsidRPr="003E6DED">
        <w:rPr>
          <w:rFonts w:ascii="Times New Roman" w:eastAsia="Times New Roman" w:hAnsi="Times New Roman" w:cs="Times New Roman"/>
          <w:color w:val="auto"/>
          <w:sz w:val="24"/>
          <w:lang w:val="es-ES_tradnl"/>
        </w:rPr>
        <w:t>.</w:t>
      </w:r>
      <w:r w:rsidR="00F546B8" w:rsidRPr="003E6DED">
        <w:rPr>
          <w:rStyle w:val="FootnoteAnchor"/>
          <w:rFonts w:ascii="Times New Roman" w:eastAsia="Times New Roman" w:hAnsi="Times New Roman" w:cs="Times New Roman"/>
          <w:color w:val="auto"/>
          <w:sz w:val="24"/>
          <w:lang w:val="es-ES_tradnl"/>
        </w:rPr>
        <w:footnoteReference w:id="18"/>
      </w:r>
      <w:r w:rsidR="005F56AD"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A pesar de que este fue un primer intento importante de inclusión, </w:t>
      </w:r>
      <w:r w:rsidR="00663CF8" w:rsidRPr="003E6DED">
        <w:rPr>
          <w:rFonts w:ascii="Times New Roman" w:eastAsia="Times New Roman" w:hAnsi="Times New Roman" w:cs="Times New Roman"/>
          <w:color w:val="auto"/>
          <w:sz w:val="24"/>
          <w:lang w:val="es-ES_tradnl"/>
        </w:rPr>
        <w:t xml:space="preserve">hay muchos aspectos </w:t>
      </w:r>
      <w:r w:rsidR="00663CF8" w:rsidRPr="003E6DED">
        <w:rPr>
          <w:rFonts w:ascii="Times New Roman" w:eastAsia="Times New Roman" w:hAnsi="Times New Roman" w:cs="Times New Roman"/>
          <w:color w:val="auto"/>
          <w:sz w:val="24"/>
          <w:lang w:val="es-ES_tradnl"/>
        </w:rPr>
        <w:lastRenderedPageBreak/>
        <w:t>que todavía pueden mejorar</w:t>
      </w:r>
      <w:r w:rsidR="00CA4F0F" w:rsidRPr="003E6DED">
        <w:rPr>
          <w:rFonts w:ascii="Times New Roman" w:eastAsia="Times New Roman" w:hAnsi="Times New Roman" w:cs="Times New Roman"/>
          <w:color w:val="auto"/>
          <w:sz w:val="24"/>
          <w:lang w:val="es-ES_tradnl"/>
        </w:rPr>
        <w:t xml:space="preserve"> para fortalecer la representación política de este grupo</w:t>
      </w:r>
      <w:r w:rsidR="002073FF" w:rsidRPr="003E6DED">
        <w:rPr>
          <w:rFonts w:ascii="Times New Roman" w:eastAsia="Times New Roman" w:hAnsi="Times New Roman" w:cs="Times New Roman"/>
          <w:color w:val="auto"/>
          <w:sz w:val="24"/>
          <w:lang w:val="es-ES_tradnl"/>
        </w:rPr>
        <w:t xml:space="preserve"> en la esfera </w:t>
      </w:r>
      <w:r w:rsidR="003E6DED" w:rsidRPr="003E6DED">
        <w:rPr>
          <w:rFonts w:ascii="Times New Roman" w:eastAsia="Times New Roman" w:hAnsi="Times New Roman" w:cs="Times New Roman"/>
          <w:color w:val="auto"/>
          <w:sz w:val="24"/>
          <w:lang w:val="es-ES_tradnl"/>
        </w:rPr>
        <w:t>pública</w:t>
      </w:r>
      <w:r w:rsidR="008B35FB"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A</w:t>
      </w:r>
      <w:r w:rsidR="00B6615B" w:rsidRPr="003E6DED">
        <w:rPr>
          <w:rFonts w:ascii="Times New Roman" w:eastAsia="Times New Roman" w:hAnsi="Times New Roman" w:cs="Times New Roman"/>
          <w:color w:val="auto"/>
          <w:sz w:val="24"/>
          <w:lang w:val="es-ES_tradnl"/>
        </w:rPr>
        <w:t xml:space="preserve">grupar a </w:t>
      </w:r>
      <w:r w:rsidR="003362D2" w:rsidRPr="003E6DED">
        <w:rPr>
          <w:rFonts w:ascii="Times New Roman" w:eastAsia="Times New Roman" w:hAnsi="Times New Roman" w:cs="Times New Roman"/>
          <w:color w:val="auto"/>
          <w:sz w:val="24"/>
          <w:lang w:val="es-ES_tradnl"/>
        </w:rPr>
        <w:t>los pueblos</w:t>
      </w:r>
      <w:r w:rsidR="00B6615B"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indígenas</w:t>
      </w:r>
      <w:r w:rsidR="003362D2" w:rsidRPr="003E6DED">
        <w:rPr>
          <w:rFonts w:ascii="Times New Roman" w:eastAsia="Times New Roman" w:hAnsi="Times New Roman" w:cs="Times New Roman"/>
          <w:color w:val="auto"/>
          <w:sz w:val="24"/>
          <w:lang w:val="es-ES_tradnl"/>
        </w:rPr>
        <w:t xml:space="preserve"> –como lo hace el IFE/INE–</w:t>
      </w:r>
      <w:r w:rsidR="008B35FB" w:rsidRPr="003E6DED">
        <w:rPr>
          <w:rFonts w:ascii="Times New Roman" w:eastAsia="Times New Roman" w:hAnsi="Times New Roman" w:cs="Times New Roman"/>
          <w:color w:val="auto"/>
          <w:sz w:val="24"/>
          <w:lang w:val="es-ES_tradnl"/>
        </w:rPr>
        <w:t xml:space="preserve"> por su denominación </w:t>
      </w:r>
      <w:r w:rsidR="004A01CA" w:rsidRPr="003E6DED">
        <w:rPr>
          <w:rFonts w:ascii="Times New Roman" w:eastAsia="Times New Roman" w:hAnsi="Times New Roman" w:cs="Times New Roman"/>
          <w:color w:val="auto"/>
          <w:sz w:val="24"/>
          <w:lang w:val="es-ES_tradnl"/>
        </w:rPr>
        <w:t>censal</w:t>
      </w:r>
      <w:r w:rsidR="00B6615B" w:rsidRPr="003E6DED">
        <w:rPr>
          <w:rFonts w:ascii="Times New Roman" w:eastAsia="Times New Roman" w:hAnsi="Times New Roman" w:cs="Times New Roman"/>
          <w:color w:val="auto"/>
          <w:sz w:val="24"/>
          <w:lang w:val="es-ES_tradnl"/>
        </w:rPr>
        <w:t xml:space="preserve"> durante la redistritación</w:t>
      </w:r>
      <w:r w:rsidR="00663CF8" w:rsidRPr="003E6DED">
        <w:rPr>
          <w:rFonts w:ascii="Times New Roman" w:eastAsia="Times New Roman" w:hAnsi="Times New Roman" w:cs="Times New Roman"/>
          <w:color w:val="auto"/>
          <w:sz w:val="24"/>
          <w:lang w:val="es-ES_tradnl"/>
        </w:rPr>
        <w:t>,</w:t>
      </w:r>
      <w:r w:rsidR="008B35FB" w:rsidRPr="003E6DED">
        <w:rPr>
          <w:rFonts w:ascii="Times New Roman" w:eastAsia="Times New Roman" w:hAnsi="Times New Roman" w:cs="Times New Roman"/>
          <w:color w:val="auto"/>
          <w:sz w:val="24"/>
          <w:lang w:val="es-ES_tradnl"/>
        </w:rPr>
        <w:t xml:space="preserve"> sin tomar en cuenta las diferencias</w:t>
      </w:r>
      <w:r w:rsidR="00663CF8" w:rsidRPr="003E6DED">
        <w:rPr>
          <w:rFonts w:ascii="Times New Roman" w:eastAsia="Times New Roman" w:hAnsi="Times New Roman" w:cs="Times New Roman"/>
          <w:color w:val="auto"/>
          <w:sz w:val="24"/>
          <w:lang w:val="es-ES_tradnl"/>
        </w:rPr>
        <w:t xml:space="preserve"> comunitarias</w:t>
      </w:r>
      <w:r w:rsidR="007201E0" w:rsidRPr="003E6DED">
        <w:rPr>
          <w:rFonts w:ascii="Times New Roman" w:eastAsia="Times New Roman" w:hAnsi="Times New Roman" w:cs="Times New Roman"/>
          <w:color w:val="auto"/>
          <w:sz w:val="24"/>
          <w:lang w:val="es-ES_tradnl"/>
        </w:rPr>
        <w:t xml:space="preserve"> o incentivar su participación</w:t>
      </w:r>
      <w:r w:rsidR="00663CF8"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 xml:space="preserve">no garantiza </w:t>
      </w:r>
      <w:r w:rsidR="00CD738C" w:rsidRPr="003E6DED">
        <w:rPr>
          <w:rFonts w:ascii="Times New Roman" w:eastAsia="Times New Roman" w:hAnsi="Times New Roman" w:cs="Times New Roman"/>
          <w:color w:val="auto"/>
          <w:sz w:val="24"/>
          <w:lang w:val="es-ES_tradnl"/>
        </w:rPr>
        <w:t xml:space="preserve">que dichas </w:t>
      </w:r>
      <w:r w:rsidR="003E6DED" w:rsidRPr="003E6DED">
        <w:rPr>
          <w:rFonts w:ascii="Times New Roman" w:eastAsia="Times New Roman" w:hAnsi="Times New Roman" w:cs="Times New Roman"/>
          <w:color w:val="auto"/>
          <w:sz w:val="24"/>
          <w:lang w:val="es-ES_tradnl"/>
        </w:rPr>
        <w:t>comunidades</w:t>
      </w:r>
      <w:r w:rsidR="00CD738C" w:rsidRPr="003E6DED">
        <w:rPr>
          <w:rFonts w:ascii="Times New Roman" w:eastAsia="Times New Roman" w:hAnsi="Times New Roman" w:cs="Times New Roman"/>
          <w:color w:val="auto"/>
          <w:sz w:val="24"/>
          <w:lang w:val="es-ES_tradnl"/>
        </w:rPr>
        <w:t xml:space="preserve"> tengan acceso a la representación</w:t>
      </w:r>
      <w:r w:rsidR="00DA33A9" w:rsidRPr="003E6DED">
        <w:rPr>
          <w:rFonts w:ascii="Times New Roman" w:eastAsia="Times New Roman" w:hAnsi="Times New Roman" w:cs="Times New Roman"/>
          <w:color w:val="auto"/>
          <w:sz w:val="24"/>
          <w:lang w:val="es-ES_tradnl"/>
        </w:rPr>
        <w:t xml:space="preserve"> política</w:t>
      </w:r>
      <w:r w:rsidR="00CD738C" w:rsidRPr="003E6DED">
        <w:rPr>
          <w:rFonts w:ascii="Times New Roman" w:eastAsia="Times New Roman" w:hAnsi="Times New Roman" w:cs="Times New Roman"/>
          <w:color w:val="auto"/>
          <w:sz w:val="24"/>
          <w:lang w:val="es-ES_tradnl"/>
        </w:rPr>
        <w:t xml:space="preserve"> o que el </w:t>
      </w:r>
      <w:r w:rsidR="003E6DED" w:rsidRPr="003E6DED">
        <w:rPr>
          <w:rFonts w:ascii="Times New Roman" w:eastAsia="Times New Roman" w:hAnsi="Times New Roman" w:cs="Times New Roman"/>
          <w:color w:val="auto"/>
          <w:sz w:val="24"/>
          <w:lang w:val="es-ES_tradnl"/>
        </w:rPr>
        <w:t>vínculo</w:t>
      </w:r>
      <w:r w:rsidR="00CD738C" w:rsidRPr="003E6DED">
        <w:rPr>
          <w:rFonts w:ascii="Times New Roman" w:eastAsia="Times New Roman" w:hAnsi="Times New Roman" w:cs="Times New Roman"/>
          <w:color w:val="auto"/>
          <w:sz w:val="24"/>
          <w:lang w:val="es-ES_tradnl"/>
        </w:rPr>
        <w:t xml:space="preserve"> </w:t>
      </w:r>
      <w:r w:rsidR="00B64551" w:rsidRPr="003E6DED">
        <w:rPr>
          <w:rFonts w:ascii="Times New Roman" w:eastAsia="Times New Roman" w:hAnsi="Times New Roman" w:cs="Times New Roman"/>
          <w:color w:val="auto"/>
          <w:sz w:val="24"/>
          <w:lang w:val="es-ES_tradnl"/>
        </w:rPr>
        <w:t xml:space="preserve">entre </w:t>
      </w:r>
      <w:r w:rsidR="003E6DED" w:rsidRPr="003E6DED">
        <w:rPr>
          <w:rFonts w:ascii="Times New Roman" w:eastAsia="Times New Roman" w:hAnsi="Times New Roman" w:cs="Times New Roman"/>
          <w:color w:val="auto"/>
          <w:sz w:val="24"/>
          <w:lang w:val="es-ES_tradnl"/>
        </w:rPr>
        <w:t>representantes</w:t>
      </w:r>
      <w:r w:rsidR="00B64551" w:rsidRPr="003E6DED">
        <w:rPr>
          <w:rFonts w:ascii="Times New Roman" w:eastAsia="Times New Roman" w:hAnsi="Times New Roman" w:cs="Times New Roman"/>
          <w:color w:val="auto"/>
          <w:sz w:val="24"/>
          <w:lang w:val="es-ES_tradnl"/>
        </w:rPr>
        <w:t xml:space="preserve"> y representados</w:t>
      </w:r>
      <w:r w:rsidR="00CD738C" w:rsidRPr="003E6DED">
        <w:rPr>
          <w:rFonts w:ascii="Times New Roman" w:eastAsia="Times New Roman" w:hAnsi="Times New Roman" w:cs="Times New Roman"/>
          <w:color w:val="auto"/>
          <w:sz w:val="24"/>
          <w:lang w:val="es-ES_tradnl"/>
        </w:rPr>
        <w:t xml:space="preserve"> sea más </w:t>
      </w:r>
      <w:r w:rsidR="00B64551" w:rsidRPr="003E6DED">
        <w:rPr>
          <w:rFonts w:ascii="Times New Roman" w:eastAsia="Times New Roman" w:hAnsi="Times New Roman" w:cs="Times New Roman"/>
          <w:color w:val="auto"/>
          <w:sz w:val="24"/>
          <w:lang w:val="es-ES_tradnl"/>
        </w:rPr>
        <w:t>estrecho.</w:t>
      </w:r>
      <w:r w:rsidR="00B64551" w:rsidRPr="003E6DED">
        <w:rPr>
          <w:rStyle w:val="Refdenotaalpie"/>
          <w:rFonts w:ascii="Times New Roman" w:eastAsia="Times New Roman" w:hAnsi="Times New Roman" w:cs="Times New Roman"/>
          <w:color w:val="00000A"/>
          <w:sz w:val="24"/>
          <w:szCs w:val="24"/>
          <w:lang w:val="es-ES_tradnl"/>
        </w:rPr>
        <w:t xml:space="preserve"> </w:t>
      </w:r>
      <w:r w:rsidR="00B64551" w:rsidRPr="003E6DED">
        <w:rPr>
          <w:rStyle w:val="Refdenotaalpie"/>
          <w:rFonts w:ascii="Times New Roman" w:eastAsia="Times New Roman" w:hAnsi="Times New Roman" w:cs="Times New Roman"/>
          <w:color w:val="00000A"/>
          <w:sz w:val="24"/>
          <w:szCs w:val="24"/>
          <w:lang w:val="es-ES_tradnl"/>
        </w:rPr>
        <w:footnoteReference w:id="19"/>
      </w:r>
      <w:r w:rsidR="00663CF8" w:rsidRPr="003E6DED">
        <w:rPr>
          <w:rFonts w:ascii="Times New Roman" w:eastAsia="Times New Roman" w:hAnsi="Times New Roman" w:cs="Times New Roman"/>
          <w:color w:val="auto"/>
          <w:sz w:val="24"/>
          <w:lang w:val="es-ES_tradnl"/>
        </w:rPr>
        <w:t xml:space="preserve"> </w:t>
      </w:r>
    </w:p>
    <w:p w14:paraId="6C1BE698" w14:textId="15B5BA0E" w:rsidR="00196BB3" w:rsidRPr="003E6DED" w:rsidRDefault="00B64551" w:rsidP="00B64551">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Se ha debatido poco </w:t>
      </w:r>
      <w:r w:rsidR="004945B0" w:rsidRPr="003E6DED">
        <w:rPr>
          <w:rFonts w:ascii="Times New Roman" w:eastAsia="Times New Roman" w:hAnsi="Times New Roman" w:cs="Times New Roman"/>
          <w:color w:val="00000A"/>
          <w:sz w:val="24"/>
          <w:szCs w:val="24"/>
          <w:lang w:val="es-ES_tradnl"/>
        </w:rPr>
        <w:t xml:space="preserve">sobre </w:t>
      </w:r>
      <w:r w:rsidRPr="003E6DED">
        <w:rPr>
          <w:rFonts w:ascii="Times New Roman" w:eastAsia="Times New Roman" w:hAnsi="Times New Roman" w:cs="Times New Roman"/>
          <w:color w:val="00000A"/>
          <w:sz w:val="24"/>
          <w:szCs w:val="24"/>
          <w:lang w:val="es-ES_tradnl"/>
        </w:rPr>
        <w:t xml:space="preserve">cómo se podría mejorar la </w:t>
      </w:r>
      <w:r w:rsidR="003E6DED" w:rsidRPr="003E6DED">
        <w:rPr>
          <w:rFonts w:ascii="Times New Roman" w:eastAsia="Times New Roman" w:hAnsi="Times New Roman" w:cs="Times New Roman"/>
          <w:color w:val="00000A"/>
          <w:sz w:val="24"/>
          <w:szCs w:val="24"/>
          <w:lang w:val="es-ES_tradnl"/>
        </w:rPr>
        <w:t>repres</w:t>
      </w:r>
      <w:r w:rsidR="003E6DED">
        <w:rPr>
          <w:rFonts w:ascii="Times New Roman" w:eastAsia="Times New Roman" w:hAnsi="Times New Roman" w:cs="Times New Roman"/>
          <w:color w:val="00000A"/>
          <w:sz w:val="24"/>
          <w:szCs w:val="24"/>
          <w:lang w:val="es-ES_tradnl"/>
        </w:rPr>
        <w:t>en</w:t>
      </w:r>
      <w:r w:rsidR="003E6DED" w:rsidRPr="003E6DED">
        <w:rPr>
          <w:rFonts w:ascii="Times New Roman" w:eastAsia="Times New Roman" w:hAnsi="Times New Roman" w:cs="Times New Roman"/>
          <w:color w:val="00000A"/>
          <w:sz w:val="24"/>
          <w:szCs w:val="24"/>
          <w:lang w:val="es-ES_tradnl"/>
        </w:rPr>
        <w:t>tación</w:t>
      </w:r>
      <w:r w:rsidRPr="003E6DED">
        <w:rPr>
          <w:rFonts w:ascii="Times New Roman" w:eastAsia="Times New Roman" w:hAnsi="Times New Roman" w:cs="Times New Roman"/>
          <w:color w:val="00000A"/>
          <w:sz w:val="24"/>
          <w:szCs w:val="24"/>
          <w:lang w:val="es-ES_tradnl"/>
        </w:rPr>
        <w:t xml:space="preserve"> de los pueblos indígenas</w:t>
      </w:r>
      <w:r w:rsidR="00DA33A9" w:rsidRPr="003E6DED">
        <w:rPr>
          <w:rFonts w:ascii="Times New Roman" w:eastAsia="Times New Roman" w:hAnsi="Times New Roman" w:cs="Times New Roman"/>
          <w:color w:val="00000A"/>
          <w:sz w:val="24"/>
          <w:szCs w:val="24"/>
          <w:lang w:val="es-ES_tradnl"/>
        </w:rPr>
        <w:t xml:space="preserve"> a través de la redistritación</w:t>
      </w:r>
      <w:r w:rsidR="004945B0" w:rsidRPr="003E6DED">
        <w:rPr>
          <w:rFonts w:ascii="Times New Roman" w:eastAsia="Times New Roman" w:hAnsi="Times New Roman" w:cs="Times New Roman"/>
          <w:color w:val="00000A"/>
          <w:sz w:val="24"/>
          <w:szCs w:val="24"/>
          <w:lang w:val="es-ES_tradnl"/>
        </w:rPr>
        <w:t xml:space="preserve"> y consideramos que hay alternativas viables para atender esta necesidad. Un primer paso es reconocer que l</w:t>
      </w:r>
      <w:r w:rsidR="005F56AD" w:rsidRPr="003E6DED">
        <w:rPr>
          <w:rFonts w:ascii="Times New Roman" w:eastAsia="Times New Roman" w:hAnsi="Times New Roman" w:cs="Times New Roman"/>
          <w:color w:val="00000A"/>
          <w:sz w:val="24"/>
          <w:szCs w:val="24"/>
          <w:lang w:val="es-ES_tradnl"/>
        </w:rPr>
        <w:t>a inclusión de grupos minoritarios</w:t>
      </w:r>
      <w:r w:rsidR="006061F9" w:rsidRPr="003E6DED">
        <w:rPr>
          <w:rFonts w:ascii="Times New Roman" w:eastAsia="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color w:val="00000A"/>
          <w:sz w:val="24"/>
          <w:szCs w:val="24"/>
          <w:lang w:val="es-ES_tradnl"/>
        </w:rPr>
        <w:t>tiene distintos niveles y posibi</w:t>
      </w:r>
      <w:r w:rsidR="00944337" w:rsidRPr="003E6DED">
        <w:rPr>
          <w:rFonts w:ascii="Times New Roman" w:eastAsia="Times New Roman" w:hAnsi="Times New Roman" w:cs="Times New Roman"/>
          <w:color w:val="00000A"/>
          <w:sz w:val="24"/>
          <w:szCs w:val="24"/>
          <w:lang w:val="es-ES_tradnl"/>
        </w:rPr>
        <w:t>lidades. Como se muestra en el D</w:t>
      </w:r>
      <w:r w:rsidR="005F56AD" w:rsidRPr="003E6DED">
        <w:rPr>
          <w:rFonts w:ascii="Times New Roman" w:eastAsia="Times New Roman" w:hAnsi="Times New Roman" w:cs="Times New Roman"/>
          <w:color w:val="00000A"/>
          <w:sz w:val="24"/>
          <w:szCs w:val="24"/>
          <w:lang w:val="es-ES_tradnl"/>
        </w:rPr>
        <w:t>iag</w:t>
      </w:r>
      <w:r w:rsidR="006061F9" w:rsidRPr="003E6DED">
        <w:rPr>
          <w:rFonts w:ascii="Times New Roman" w:eastAsia="Times New Roman" w:hAnsi="Times New Roman" w:cs="Times New Roman"/>
          <w:color w:val="00000A"/>
          <w:sz w:val="24"/>
          <w:szCs w:val="24"/>
          <w:lang w:val="es-ES_tradnl"/>
        </w:rPr>
        <w:t xml:space="preserve">rama 2, </w:t>
      </w:r>
      <w:r w:rsidR="004A6FC0" w:rsidRPr="003E6DED">
        <w:rPr>
          <w:rFonts w:ascii="Times New Roman" w:eastAsia="Times New Roman" w:hAnsi="Times New Roman" w:cs="Times New Roman"/>
          <w:color w:val="00000A"/>
          <w:sz w:val="24"/>
          <w:szCs w:val="24"/>
          <w:lang w:val="es-ES_tradnl"/>
        </w:rPr>
        <w:t>se satisface la condición para llegar a un primer nivel cuando el marco normativo</w:t>
      </w:r>
      <w:r w:rsidR="007201E0" w:rsidRPr="003E6DED">
        <w:rPr>
          <w:rFonts w:ascii="Times New Roman" w:eastAsia="Times New Roman" w:hAnsi="Times New Roman" w:cs="Times New Roman"/>
          <w:color w:val="00000A"/>
          <w:sz w:val="24"/>
          <w:szCs w:val="24"/>
          <w:lang w:val="es-ES_tradnl"/>
        </w:rPr>
        <w:t xml:space="preserve"> reconoce la necesidad de resguardar la representación y participación de ciertos grupos. En México, esto sucedió con la reforma constitucional de 2001.</w:t>
      </w:r>
      <w:r w:rsidR="004A6FC0"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El segundo nivel se refiere a la inclusión indirecta. Esto sucede</w:t>
      </w:r>
      <w:r w:rsidR="007E3917" w:rsidRPr="003E6DED">
        <w:rPr>
          <w:rFonts w:ascii="Times New Roman" w:eastAsia="Times New Roman" w:hAnsi="Times New Roman" w:cs="Times New Roman"/>
          <w:color w:val="00000A"/>
          <w:sz w:val="24"/>
          <w:szCs w:val="24"/>
          <w:lang w:val="es-ES_tradnl"/>
        </w:rPr>
        <w:t>, por ejemplo,</w:t>
      </w:r>
      <w:r w:rsidR="00354C38" w:rsidRPr="003E6DED">
        <w:rPr>
          <w:rFonts w:ascii="Times New Roman" w:eastAsia="Times New Roman" w:hAnsi="Times New Roman" w:cs="Times New Roman"/>
          <w:color w:val="00000A"/>
          <w:sz w:val="24"/>
          <w:szCs w:val="24"/>
          <w:lang w:val="es-ES_tradnl"/>
        </w:rPr>
        <w:t xml:space="preserve"> cuando </w:t>
      </w:r>
      <w:r w:rsidR="005F56AD"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 xml:space="preserve">la autoridad considera </w:t>
      </w:r>
      <w:r w:rsidR="006061F9" w:rsidRPr="003E6DED">
        <w:rPr>
          <w:rFonts w:ascii="Times New Roman" w:eastAsia="Times New Roman" w:hAnsi="Times New Roman" w:cs="Times New Roman"/>
          <w:color w:val="00000A"/>
          <w:sz w:val="24"/>
          <w:szCs w:val="24"/>
          <w:lang w:val="es-ES_tradnl"/>
        </w:rPr>
        <w:t xml:space="preserve">exclusivamente </w:t>
      </w:r>
      <w:r w:rsidR="005F56AD" w:rsidRPr="003E6DED">
        <w:rPr>
          <w:rFonts w:ascii="Times New Roman" w:eastAsia="Times New Roman" w:hAnsi="Times New Roman" w:cs="Times New Roman"/>
          <w:color w:val="00000A"/>
          <w:sz w:val="24"/>
          <w:szCs w:val="24"/>
          <w:lang w:val="es-ES_tradnl"/>
        </w:rPr>
        <w:t>el número</w:t>
      </w:r>
      <w:r w:rsidR="006061F9" w:rsidRPr="003E6DED">
        <w:rPr>
          <w:rFonts w:ascii="Times New Roman" w:eastAsia="Times New Roman" w:hAnsi="Times New Roman" w:cs="Times New Roman"/>
          <w:color w:val="00000A"/>
          <w:sz w:val="24"/>
          <w:szCs w:val="24"/>
          <w:lang w:val="es-ES_tradnl"/>
        </w:rPr>
        <w:t xml:space="preserve"> total de habitantes que reportaron</w:t>
      </w:r>
      <w:r w:rsidR="005F56AD" w:rsidRPr="003E6DED">
        <w:rPr>
          <w:rFonts w:ascii="Times New Roman" w:eastAsia="Times New Roman" w:hAnsi="Times New Roman" w:cs="Times New Roman"/>
          <w:color w:val="00000A"/>
          <w:sz w:val="24"/>
          <w:szCs w:val="24"/>
          <w:lang w:val="es-ES_tradnl"/>
        </w:rPr>
        <w:t xml:space="preserve"> hablar una lengua indígena,</w:t>
      </w:r>
      <w:r w:rsidR="00354C38" w:rsidRPr="003E6DED">
        <w:rPr>
          <w:rFonts w:ascii="Times New Roman" w:eastAsia="Times New Roman" w:hAnsi="Times New Roman" w:cs="Times New Roman"/>
          <w:color w:val="00000A"/>
          <w:sz w:val="24"/>
          <w:szCs w:val="24"/>
          <w:lang w:val="es-ES_tradnl"/>
        </w:rPr>
        <w:t xml:space="preserve"> pero no toma en cuenta ningún otro factor socio-demográfico o realiza consulta</w:t>
      </w:r>
      <w:r w:rsidR="007E3917" w:rsidRPr="003E6DED">
        <w:rPr>
          <w:rFonts w:ascii="Times New Roman" w:eastAsia="Times New Roman" w:hAnsi="Times New Roman" w:cs="Times New Roman"/>
          <w:color w:val="00000A"/>
          <w:sz w:val="24"/>
          <w:szCs w:val="24"/>
          <w:lang w:val="es-ES_tradnl"/>
        </w:rPr>
        <w:t>s</w:t>
      </w:r>
      <w:r w:rsidR="00354C38" w:rsidRPr="003E6DED">
        <w:rPr>
          <w:rFonts w:ascii="Times New Roman" w:eastAsia="Times New Roman" w:hAnsi="Times New Roman" w:cs="Times New Roman"/>
          <w:color w:val="00000A"/>
          <w:sz w:val="24"/>
          <w:szCs w:val="24"/>
          <w:lang w:val="es-ES_tradnl"/>
        </w:rPr>
        <w:t xml:space="preserve"> </w:t>
      </w:r>
      <w:r w:rsidR="007E3917" w:rsidRPr="003E6DED">
        <w:rPr>
          <w:rFonts w:ascii="Times New Roman" w:eastAsia="Times New Roman" w:hAnsi="Times New Roman" w:cs="Times New Roman"/>
          <w:color w:val="00000A"/>
          <w:sz w:val="24"/>
          <w:szCs w:val="24"/>
          <w:lang w:val="es-ES_tradnl"/>
        </w:rPr>
        <w:t xml:space="preserve">para obtener información </w:t>
      </w:r>
      <w:r w:rsidR="00BD7DD0" w:rsidRPr="003E6DED">
        <w:rPr>
          <w:rFonts w:ascii="Times New Roman" w:eastAsia="Times New Roman" w:hAnsi="Times New Roman" w:cs="Times New Roman"/>
          <w:color w:val="00000A"/>
          <w:sz w:val="24"/>
          <w:szCs w:val="24"/>
          <w:lang w:val="es-ES_tradnl"/>
        </w:rPr>
        <w:t>adicional</w:t>
      </w:r>
      <w:r w:rsidR="00354C38" w:rsidRPr="003E6DED">
        <w:rPr>
          <w:rFonts w:ascii="Times New Roman" w:eastAsia="Times New Roman" w:hAnsi="Times New Roman" w:cs="Times New Roman"/>
          <w:color w:val="00000A"/>
          <w:sz w:val="24"/>
          <w:szCs w:val="24"/>
          <w:lang w:val="es-ES_tradnl"/>
        </w:rPr>
        <w:t xml:space="preserve">. El tercer nivel se refiere al grado en que </w:t>
      </w:r>
      <w:r w:rsidR="00C6462F" w:rsidRPr="003E6DED">
        <w:rPr>
          <w:rFonts w:ascii="Times New Roman" w:eastAsia="Times New Roman" w:hAnsi="Times New Roman" w:cs="Times New Roman"/>
          <w:color w:val="00000A"/>
          <w:sz w:val="24"/>
          <w:szCs w:val="24"/>
          <w:lang w:val="es-ES_tradnl"/>
        </w:rPr>
        <w:t xml:space="preserve">la población que pertenece a </w:t>
      </w:r>
      <w:r w:rsidR="00A34BD4" w:rsidRPr="003E6DED">
        <w:rPr>
          <w:rFonts w:ascii="Times New Roman" w:eastAsia="Times New Roman" w:hAnsi="Times New Roman" w:cs="Times New Roman"/>
          <w:color w:val="00000A"/>
          <w:sz w:val="24"/>
          <w:szCs w:val="24"/>
          <w:lang w:val="es-ES_tradnl"/>
        </w:rPr>
        <w:t>un</w:t>
      </w:r>
      <w:r w:rsidR="00C6462F" w:rsidRPr="003E6DED">
        <w:rPr>
          <w:rFonts w:ascii="Times New Roman" w:eastAsia="Times New Roman" w:hAnsi="Times New Roman" w:cs="Times New Roman"/>
          <w:color w:val="00000A"/>
          <w:sz w:val="24"/>
          <w:szCs w:val="24"/>
          <w:lang w:val="es-ES_tradnl"/>
        </w:rPr>
        <w:t xml:space="preserve"> grupo minoritario</w:t>
      </w:r>
      <w:r w:rsidR="00354C38" w:rsidRPr="003E6DED">
        <w:rPr>
          <w:rFonts w:ascii="Times New Roman" w:eastAsia="Times New Roman" w:hAnsi="Times New Roman" w:cs="Times New Roman"/>
          <w:color w:val="00000A"/>
          <w:sz w:val="24"/>
          <w:szCs w:val="24"/>
          <w:lang w:val="es-ES_tradnl"/>
        </w:rPr>
        <w:t xml:space="preserve"> </w:t>
      </w:r>
      <w:r w:rsidR="00C6462F" w:rsidRPr="003E6DED">
        <w:rPr>
          <w:rFonts w:ascii="Times New Roman" w:eastAsia="Times New Roman" w:hAnsi="Times New Roman" w:cs="Times New Roman"/>
          <w:color w:val="00000A"/>
          <w:sz w:val="24"/>
          <w:szCs w:val="24"/>
          <w:lang w:val="es-ES_tradnl"/>
        </w:rPr>
        <w:t xml:space="preserve">es </w:t>
      </w:r>
      <w:r w:rsidR="003E6DED" w:rsidRPr="003E6DED">
        <w:rPr>
          <w:rFonts w:ascii="Times New Roman" w:eastAsia="Times New Roman" w:hAnsi="Times New Roman" w:cs="Times New Roman"/>
          <w:color w:val="00000A"/>
          <w:sz w:val="24"/>
          <w:szCs w:val="24"/>
          <w:lang w:val="es-ES_tradnl"/>
        </w:rPr>
        <w:t>consciente</w:t>
      </w:r>
      <w:r w:rsidR="00354C38" w:rsidRPr="003E6DED">
        <w:rPr>
          <w:rFonts w:ascii="Times New Roman" w:eastAsia="Times New Roman" w:hAnsi="Times New Roman" w:cs="Times New Roman"/>
          <w:color w:val="00000A"/>
          <w:sz w:val="24"/>
          <w:szCs w:val="24"/>
          <w:lang w:val="es-ES_tradnl"/>
        </w:rPr>
        <w:t xml:space="preserve"> de que sus </w:t>
      </w:r>
      <w:r w:rsidR="00354C38" w:rsidRPr="003E6DED">
        <w:rPr>
          <w:rFonts w:ascii="Times New Roman" w:eastAsia="Times New Roman" w:hAnsi="Times New Roman" w:cs="Times New Roman"/>
          <w:color w:val="00000A"/>
          <w:sz w:val="24"/>
          <w:szCs w:val="24"/>
          <w:lang w:val="es-ES_tradnl"/>
        </w:rPr>
        <w:lastRenderedPageBreak/>
        <w:t xml:space="preserve">derechos están resguardados </w:t>
      </w:r>
      <w:r w:rsidR="00082907" w:rsidRPr="003E6DED">
        <w:rPr>
          <w:rFonts w:ascii="Times New Roman" w:eastAsia="Times New Roman" w:hAnsi="Times New Roman" w:cs="Times New Roman"/>
          <w:color w:val="00000A"/>
          <w:sz w:val="24"/>
          <w:szCs w:val="24"/>
          <w:lang w:val="es-ES_tradnl"/>
        </w:rPr>
        <w:t>con el fin de</w:t>
      </w:r>
      <w:r w:rsidR="00354C38" w:rsidRPr="003E6DED">
        <w:rPr>
          <w:rFonts w:ascii="Times New Roman" w:eastAsia="Times New Roman" w:hAnsi="Times New Roman" w:cs="Times New Roman"/>
          <w:color w:val="00000A"/>
          <w:sz w:val="24"/>
          <w:szCs w:val="24"/>
          <w:lang w:val="es-ES_tradnl"/>
        </w:rPr>
        <w:t xml:space="preserve"> garantizar su representación y participación política.</w:t>
      </w:r>
      <w:r w:rsidR="00C6462F"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El cuarto nivel requiere de </w:t>
      </w:r>
      <w:r w:rsidR="005F56AD" w:rsidRPr="003E6DED">
        <w:rPr>
          <w:rFonts w:ascii="Times New Roman" w:eastAsia="Times New Roman" w:hAnsi="Times New Roman" w:cs="Times New Roman"/>
          <w:color w:val="00000A"/>
          <w:sz w:val="24"/>
          <w:szCs w:val="24"/>
          <w:lang w:val="es-ES_tradnl"/>
        </w:rPr>
        <w:t xml:space="preserve">mecanismos para que </w:t>
      </w:r>
      <w:r w:rsidR="00A34BD4" w:rsidRPr="003E6DED">
        <w:rPr>
          <w:rFonts w:ascii="Times New Roman" w:eastAsia="Times New Roman" w:hAnsi="Times New Roman" w:cs="Times New Roman"/>
          <w:color w:val="00000A"/>
          <w:sz w:val="24"/>
          <w:szCs w:val="24"/>
          <w:lang w:val="es-ES_tradnl"/>
        </w:rPr>
        <w:t xml:space="preserve">la población </w:t>
      </w:r>
      <w:r w:rsidR="005F56AD" w:rsidRPr="003E6DED">
        <w:rPr>
          <w:rFonts w:ascii="Times New Roman" w:eastAsia="Times New Roman" w:hAnsi="Times New Roman" w:cs="Times New Roman"/>
          <w:color w:val="00000A"/>
          <w:sz w:val="24"/>
          <w:szCs w:val="24"/>
          <w:lang w:val="es-ES_tradnl"/>
        </w:rPr>
        <w:t>participe</w:t>
      </w:r>
      <w:r w:rsidR="00A34BD4" w:rsidRPr="003E6DED">
        <w:rPr>
          <w:rFonts w:ascii="Times New Roman" w:eastAsia="Times New Roman" w:hAnsi="Times New Roman" w:cs="Times New Roman"/>
          <w:color w:val="00000A"/>
          <w:sz w:val="24"/>
          <w:szCs w:val="24"/>
          <w:lang w:val="es-ES_tradnl"/>
        </w:rPr>
        <w:t xml:space="preserve"> y comunique</w:t>
      </w:r>
      <w:r w:rsidR="004A6FC0" w:rsidRPr="003E6DED">
        <w:rPr>
          <w:rFonts w:ascii="Times New Roman" w:eastAsia="Times New Roman" w:hAnsi="Times New Roman" w:cs="Times New Roman"/>
          <w:color w:val="00000A"/>
          <w:sz w:val="24"/>
          <w:szCs w:val="24"/>
          <w:lang w:val="es-ES_tradnl"/>
        </w:rPr>
        <w:t xml:space="preserve"> a la autoridad electoral sus </w:t>
      </w:r>
      <w:r w:rsidR="003E6DED" w:rsidRPr="003E6DED">
        <w:rPr>
          <w:rFonts w:ascii="Times New Roman" w:eastAsia="Times New Roman" w:hAnsi="Times New Roman" w:cs="Times New Roman"/>
          <w:color w:val="00000A"/>
          <w:sz w:val="24"/>
          <w:szCs w:val="24"/>
          <w:lang w:val="es-ES_tradnl"/>
        </w:rPr>
        <w:t>necesidades</w:t>
      </w:r>
      <w:r w:rsidR="00A34BD4" w:rsidRPr="003E6DED">
        <w:rPr>
          <w:rFonts w:ascii="Times New Roman" w:eastAsia="Times New Roman" w:hAnsi="Times New Roman" w:cs="Times New Roman"/>
          <w:color w:val="00000A"/>
          <w:sz w:val="24"/>
          <w:szCs w:val="24"/>
          <w:lang w:val="es-ES_tradnl"/>
        </w:rPr>
        <w:t xml:space="preserve">. Se llega al quinto nivel </w:t>
      </w:r>
      <w:r w:rsidR="005F56AD"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cuando</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la autoridad electoral </w:t>
      </w:r>
      <w:r w:rsidR="00BD7DD0" w:rsidRPr="003E6DED">
        <w:rPr>
          <w:rFonts w:ascii="Times New Roman" w:eastAsia="Times New Roman" w:hAnsi="Times New Roman" w:cs="Times New Roman"/>
          <w:color w:val="00000A"/>
          <w:sz w:val="24"/>
          <w:szCs w:val="24"/>
          <w:lang w:val="es-ES_tradnl"/>
        </w:rPr>
        <w:t xml:space="preserve">desarrolla los mecanismos para </w:t>
      </w:r>
      <w:r w:rsidR="00A34BD4" w:rsidRPr="003E6DED">
        <w:rPr>
          <w:rFonts w:ascii="Times New Roman" w:eastAsia="Times New Roman" w:hAnsi="Times New Roman" w:cs="Times New Roman"/>
          <w:color w:val="00000A"/>
          <w:sz w:val="24"/>
          <w:szCs w:val="24"/>
          <w:lang w:val="es-ES_tradnl"/>
        </w:rPr>
        <w:t>considera</w:t>
      </w:r>
      <w:r w:rsidR="00BD7DD0" w:rsidRPr="003E6DED">
        <w:rPr>
          <w:rFonts w:ascii="Times New Roman" w:eastAsia="Times New Roman" w:hAnsi="Times New Roman" w:cs="Times New Roman"/>
          <w:color w:val="00000A"/>
          <w:sz w:val="24"/>
          <w:szCs w:val="24"/>
          <w:lang w:val="es-ES_tradnl"/>
        </w:rPr>
        <w:t>r</w:t>
      </w:r>
      <w:r w:rsidR="005F56AD" w:rsidRPr="003E6DED">
        <w:rPr>
          <w:rFonts w:ascii="Times New Roman" w:eastAsia="Times New Roman" w:hAnsi="Times New Roman" w:cs="Times New Roman"/>
          <w:color w:val="00000A"/>
          <w:sz w:val="24"/>
          <w:szCs w:val="24"/>
          <w:lang w:val="es-ES_tradnl"/>
        </w:rPr>
        <w:t xml:space="preserve"> formalmente</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las</w:t>
      </w:r>
      <w:r w:rsidR="005F56AD" w:rsidRPr="003E6DED">
        <w:rPr>
          <w:rFonts w:ascii="Times New Roman" w:eastAsia="Times New Roman" w:hAnsi="Times New Roman" w:cs="Times New Roman"/>
          <w:color w:val="00000A"/>
          <w:sz w:val="24"/>
          <w:szCs w:val="24"/>
          <w:lang w:val="es-ES_tradnl"/>
        </w:rPr>
        <w:t xml:space="preserve"> opiniones</w:t>
      </w:r>
      <w:r w:rsidR="00A34BD4" w:rsidRPr="003E6DED">
        <w:rPr>
          <w:rFonts w:ascii="Times New Roman" w:eastAsia="Times New Roman" w:hAnsi="Times New Roman" w:cs="Times New Roman"/>
          <w:color w:val="00000A"/>
          <w:sz w:val="24"/>
          <w:szCs w:val="24"/>
          <w:lang w:val="es-ES_tradnl"/>
        </w:rPr>
        <w:t xml:space="preserve"> y necesidades de los grupos minoritarios</w:t>
      </w:r>
      <w:r w:rsidR="005F56AD" w:rsidRPr="003E6DED">
        <w:rPr>
          <w:rFonts w:ascii="Times New Roman" w:eastAsia="Times New Roman" w:hAnsi="Times New Roman" w:cs="Times New Roman"/>
          <w:color w:val="00000A"/>
          <w:sz w:val="24"/>
          <w:szCs w:val="24"/>
          <w:lang w:val="es-ES_tradnl"/>
        </w:rPr>
        <w:t xml:space="preserve"> en los procesos de redistritación. </w:t>
      </w:r>
    </w:p>
    <w:p w14:paraId="4E1E7D4C" w14:textId="77777777" w:rsidR="00A338CB" w:rsidRPr="003E6DED" w:rsidRDefault="00A338CB" w:rsidP="00A338CB">
      <w:pPr>
        <w:pStyle w:val="LO-normal"/>
        <w:pageBreakBefore/>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 xml:space="preserve">Diagrama 2. Distintos niveles de participación en la redistritación </w:t>
      </w:r>
    </w:p>
    <w:p w14:paraId="02B9B956"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r w:rsidRPr="003E6DED">
        <w:rPr>
          <w:noProof/>
          <w:lang w:val="es-MX" w:eastAsia="es-MX"/>
        </w:rPr>
        <w:drawing>
          <wp:anchor distT="0" distB="0" distL="114300" distR="114300" simplePos="0" relativeHeight="251663360" behindDoc="0" locked="0" layoutInCell="1" allowOverlap="1" wp14:anchorId="1AC72025" wp14:editId="6428F35F">
            <wp:simplePos x="0" y="0"/>
            <wp:positionH relativeFrom="column">
              <wp:posOffset>0</wp:posOffset>
            </wp:positionH>
            <wp:positionV relativeFrom="paragraph">
              <wp:posOffset>0</wp:posOffset>
            </wp:positionV>
            <wp:extent cx="5933440" cy="4027170"/>
            <wp:effectExtent l="0" t="0" r="10160" b="11430"/>
            <wp:wrapThrough wrapText="bothSides">
              <wp:wrapPolygon edited="0">
                <wp:start x="0" y="0"/>
                <wp:lineTo x="0" y="21525"/>
                <wp:lineTo x="21545" y="21525"/>
                <wp:lineTo x="2154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402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7BADC"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0598609F"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41BF5DF2" w14:textId="77777777" w:rsidR="00A338CB" w:rsidRPr="00684E14" w:rsidRDefault="00A338CB" w:rsidP="00A338CB">
      <w:pPr>
        <w:pStyle w:val="LO-normal"/>
        <w:spacing w:line="240" w:lineRule="auto"/>
        <w:ind w:left="720" w:firstLine="720"/>
        <w:rPr>
          <w:rFonts w:ascii="Times New Roman" w:eastAsia="Times New Roman" w:hAnsi="Times New Roman" w:cs="Times New Roman"/>
          <w:color w:val="00000A"/>
          <w:sz w:val="20"/>
          <w:lang w:val="es-ES_tradnl"/>
        </w:rPr>
      </w:pPr>
      <w:r>
        <w:rPr>
          <w:rFonts w:ascii="Times New Roman" w:eastAsia="Times New Roman" w:hAnsi="Times New Roman" w:cs="Times New Roman"/>
          <w:color w:val="00000A"/>
          <w:sz w:val="20"/>
          <w:lang w:val="es-ES_tradnl"/>
        </w:rPr>
        <w:t>Fuente: Diagrama e</w:t>
      </w:r>
      <w:r w:rsidRPr="00684E14">
        <w:rPr>
          <w:rFonts w:ascii="Times New Roman" w:eastAsia="Times New Roman" w:hAnsi="Times New Roman" w:cs="Times New Roman"/>
          <w:color w:val="00000A"/>
          <w:sz w:val="20"/>
          <w:lang w:val="es-ES_tradnl"/>
        </w:rPr>
        <w:t>laborado por los autores.</w:t>
      </w:r>
    </w:p>
    <w:p w14:paraId="6583F0D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11BC5A54"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01E20EA7"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5858D0B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24CEC14"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3C09B10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5ADA2E3E"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7F2CD749"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764C18C2"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05EB373"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2C172F0D"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1074CB42"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BA66C08" w14:textId="77777777" w:rsidR="00A338CB" w:rsidRPr="003E6DED" w:rsidRDefault="00A338CB" w:rsidP="00A338CB">
      <w:pPr>
        <w:pStyle w:val="LO-normal"/>
        <w:spacing w:line="240" w:lineRule="auto"/>
        <w:jc w:val="center"/>
        <w:rPr>
          <w:rFonts w:ascii="Times New Roman" w:hAnsi="Times New Roman" w:cs="Times New Roman"/>
          <w:color w:val="00000A"/>
          <w:lang w:val="es-ES_tradnl"/>
        </w:rPr>
      </w:pPr>
    </w:p>
    <w:p w14:paraId="6A8B4C90" w14:textId="77777777" w:rsidR="00A338CB" w:rsidRPr="003E6DED" w:rsidRDefault="00A338CB" w:rsidP="00A338CB">
      <w:pPr>
        <w:pStyle w:val="LO-normal"/>
        <w:spacing w:line="240" w:lineRule="auto"/>
        <w:rPr>
          <w:rFonts w:ascii="Times New Roman" w:eastAsia="Times New Roman" w:hAnsi="Times New Roman" w:cs="Times New Roman"/>
          <w:b/>
          <w:color w:val="00000A"/>
          <w:sz w:val="24"/>
          <w:lang w:val="es-ES_tradnl"/>
        </w:rPr>
      </w:pPr>
    </w:p>
    <w:p w14:paraId="7D05329C"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4B738601"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29E8AD9B"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5E58D398" w14:textId="77777777" w:rsidR="00A338CB" w:rsidRPr="003E6DED" w:rsidRDefault="00A338CB" w:rsidP="00A338CB">
      <w:pPr>
        <w:pStyle w:val="LO-normal"/>
        <w:spacing w:line="240" w:lineRule="auto"/>
        <w:jc w:val="center"/>
        <w:rPr>
          <w:rFonts w:ascii="Times New Roman" w:eastAsia="Times New Roman" w:hAnsi="Times New Roman" w:cs="Times New Roman"/>
          <w:b/>
          <w:color w:val="00000A"/>
          <w:sz w:val="24"/>
          <w:lang w:val="es-ES_tradnl"/>
        </w:rPr>
      </w:pPr>
    </w:p>
    <w:p w14:paraId="10BA6894" w14:textId="77777777" w:rsidR="00A338CB" w:rsidRPr="003E6DED" w:rsidRDefault="00A338CB" w:rsidP="00A338CB">
      <w:pPr>
        <w:pStyle w:val="LO-normal"/>
        <w:spacing w:line="240" w:lineRule="auto"/>
        <w:rPr>
          <w:color w:val="00000A"/>
          <w:lang w:val="es-ES_tradnl"/>
        </w:rPr>
      </w:pPr>
    </w:p>
    <w:p w14:paraId="5A4AC0FE" w14:textId="77777777" w:rsidR="00A338CB" w:rsidRPr="003E6DED" w:rsidRDefault="00A338CB" w:rsidP="00A338CB">
      <w:pPr>
        <w:pStyle w:val="LO-normal"/>
        <w:spacing w:line="240" w:lineRule="auto"/>
        <w:rPr>
          <w:color w:val="00000A"/>
          <w:lang w:val="es-ES_tradnl"/>
        </w:rPr>
      </w:pPr>
    </w:p>
    <w:p w14:paraId="579A5D47" w14:textId="77777777" w:rsidR="00196BB3" w:rsidRPr="003E6DED" w:rsidRDefault="00196BB3">
      <w:pPr>
        <w:pStyle w:val="LO-normal"/>
        <w:spacing w:line="240" w:lineRule="auto"/>
        <w:contextualSpacing/>
        <w:jc w:val="center"/>
        <w:rPr>
          <w:rFonts w:ascii="Times New Roman" w:eastAsia="Times New Roman" w:hAnsi="Times New Roman" w:cs="Times New Roman"/>
          <w:b/>
          <w:color w:val="00000A"/>
          <w:sz w:val="24"/>
          <w:lang w:val="es-ES_tradnl"/>
        </w:rPr>
      </w:pPr>
    </w:p>
    <w:p w14:paraId="57F94E0C" w14:textId="0175AE5F"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México se encuentra en los nivele</w:t>
      </w:r>
      <w:r w:rsidR="00C73D9D" w:rsidRPr="003E6DED">
        <w:rPr>
          <w:rFonts w:ascii="Times New Roman" w:eastAsia="Times New Roman" w:hAnsi="Times New Roman" w:cs="Times New Roman"/>
          <w:color w:val="00000A"/>
          <w:sz w:val="24"/>
          <w:szCs w:val="24"/>
          <w:lang w:val="es-ES_tradnl"/>
        </w:rPr>
        <w:t>s más básicos de</w:t>
      </w:r>
      <w:r w:rsidR="00BD7DD0" w:rsidRPr="003E6DED">
        <w:rPr>
          <w:rFonts w:ascii="Times New Roman" w:eastAsia="Times New Roman" w:hAnsi="Times New Roman" w:cs="Times New Roman"/>
          <w:color w:val="00000A"/>
          <w:sz w:val="24"/>
          <w:szCs w:val="24"/>
          <w:lang w:val="es-ES_tradnl"/>
        </w:rPr>
        <w:t xml:space="preserve"> participación. Por un lado,</w:t>
      </w:r>
      <w:r w:rsidR="00C3074E" w:rsidRPr="003E6DED">
        <w:rPr>
          <w:rFonts w:ascii="Times New Roman" w:eastAsia="Times New Roman" w:hAnsi="Times New Roman" w:cs="Times New Roman"/>
          <w:color w:val="00000A"/>
          <w:sz w:val="24"/>
          <w:szCs w:val="24"/>
          <w:lang w:val="es-ES_tradnl"/>
        </w:rPr>
        <w:t xml:space="preserve"> </w:t>
      </w:r>
      <w:r w:rsidR="008069E1" w:rsidRPr="003E6DED">
        <w:rPr>
          <w:rFonts w:ascii="Times New Roman" w:eastAsia="Times New Roman" w:hAnsi="Times New Roman" w:cs="Times New Roman"/>
          <w:color w:val="00000A"/>
          <w:sz w:val="24"/>
          <w:szCs w:val="24"/>
          <w:lang w:val="es-ES_tradnl"/>
        </w:rPr>
        <w:t>el marc</w:t>
      </w:r>
      <w:r w:rsidR="00B6335F" w:rsidRPr="003E6DED">
        <w:rPr>
          <w:rFonts w:ascii="Times New Roman" w:eastAsia="Times New Roman" w:hAnsi="Times New Roman" w:cs="Times New Roman"/>
          <w:color w:val="00000A"/>
          <w:sz w:val="24"/>
          <w:szCs w:val="24"/>
          <w:lang w:val="es-ES_tradnl"/>
        </w:rPr>
        <w:t>o normativo garantiza el derecho</w:t>
      </w:r>
      <w:r w:rsidR="008069E1" w:rsidRPr="003E6DED">
        <w:rPr>
          <w:rFonts w:ascii="Times New Roman" w:eastAsia="Times New Roman" w:hAnsi="Times New Roman" w:cs="Times New Roman"/>
          <w:color w:val="00000A"/>
          <w:sz w:val="24"/>
          <w:szCs w:val="24"/>
          <w:lang w:val="es-ES_tradnl"/>
        </w:rPr>
        <w:t xml:space="preserve"> a la representación de ciertos grupos </w:t>
      </w:r>
      <w:r w:rsidR="00C3074E" w:rsidRPr="003E6DED">
        <w:rPr>
          <w:rFonts w:ascii="Times New Roman" w:eastAsia="Times New Roman" w:hAnsi="Times New Roman" w:cs="Times New Roman"/>
          <w:color w:val="00000A"/>
          <w:sz w:val="24"/>
          <w:szCs w:val="24"/>
          <w:lang w:val="es-ES_tradnl"/>
        </w:rPr>
        <w:t>y</w:t>
      </w:r>
      <w:r w:rsidR="00BD7DD0" w:rsidRPr="003E6DED">
        <w:rPr>
          <w:rFonts w:ascii="Times New Roman" w:eastAsia="Times New Roman" w:hAnsi="Times New Roman" w:cs="Times New Roman"/>
          <w:color w:val="00000A"/>
          <w:sz w:val="24"/>
          <w:szCs w:val="24"/>
          <w:lang w:val="es-ES_tradnl"/>
        </w:rPr>
        <w:t>, por el otro,</w:t>
      </w:r>
      <w:r w:rsidR="00C3074E" w:rsidRPr="003E6DED">
        <w:rPr>
          <w:rFonts w:ascii="Times New Roman" w:eastAsia="Times New Roman" w:hAnsi="Times New Roman" w:cs="Times New Roman"/>
          <w:color w:val="00000A"/>
          <w:sz w:val="24"/>
          <w:szCs w:val="24"/>
          <w:lang w:val="es-ES_tradnl"/>
        </w:rPr>
        <w:t xml:space="preserve"> existe un mecanismo para incluir de forma indirecta a la población indígena.</w:t>
      </w:r>
      <w:r w:rsidR="0091037A">
        <w:rPr>
          <w:rStyle w:val="Refdenotaalpie"/>
          <w:rFonts w:ascii="Times New Roman" w:eastAsia="Times New Roman" w:hAnsi="Times New Roman" w:cs="Times New Roman"/>
          <w:color w:val="00000A"/>
          <w:sz w:val="24"/>
          <w:szCs w:val="24"/>
          <w:lang w:val="es-ES_tradnl"/>
        </w:rPr>
        <w:footnoteReference w:id="20"/>
      </w:r>
      <w:r w:rsidR="00C3074E" w:rsidRPr="003E6DED">
        <w:rPr>
          <w:rFonts w:ascii="Times New Roman" w:eastAsia="Times New Roman" w:hAnsi="Times New Roman" w:cs="Times New Roman"/>
          <w:color w:val="00000A"/>
          <w:sz w:val="24"/>
          <w:szCs w:val="24"/>
          <w:lang w:val="es-ES_tradnl"/>
        </w:rPr>
        <w:t xml:space="preserve"> Sin embargo, p</w:t>
      </w:r>
      <w:r w:rsidRPr="003E6DED">
        <w:rPr>
          <w:rFonts w:ascii="Times New Roman" w:eastAsia="Times New Roman" w:hAnsi="Times New Roman" w:cs="Times New Roman"/>
          <w:color w:val="00000A"/>
          <w:sz w:val="24"/>
          <w:szCs w:val="24"/>
          <w:lang w:val="es-ES_tradnl"/>
        </w:rPr>
        <w:t xml:space="preserve">ara transitar de los primeros niveles de participación (de inclusión indirecta) a los niveles de participación directa (cuarto y quinto nivel) </w:t>
      </w:r>
      <w:r w:rsidR="00C3074E" w:rsidRPr="003E6DED">
        <w:rPr>
          <w:rFonts w:ascii="Times New Roman" w:eastAsia="Times New Roman" w:hAnsi="Times New Roman" w:cs="Times New Roman"/>
          <w:color w:val="00000A"/>
          <w:sz w:val="24"/>
          <w:szCs w:val="24"/>
          <w:lang w:val="es-ES_tradnl"/>
        </w:rPr>
        <w:t xml:space="preserve">se requiere de una intervención que </w:t>
      </w:r>
      <w:r w:rsidRPr="003E6DED">
        <w:rPr>
          <w:rFonts w:ascii="Times New Roman" w:eastAsia="Times New Roman" w:hAnsi="Times New Roman" w:cs="Times New Roman"/>
          <w:color w:val="00000A"/>
          <w:sz w:val="24"/>
          <w:szCs w:val="24"/>
          <w:lang w:val="es-ES_tradnl"/>
        </w:rPr>
        <w:t xml:space="preserve">incluya: a) campañas de educación para que la </w:t>
      </w:r>
      <w:r w:rsidR="00DA566B" w:rsidRPr="003E6DED">
        <w:rPr>
          <w:rFonts w:ascii="Times New Roman" w:eastAsia="Times New Roman" w:hAnsi="Times New Roman" w:cs="Times New Roman"/>
          <w:color w:val="00000A"/>
          <w:sz w:val="24"/>
          <w:szCs w:val="24"/>
          <w:lang w:val="es-ES_tradnl"/>
        </w:rPr>
        <w:t>población</w:t>
      </w:r>
      <w:r w:rsidRPr="003E6DED">
        <w:rPr>
          <w:rFonts w:ascii="Times New Roman" w:eastAsia="Times New Roman" w:hAnsi="Times New Roman" w:cs="Times New Roman"/>
          <w:color w:val="00000A"/>
          <w:sz w:val="24"/>
          <w:szCs w:val="24"/>
          <w:lang w:val="es-ES_tradnl"/>
        </w:rPr>
        <w:t xml:space="preserve"> esté informada y consciente de que </w:t>
      </w:r>
      <w:r w:rsidR="00DA566B" w:rsidRPr="003E6DED">
        <w:rPr>
          <w:rFonts w:ascii="Times New Roman" w:eastAsia="Times New Roman" w:hAnsi="Times New Roman" w:cs="Times New Roman"/>
          <w:color w:val="00000A"/>
          <w:sz w:val="24"/>
          <w:szCs w:val="24"/>
          <w:lang w:val="es-ES_tradnl"/>
        </w:rPr>
        <w:t xml:space="preserve">sus derechos de representación están resguardados y que </w:t>
      </w:r>
      <w:r w:rsidRPr="003E6DED">
        <w:rPr>
          <w:rFonts w:ascii="Times New Roman" w:eastAsia="Times New Roman" w:hAnsi="Times New Roman" w:cs="Times New Roman"/>
          <w:color w:val="00000A"/>
          <w:sz w:val="24"/>
          <w:szCs w:val="24"/>
          <w:lang w:val="es-ES_tradnl"/>
        </w:rPr>
        <w:t xml:space="preserve">puede participar en estos procesos, y b) los mecanismos y las herramientas </w:t>
      </w:r>
      <w:r w:rsidR="00DA566B" w:rsidRPr="003E6DED">
        <w:rPr>
          <w:rFonts w:ascii="Times New Roman" w:eastAsia="Times New Roman" w:hAnsi="Times New Roman" w:cs="Times New Roman"/>
          <w:color w:val="00000A"/>
          <w:sz w:val="24"/>
          <w:szCs w:val="24"/>
          <w:lang w:val="es-ES_tradnl"/>
        </w:rPr>
        <w:t xml:space="preserve">necesarias </w:t>
      </w:r>
      <w:r w:rsidRPr="003E6DED">
        <w:rPr>
          <w:rFonts w:ascii="Times New Roman" w:eastAsia="Times New Roman" w:hAnsi="Times New Roman" w:cs="Times New Roman"/>
          <w:color w:val="00000A"/>
          <w:sz w:val="24"/>
          <w:szCs w:val="24"/>
          <w:lang w:val="es-ES_tradnl"/>
        </w:rPr>
        <w:t>para que los ciudadanos puedan participar.</w:t>
      </w:r>
      <w:r w:rsidRPr="003E6DED">
        <w:rPr>
          <w:rStyle w:val="Refdenotaalpie"/>
          <w:rFonts w:ascii="Times New Roman" w:eastAsia="Times New Roman" w:hAnsi="Times New Roman" w:cs="Times New Roman"/>
          <w:color w:val="00000A"/>
          <w:sz w:val="24"/>
          <w:szCs w:val="24"/>
          <w:lang w:val="es-ES_tradnl"/>
        </w:rPr>
        <w:t xml:space="preserve"> </w:t>
      </w:r>
      <w:r w:rsidRPr="003E6DED">
        <w:rPr>
          <w:rStyle w:val="FootnoteAnchor"/>
          <w:rFonts w:ascii="Times New Roman" w:eastAsia="Times New Roman" w:hAnsi="Times New Roman" w:cs="Times New Roman"/>
          <w:color w:val="00000A"/>
          <w:sz w:val="24"/>
          <w:szCs w:val="24"/>
          <w:lang w:val="es-ES_tradnl"/>
        </w:rPr>
        <w:footnoteReference w:id="21"/>
      </w:r>
      <w:r w:rsidRPr="003E6DED">
        <w:rPr>
          <w:rFonts w:ascii="Times New Roman" w:eastAsia="Times New Roman" w:hAnsi="Times New Roman" w:cs="Times New Roman"/>
          <w:color w:val="00000A"/>
          <w:sz w:val="24"/>
          <w:szCs w:val="24"/>
          <w:lang w:val="es-ES_tradnl"/>
        </w:rPr>
        <w:t xml:space="preserve"> </w:t>
      </w:r>
      <w:r w:rsidR="00BD7DD0" w:rsidRPr="003E6DED">
        <w:rPr>
          <w:rFonts w:ascii="Times New Roman" w:eastAsia="Times New Roman" w:hAnsi="Times New Roman" w:cs="Times New Roman"/>
          <w:color w:val="00000A"/>
          <w:sz w:val="24"/>
          <w:szCs w:val="24"/>
          <w:lang w:val="es-ES_tradnl"/>
        </w:rPr>
        <w:t xml:space="preserve">En las siguientes líneas describimos cómo el </w:t>
      </w:r>
      <w:r w:rsidR="00BD7DD0" w:rsidRPr="003E6DED">
        <w:rPr>
          <w:rFonts w:ascii="Times New Roman" w:eastAsia="Times New Roman" w:hAnsi="Times New Roman" w:cs="Times New Roman"/>
          <w:i/>
          <w:color w:val="00000A"/>
          <w:sz w:val="24"/>
          <w:szCs w:val="24"/>
          <w:lang w:val="es-ES_tradnl"/>
        </w:rPr>
        <w:t xml:space="preserve">software </w:t>
      </w:r>
      <w:r w:rsidR="00EE34F6" w:rsidRPr="003E6DED">
        <w:rPr>
          <w:rFonts w:ascii="Times New Roman" w:eastAsia="Times New Roman" w:hAnsi="Times New Roman" w:cs="Times New Roman"/>
          <w:color w:val="00000A"/>
          <w:sz w:val="24"/>
          <w:szCs w:val="24"/>
          <w:lang w:val="es-ES_tradnl"/>
        </w:rPr>
        <w:t xml:space="preserve"> de fuente abierta, así como</w:t>
      </w:r>
      <w:r w:rsidR="00BD7DD0" w:rsidRPr="003E6DED">
        <w:rPr>
          <w:rFonts w:ascii="Times New Roman" w:eastAsia="Times New Roman" w:hAnsi="Times New Roman" w:cs="Times New Roman"/>
          <w:color w:val="00000A"/>
          <w:sz w:val="24"/>
          <w:szCs w:val="24"/>
          <w:lang w:val="es-ES_tradnl"/>
        </w:rPr>
        <w:t xml:space="preserve"> la tecnología </w:t>
      </w:r>
      <w:r w:rsidR="00BD7DD0" w:rsidRPr="003E6DED">
        <w:rPr>
          <w:rFonts w:ascii="Times New Roman" w:eastAsia="Times New Roman" w:hAnsi="Times New Roman" w:cs="Times New Roman"/>
          <w:i/>
          <w:color w:val="00000A"/>
          <w:sz w:val="24"/>
          <w:szCs w:val="24"/>
          <w:lang w:val="es-ES_tradnl"/>
        </w:rPr>
        <w:t xml:space="preserve">web </w:t>
      </w:r>
      <w:r w:rsidR="00BD7DD0" w:rsidRPr="003E6DED">
        <w:rPr>
          <w:rFonts w:ascii="Times New Roman" w:eastAsia="Times New Roman" w:hAnsi="Times New Roman" w:cs="Times New Roman"/>
          <w:color w:val="00000A"/>
          <w:sz w:val="24"/>
          <w:szCs w:val="24"/>
          <w:lang w:val="es-ES_tradnl"/>
        </w:rPr>
        <w:t>de mapeo</w:t>
      </w:r>
      <w:r w:rsidR="00EE34F6" w:rsidRPr="003E6DED">
        <w:rPr>
          <w:rFonts w:ascii="Times New Roman" w:eastAsia="Times New Roman" w:hAnsi="Times New Roman" w:cs="Times New Roman"/>
          <w:color w:val="00000A"/>
          <w:sz w:val="24"/>
          <w:szCs w:val="24"/>
          <w:lang w:val="es-ES_tradnl"/>
        </w:rPr>
        <w:t>,</w:t>
      </w:r>
      <w:r w:rsidR="00BD7DD0" w:rsidRPr="003E6DED">
        <w:rPr>
          <w:rFonts w:ascii="Times New Roman" w:eastAsia="Times New Roman" w:hAnsi="Times New Roman" w:cs="Times New Roman"/>
          <w:color w:val="00000A"/>
          <w:sz w:val="24"/>
          <w:szCs w:val="24"/>
          <w:lang w:val="es-ES_tradnl"/>
        </w:rPr>
        <w:t xml:space="preserve"> </w:t>
      </w:r>
      <w:r w:rsidR="00EE34F6" w:rsidRPr="003E6DED">
        <w:rPr>
          <w:rFonts w:ascii="Times New Roman" w:eastAsia="Times New Roman" w:hAnsi="Times New Roman" w:cs="Times New Roman"/>
          <w:color w:val="00000A"/>
          <w:sz w:val="24"/>
          <w:szCs w:val="24"/>
          <w:lang w:val="es-ES_tradnl"/>
        </w:rPr>
        <w:t xml:space="preserve">ofrecen una posible solución para transparentar </w:t>
      </w:r>
      <w:r w:rsidR="00082907" w:rsidRPr="003E6DED">
        <w:rPr>
          <w:rFonts w:ascii="Times New Roman" w:eastAsia="Times New Roman" w:hAnsi="Times New Roman" w:cs="Times New Roman"/>
          <w:color w:val="00000A"/>
          <w:sz w:val="24"/>
          <w:szCs w:val="24"/>
          <w:lang w:val="es-ES_tradnl"/>
        </w:rPr>
        <w:t>la</w:t>
      </w:r>
      <w:r w:rsidR="00EE34F6" w:rsidRPr="003E6DED">
        <w:rPr>
          <w:rFonts w:ascii="Times New Roman" w:eastAsia="Times New Roman" w:hAnsi="Times New Roman" w:cs="Times New Roman"/>
          <w:color w:val="00000A"/>
          <w:sz w:val="24"/>
          <w:szCs w:val="24"/>
          <w:lang w:val="es-ES_tradnl"/>
        </w:rPr>
        <w:t xml:space="preserve"> redistritación y para que el público pueda participar en dichos procesos. </w:t>
      </w:r>
      <w:r w:rsidR="00BD7DD0" w:rsidRPr="003E6DED">
        <w:rPr>
          <w:rFonts w:ascii="Times New Roman" w:eastAsia="Times New Roman" w:hAnsi="Times New Roman" w:cs="Times New Roman"/>
          <w:color w:val="00000A"/>
          <w:sz w:val="24"/>
          <w:szCs w:val="24"/>
          <w:lang w:val="es-ES_tradnl"/>
        </w:rPr>
        <w:t xml:space="preserve"> </w:t>
      </w:r>
    </w:p>
    <w:p w14:paraId="123419B9" w14:textId="77777777" w:rsidR="00196BB3" w:rsidRPr="003E6DED" w:rsidRDefault="005F56AD">
      <w:pPr>
        <w:pStyle w:val="Ttulo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IV. El uso del </w:t>
      </w:r>
      <w:r w:rsidRPr="003E6DED">
        <w:rPr>
          <w:rFonts w:ascii="Times New Roman" w:hAnsi="Times New Roman" w:cs="Times New Roman"/>
          <w:b/>
          <w:i/>
          <w:color w:val="00000A"/>
          <w:lang w:val="es-ES_tradnl"/>
        </w:rPr>
        <w:t xml:space="preserve">software </w:t>
      </w:r>
      <w:r w:rsidRPr="003E6DED">
        <w:rPr>
          <w:rFonts w:ascii="Times New Roman" w:hAnsi="Times New Roman" w:cs="Times New Roman"/>
          <w:b/>
          <w:color w:val="00000A"/>
          <w:lang w:val="es-ES_tradnl"/>
        </w:rPr>
        <w:t>de fuente abierta y las plataformas públicas de mapeo como una posible solución</w:t>
      </w:r>
    </w:p>
    <w:p w14:paraId="37E9A090" w14:textId="1F6F391B" w:rsidR="00803BFA"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hAnsi="Times New Roman" w:cs="Times New Roman"/>
          <w:color w:val="00000A"/>
          <w:sz w:val="24"/>
          <w:szCs w:val="24"/>
          <w:lang w:val="es-ES_tradnl"/>
        </w:rPr>
        <w:t xml:space="preserve">Las nuevas tecnologías de la información ponen a nuestro alcance el cumplimiento de las condiciones de </w:t>
      </w:r>
      <w:r w:rsidR="003E6DED" w:rsidRPr="003E6DED">
        <w:rPr>
          <w:rFonts w:ascii="Times New Roman" w:hAnsi="Times New Roman" w:cs="Times New Roman"/>
          <w:color w:val="00000A"/>
          <w:sz w:val="24"/>
          <w:szCs w:val="24"/>
          <w:lang w:val="es-ES_tradnl"/>
        </w:rPr>
        <w:t>datos</w:t>
      </w:r>
      <w:r w:rsidR="0061124E" w:rsidRPr="003E6DED">
        <w:rPr>
          <w:rFonts w:ascii="Times New Roman" w:hAnsi="Times New Roman" w:cs="Times New Roman"/>
          <w:color w:val="00000A"/>
          <w:sz w:val="24"/>
          <w:szCs w:val="24"/>
          <w:lang w:val="es-ES_tradnl"/>
        </w:rPr>
        <w:t xml:space="preserve"> abiertos, replicabilidad, </w:t>
      </w:r>
      <w:r w:rsidRPr="003E6DED">
        <w:rPr>
          <w:rFonts w:ascii="Times New Roman" w:hAnsi="Times New Roman" w:cs="Times New Roman"/>
          <w:color w:val="00000A"/>
          <w:sz w:val="24"/>
          <w:szCs w:val="24"/>
          <w:lang w:val="es-ES_tradnl"/>
        </w:rPr>
        <w:t>y participación.</w:t>
      </w:r>
      <w:r w:rsidR="0042625A" w:rsidRPr="003E6DED">
        <w:rPr>
          <w:rStyle w:val="Refdenotaalpie"/>
          <w:rFonts w:ascii="Times New Roman" w:hAnsi="Times New Roman" w:cs="Times New Roman"/>
          <w:color w:val="00000A"/>
          <w:sz w:val="24"/>
          <w:szCs w:val="24"/>
          <w:lang w:val="es-ES_tradnl"/>
        </w:rPr>
        <w:footnoteReference w:id="22"/>
      </w:r>
      <w:r w:rsidR="00D935EE" w:rsidRPr="003E6DED">
        <w:rPr>
          <w:rFonts w:ascii="Times New Roman" w:eastAsia="Times New Roman" w:hAnsi="Times New Roman" w:cs="Times New Roman"/>
          <w:color w:val="00000A"/>
          <w:sz w:val="24"/>
          <w:lang w:val="es-ES_tradnl"/>
        </w:rPr>
        <w:t xml:space="preserve"> Cerramos la nota con l</w:t>
      </w:r>
      <w:r w:rsidRPr="003E6DED">
        <w:rPr>
          <w:rFonts w:ascii="Times New Roman" w:eastAsia="Times New Roman" w:hAnsi="Times New Roman" w:cs="Times New Roman"/>
          <w:color w:val="00000A"/>
          <w:sz w:val="24"/>
          <w:lang w:val="es-ES_tradnl"/>
        </w:rPr>
        <w:t xml:space="preserve">a </w:t>
      </w:r>
      <w:r w:rsidRPr="003E6DED">
        <w:rPr>
          <w:rFonts w:ascii="Times New Roman" w:eastAsia="Times New Roman" w:hAnsi="Times New Roman" w:cs="Times New Roman"/>
          <w:color w:val="00000A"/>
          <w:sz w:val="24"/>
          <w:lang w:val="es-ES_tradnl"/>
        </w:rPr>
        <w:lastRenderedPageBreak/>
        <w:t xml:space="preserve">presentación del </w:t>
      </w:r>
      <w:r w:rsidRPr="003E6DED">
        <w:rPr>
          <w:rFonts w:ascii="Times New Roman" w:eastAsia="Times New Roman" w:hAnsi="Times New Roman" w:cs="Times New Roman"/>
          <w:i/>
          <w:color w:val="00000A"/>
          <w:sz w:val="24"/>
          <w:lang w:val="es-ES_tradnl"/>
        </w:rPr>
        <w:t>District Builder</w:t>
      </w:r>
      <w:r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szCs w:val="24"/>
          <w:lang w:val="es-ES_tradnl"/>
        </w:rPr>
        <w:t>una plataforma web de mapeo público</w:t>
      </w:r>
      <w:r w:rsidRPr="003E6DED">
        <w:rPr>
          <w:rFonts w:ascii="Times New Roman" w:eastAsia="Times New Roman" w:hAnsi="Times New Roman" w:cs="Times New Roman"/>
          <w:i/>
          <w:color w:val="00000A"/>
          <w:sz w:val="24"/>
          <w:lang w:val="es-ES_tradnl"/>
        </w:rPr>
        <w:t xml:space="preserve"> </w:t>
      </w:r>
      <w:r w:rsidRPr="003E6DED">
        <w:rPr>
          <w:rFonts w:ascii="Times New Roman" w:eastAsia="Times New Roman" w:hAnsi="Times New Roman" w:cs="Times New Roman"/>
          <w:color w:val="00000A"/>
          <w:sz w:val="24"/>
          <w:lang w:val="es-ES_tradnl"/>
        </w:rPr>
        <w:t xml:space="preserve">que </w:t>
      </w:r>
      <w:r w:rsidR="00B6335F" w:rsidRPr="003E6DED">
        <w:rPr>
          <w:rFonts w:ascii="Times New Roman" w:eastAsia="Times New Roman" w:hAnsi="Times New Roman" w:cs="Times New Roman"/>
          <w:color w:val="00000A"/>
          <w:sz w:val="24"/>
          <w:lang w:val="es-ES_tradnl"/>
        </w:rPr>
        <w:t xml:space="preserve">tiene un gran potencial para </w:t>
      </w:r>
      <w:r w:rsidR="0061124E" w:rsidRPr="003E6DED">
        <w:rPr>
          <w:rFonts w:ascii="Times New Roman" w:eastAsia="Times New Roman" w:hAnsi="Times New Roman" w:cs="Times New Roman"/>
          <w:color w:val="00000A"/>
          <w:sz w:val="24"/>
          <w:lang w:val="es-ES_tradnl"/>
        </w:rPr>
        <w:t>resolver las limitaciones y problemas que existen en los procesos de redistritación a nivel federal y local</w:t>
      </w:r>
      <w:r w:rsidRPr="003E6DED">
        <w:rPr>
          <w:rFonts w:ascii="Times New Roman" w:eastAsia="Times New Roman" w:hAnsi="Times New Roman" w:cs="Times New Roman"/>
          <w:color w:val="00000A"/>
          <w:sz w:val="24"/>
          <w:lang w:val="es-ES_tradnl"/>
        </w:rPr>
        <w:t xml:space="preserve">.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ofrece un medio para replicar la redistritación y un mecanismo para que la ciudadanía participe abiertamente en estos procesos.</w:t>
      </w:r>
      <w:r w:rsidRPr="003E6DED">
        <w:rPr>
          <w:rStyle w:val="FootnoteAnchor"/>
          <w:rFonts w:ascii="Times New Roman" w:eastAsia="Times New Roman" w:hAnsi="Times New Roman" w:cs="Times New Roman"/>
          <w:color w:val="00000A"/>
          <w:sz w:val="24"/>
          <w:lang w:val="es-ES_tradnl"/>
        </w:rPr>
        <w:footnoteReference w:id="23"/>
      </w:r>
      <w:r w:rsidRPr="003E6DED">
        <w:rPr>
          <w:rFonts w:ascii="Times New Roman" w:eastAsia="Times New Roman" w:hAnsi="Times New Roman" w:cs="Times New Roman"/>
          <w:color w:val="00000A"/>
          <w:sz w:val="24"/>
          <w:lang w:val="es-ES_tradnl"/>
        </w:rPr>
        <w:t xml:space="preserve">  </w:t>
      </w:r>
    </w:p>
    <w:p w14:paraId="634330D6" w14:textId="6B0D78E2"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plataforma opera en la nube, eliminando la necesidad de que los usuarios adquieran e instalen software nuevo en sus equipos personales.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podría albergarse en el servidor de la autoridad electoral, de una institución académica, de una organización no gubernamental o incluso rentando espacio en uno de los múltiples servicios comerciales (p. e</w:t>
      </w:r>
      <w:r w:rsidR="009723B0" w:rsidRPr="003E6DED">
        <w:rPr>
          <w:rFonts w:ascii="Times New Roman" w:eastAsia="Times New Roman" w:hAnsi="Times New Roman" w:cs="Times New Roman"/>
          <w:color w:val="00000A"/>
          <w:sz w:val="24"/>
          <w:lang w:val="es-ES_tradnl"/>
        </w:rPr>
        <w:t xml:space="preserve">j., </w:t>
      </w:r>
      <w:r w:rsidR="009723B0" w:rsidRPr="003E6DED">
        <w:rPr>
          <w:rFonts w:ascii="Times New Roman" w:eastAsia="Times New Roman" w:hAnsi="Times New Roman" w:cs="Times New Roman"/>
          <w:i/>
          <w:color w:val="00000A"/>
          <w:sz w:val="24"/>
          <w:lang w:val="es-ES_tradnl"/>
        </w:rPr>
        <w:t>Amazon C</w:t>
      </w:r>
      <w:r w:rsidRPr="003E6DED">
        <w:rPr>
          <w:rFonts w:ascii="Times New Roman" w:eastAsia="Times New Roman" w:hAnsi="Times New Roman" w:cs="Times New Roman"/>
          <w:i/>
          <w:color w:val="00000A"/>
          <w:sz w:val="24"/>
          <w:lang w:val="es-ES_tradnl"/>
        </w:rPr>
        <w:t>loud</w:t>
      </w:r>
      <w:r w:rsidRPr="003E6DED">
        <w:rPr>
          <w:rFonts w:ascii="Times New Roman" w:eastAsia="Times New Roman" w:hAnsi="Times New Roman" w:cs="Times New Roman"/>
          <w:color w:val="00000A"/>
          <w:sz w:val="24"/>
          <w:lang w:val="es-ES_tradnl"/>
        </w:rPr>
        <w:t xml:space="preserve">).  </w:t>
      </w:r>
      <w:r w:rsidR="009723B0" w:rsidRPr="003E6DED">
        <w:rPr>
          <w:rFonts w:ascii="Times New Roman" w:eastAsia="Times New Roman" w:hAnsi="Times New Roman" w:cs="Times New Roman"/>
          <w:color w:val="00000A"/>
          <w:sz w:val="24"/>
          <w:lang w:val="es-ES_tradnl"/>
        </w:rPr>
        <w:t>Los</w:t>
      </w:r>
      <w:r w:rsidRPr="003E6DED">
        <w:rPr>
          <w:rFonts w:ascii="Times New Roman" w:eastAsia="Times New Roman" w:hAnsi="Times New Roman" w:cs="Times New Roman"/>
          <w:color w:val="00000A"/>
          <w:sz w:val="24"/>
          <w:lang w:val="es-ES_tradnl"/>
        </w:rPr>
        <w:t xml:space="preserve"> usuario</w:t>
      </w:r>
      <w:r w:rsidR="009723B0" w:rsidRPr="003E6DED">
        <w:rPr>
          <w:rFonts w:ascii="Times New Roman" w:eastAsia="Times New Roman" w:hAnsi="Times New Roman" w:cs="Times New Roman"/>
          <w:color w:val="00000A"/>
          <w:sz w:val="24"/>
          <w:lang w:val="es-ES_tradnl"/>
        </w:rPr>
        <w:t>s</w:t>
      </w:r>
      <w:r w:rsidRPr="003E6DED">
        <w:rPr>
          <w:rFonts w:ascii="Times New Roman" w:eastAsia="Times New Roman" w:hAnsi="Times New Roman" w:cs="Times New Roman"/>
          <w:color w:val="00000A"/>
          <w:sz w:val="24"/>
          <w:lang w:val="es-ES_tradnl"/>
        </w:rPr>
        <w:t xml:space="preserve"> tiene acceso a toda la información vinculada al proceso de redistritación</w:t>
      </w:r>
      <w:r w:rsidR="009723B0" w:rsidRPr="003E6DED">
        <w:rPr>
          <w:rFonts w:ascii="Times New Roman" w:eastAsia="Times New Roman" w:hAnsi="Times New Roman" w:cs="Times New Roman"/>
          <w:color w:val="00000A"/>
          <w:sz w:val="24"/>
          <w:lang w:val="es-ES_tradnl"/>
        </w:rPr>
        <w:t xml:space="preserve"> con sólo un </w:t>
      </w:r>
      <w:r w:rsidR="009723B0" w:rsidRPr="003E6DED">
        <w:rPr>
          <w:rFonts w:ascii="Times New Roman" w:eastAsia="Times New Roman" w:hAnsi="Times New Roman" w:cs="Times New Roman"/>
          <w:i/>
          <w:color w:val="00000A"/>
          <w:sz w:val="24"/>
          <w:lang w:val="es-ES_tradnl"/>
        </w:rPr>
        <w:t xml:space="preserve">clic </w:t>
      </w:r>
      <w:r w:rsidR="009723B0" w:rsidRPr="003E6DED">
        <w:rPr>
          <w:rFonts w:ascii="Times New Roman" w:eastAsia="Times New Roman" w:hAnsi="Times New Roman" w:cs="Times New Roman"/>
          <w:color w:val="00000A"/>
          <w:sz w:val="24"/>
          <w:lang w:val="es-ES_tradnl"/>
        </w:rPr>
        <w:t xml:space="preserve">(satisface la </w:t>
      </w:r>
      <w:r w:rsidR="009723B0" w:rsidRPr="003E6DED">
        <w:rPr>
          <w:rFonts w:ascii="Times New Roman" w:eastAsia="Times New Roman" w:hAnsi="Times New Roman" w:cs="Times New Roman"/>
          <w:i/>
          <w:color w:val="00000A"/>
          <w:sz w:val="24"/>
          <w:lang w:val="es-ES_tradnl"/>
        </w:rPr>
        <w:t>condición de datos abiertos</w:t>
      </w:r>
      <w:r w:rsidR="009723B0"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r w:rsidR="00C917CE" w:rsidRPr="003E6DED">
        <w:rPr>
          <w:rFonts w:ascii="Times New Roman" w:eastAsia="Times New Roman" w:hAnsi="Times New Roman" w:cs="Times New Roman"/>
          <w:color w:val="00000A"/>
          <w:sz w:val="24"/>
          <w:lang w:val="es-ES_tradnl"/>
        </w:rPr>
        <w:t>pueden utilizar</w:t>
      </w:r>
      <w:r w:rsidRPr="003E6DED">
        <w:rPr>
          <w:rFonts w:ascii="Times New Roman" w:eastAsia="Times New Roman" w:hAnsi="Times New Roman" w:cs="Times New Roman"/>
          <w:color w:val="00000A"/>
          <w:sz w:val="24"/>
          <w:lang w:val="es-ES_tradnl"/>
        </w:rPr>
        <w:t xml:space="preserve"> una herramienta de fácil uso para </w:t>
      </w:r>
      <w:r w:rsidR="009723B0" w:rsidRPr="003E6DED">
        <w:rPr>
          <w:rFonts w:ascii="Times New Roman" w:eastAsia="Times New Roman" w:hAnsi="Times New Roman" w:cs="Times New Roman"/>
          <w:color w:val="00000A"/>
          <w:sz w:val="24"/>
          <w:lang w:val="es-ES_tradnl"/>
        </w:rPr>
        <w:t>replicar, evaluar, compara</w:t>
      </w:r>
      <w:r w:rsidR="00C917CE" w:rsidRPr="003E6DED">
        <w:rPr>
          <w:rFonts w:ascii="Times New Roman" w:eastAsia="Times New Roman" w:hAnsi="Times New Roman" w:cs="Times New Roman"/>
          <w:color w:val="00000A"/>
          <w:sz w:val="24"/>
          <w:lang w:val="es-ES_tradnl"/>
        </w:rPr>
        <w:t>r</w:t>
      </w:r>
      <w:r w:rsidR="009723B0" w:rsidRPr="003E6DED">
        <w:rPr>
          <w:rFonts w:ascii="Times New Roman" w:eastAsia="Times New Roman" w:hAnsi="Times New Roman" w:cs="Times New Roman"/>
          <w:color w:val="00000A"/>
          <w:sz w:val="24"/>
          <w:lang w:val="es-ES_tradnl"/>
        </w:rPr>
        <w:t xml:space="preserve">, y </w:t>
      </w:r>
      <w:r w:rsidRPr="003E6DED">
        <w:rPr>
          <w:rFonts w:ascii="Times New Roman" w:eastAsia="Times New Roman" w:hAnsi="Times New Roman" w:cs="Times New Roman"/>
          <w:color w:val="00000A"/>
          <w:sz w:val="24"/>
          <w:lang w:val="es-ES_tradnl"/>
        </w:rPr>
        <w:t>crear distritos electorales</w:t>
      </w:r>
      <w:r w:rsidR="009723B0" w:rsidRPr="003E6DED">
        <w:rPr>
          <w:rFonts w:ascii="Times New Roman" w:eastAsia="Times New Roman" w:hAnsi="Times New Roman" w:cs="Times New Roman"/>
          <w:color w:val="00000A"/>
          <w:sz w:val="24"/>
          <w:lang w:val="es-ES_tradnl"/>
        </w:rPr>
        <w:t xml:space="preserve"> (satisface la </w:t>
      </w:r>
      <w:r w:rsidR="009723B0" w:rsidRPr="003E6DED">
        <w:rPr>
          <w:rFonts w:ascii="Times New Roman" w:eastAsia="Times New Roman" w:hAnsi="Times New Roman" w:cs="Times New Roman"/>
          <w:i/>
          <w:color w:val="00000A"/>
          <w:sz w:val="24"/>
          <w:lang w:val="es-ES_tradnl"/>
        </w:rPr>
        <w:t>condición de replicabilidad</w:t>
      </w:r>
      <w:r w:rsidR="009723B0" w:rsidRPr="003E6DED">
        <w:rPr>
          <w:rFonts w:ascii="Times New Roman" w:eastAsia="Times New Roman" w:hAnsi="Times New Roman" w:cs="Times New Roman"/>
          <w:color w:val="00000A"/>
          <w:sz w:val="24"/>
          <w:lang w:val="es-ES_tradnl"/>
        </w:rPr>
        <w:t>)</w:t>
      </w:r>
      <w:r w:rsidR="00C917CE"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formular sugerencias</w:t>
      </w:r>
      <w:r w:rsidR="00C917CE" w:rsidRPr="003E6DED">
        <w:rPr>
          <w:rFonts w:ascii="Times New Roman" w:eastAsia="Times New Roman" w:hAnsi="Times New Roman" w:cs="Times New Roman"/>
          <w:color w:val="00000A"/>
          <w:sz w:val="24"/>
          <w:lang w:val="es-ES_tradnl"/>
        </w:rPr>
        <w:t xml:space="preserve"> </w:t>
      </w:r>
      <w:r w:rsidR="00986644" w:rsidRPr="003E6DED">
        <w:rPr>
          <w:rFonts w:ascii="Times New Roman" w:eastAsia="Times New Roman" w:hAnsi="Times New Roman" w:cs="Times New Roman"/>
          <w:color w:val="00000A"/>
          <w:sz w:val="24"/>
          <w:lang w:val="es-ES_tradnl"/>
        </w:rPr>
        <w:t xml:space="preserve">y observaciones </w:t>
      </w:r>
      <w:r w:rsidR="00C917CE" w:rsidRPr="003E6DED">
        <w:rPr>
          <w:rFonts w:ascii="Times New Roman" w:eastAsia="Times New Roman" w:hAnsi="Times New Roman" w:cs="Times New Roman"/>
          <w:color w:val="00000A"/>
          <w:sz w:val="24"/>
          <w:lang w:val="es-ES_tradnl"/>
        </w:rPr>
        <w:t>a la autoridad electoral</w:t>
      </w:r>
      <w:r w:rsidR="00986644" w:rsidRPr="003E6DED">
        <w:rPr>
          <w:rFonts w:ascii="Times New Roman" w:eastAsia="Times New Roman" w:hAnsi="Times New Roman" w:cs="Times New Roman"/>
          <w:color w:val="00000A"/>
          <w:sz w:val="24"/>
          <w:lang w:val="es-ES_tradnl"/>
        </w:rPr>
        <w:t xml:space="preserve"> (satisface la </w:t>
      </w:r>
      <w:r w:rsidR="00986644" w:rsidRPr="003E6DED">
        <w:rPr>
          <w:rFonts w:ascii="Times New Roman" w:eastAsia="Times New Roman" w:hAnsi="Times New Roman" w:cs="Times New Roman"/>
          <w:i/>
          <w:color w:val="00000A"/>
          <w:sz w:val="24"/>
          <w:lang w:val="es-ES_tradnl"/>
        </w:rPr>
        <w:t>condición de participación</w:t>
      </w:r>
      <w:r w:rsidR="00986644"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p>
    <w:p w14:paraId="23B57090" w14:textId="74680A1A"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usuario puede crear distritos a partir de un escenario en blanco, pero también visualizar y editar los mapas vigentes, federales y locales, instalados en el sistema.  También podría ponerse a disposición del público la cartografía electoral de años anteriores para realizar comparaciones o analizar el efecto político que ha tenido la evolución de la cartografía electoral en el país – la plataforma es sumamente versátil.  </w:t>
      </w:r>
      <w:r w:rsidR="00986644" w:rsidRPr="003E6DED">
        <w:rPr>
          <w:rFonts w:ascii="Times New Roman" w:eastAsia="Times New Roman" w:hAnsi="Times New Roman" w:cs="Times New Roman"/>
          <w:color w:val="00000A"/>
          <w:sz w:val="24"/>
          <w:szCs w:val="24"/>
          <w:lang w:val="es-ES_tradnl"/>
        </w:rPr>
        <w:t>Este tipo de</w:t>
      </w:r>
      <w:r w:rsidRPr="003E6DED">
        <w:rPr>
          <w:rFonts w:ascii="Times New Roman" w:eastAsia="Times New Roman" w:hAnsi="Times New Roman" w:cs="Times New Roman"/>
          <w:color w:val="00000A"/>
          <w:sz w:val="24"/>
          <w:szCs w:val="24"/>
          <w:lang w:val="es-ES_tradnl"/>
        </w:rPr>
        <w:t xml:space="preserve"> sistema</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permite</w:t>
      </w:r>
      <w:r w:rsidR="00986644" w:rsidRPr="003E6DED">
        <w:rPr>
          <w:rFonts w:ascii="Times New Roman" w:eastAsia="Times New Roman" w:hAnsi="Times New Roman" w:cs="Times New Roman"/>
          <w:color w:val="00000A"/>
          <w:sz w:val="24"/>
          <w:szCs w:val="24"/>
          <w:lang w:val="es-ES_tradnl"/>
        </w:rPr>
        <w:t>n</w:t>
      </w:r>
      <w:r w:rsidRPr="003E6DED">
        <w:rPr>
          <w:rFonts w:ascii="Times New Roman" w:eastAsia="Times New Roman" w:hAnsi="Times New Roman" w:cs="Times New Roman"/>
          <w:color w:val="00000A"/>
          <w:sz w:val="24"/>
          <w:szCs w:val="24"/>
          <w:lang w:val="es-ES_tradnl"/>
        </w:rPr>
        <w:t xml:space="preserve"> también compartir la información, almacenar las propuestas, y descargar los archivos en formatos de fácil </w:t>
      </w:r>
      <w:r w:rsidRPr="003E6DED">
        <w:rPr>
          <w:rFonts w:ascii="Times New Roman" w:eastAsia="Times New Roman" w:hAnsi="Times New Roman" w:cs="Times New Roman"/>
          <w:color w:val="00000A"/>
          <w:sz w:val="24"/>
          <w:szCs w:val="24"/>
          <w:lang w:val="es-ES_tradnl"/>
        </w:rPr>
        <w:lastRenderedPageBreak/>
        <w:t xml:space="preserve">acceso para </w:t>
      </w:r>
      <w:r w:rsidR="00986644" w:rsidRPr="003E6DED">
        <w:rPr>
          <w:rFonts w:ascii="Times New Roman" w:eastAsia="Times New Roman" w:hAnsi="Times New Roman" w:cs="Times New Roman"/>
          <w:color w:val="00000A"/>
          <w:sz w:val="24"/>
          <w:szCs w:val="24"/>
          <w:lang w:val="es-ES_tradnl"/>
        </w:rPr>
        <w:t xml:space="preserve">ser leídos por </w:t>
      </w:r>
      <w:r w:rsidRPr="003E6DED">
        <w:rPr>
          <w:rFonts w:ascii="Times New Roman" w:eastAsia="Times New Roman" w:hAnsi="Times New Roman" w:cs="Times New Roman"/>
          <w:color w:val="00000A"/>
          <w:sz w:val="24"/>
          <w:szCs w:val="24"/>
          <w:lang w:val="es-ES_tradnl"/>
        </w:rPr>
        <w:t xml:space="preserve">cualquier sistema de información geográfica digitalizada (GIS).  Y en </w:t>
      </w:r>
      <w:r w:rsidR="00986644" w:rsidRPr="003E6DED">
        <w:rPr>
          <w:rFonts w:ascii="Times New Roman" w:eastAsia="Times New Roman" w:hAnsi="Times New Roman" w:cs="Times New Roman"/>
          <w:color w:val="00000A"/>
          <w:sz w:val="24"/>
          <w:szCs w:val="24"/>
          <w:lang w:val="es-ES_tradnl"/>
        </w:rPr>
        <w:t>los</w:t>
      </w:r>
      <w:r w:rsidRPr="003E6DED">
        <w:rPr>
          <w:rFonts w:ascii="Times New Roman" w:eastAsia="Times New Roman" w:hAnsi="Times New Roman" w:cs="Times New Roman"/>
          <w:color w:val="00000A"/>
          <w:sz w:val="24"/>
          <w:szCs w:val="24"/>
          <w:lang w:val="es-ES_tradnl"/>
        </w:rPr>
        <w:t xml:space="preserve"> proceso</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de redistritación </w:t>
      </w:r>
      <w:r w:rsidR="00986644" w:rsidRPr="003E6DED">
        <w:rPr>
          <w:rFonts w:ascii="Times New Roman" w:eastAsia="Times New Roman" w:hAnsi="Times New Roman" w:cs="Times New Roman"/>
          <w:color w:val="00000A"/>
          <w:sz w:val="24"/>
          <w:szCs w:val="24"/>
          <w:lang w:val="es-ES_tradnl"/>
        </w:rPr>
        <w:t>–tanto federales y locales– que lleva a cabo</w:t>
      </w:r>
      <w:r w:rsidRPr="003E6DED">
        <w:rPr>
          <w:rFonts w:ascii="Times New Roman" w:eastAsia="Times New Roman" w:hAnsi="Times New Roman" w:cs="Times New Roman"/>
          <w:color w:val="00000A"/>
          <w:sz w:val="24"/>
          <w:szCs w:val="24"/>
          <w:lang w:val="es-ES_tradnl"/>
        </w:rPr>
        <w:t xml:space="preserve"> el INE, que involucra</w:t>
      </w:r>
      <w:r w:rsidR="00986644" w:rsidRPr="003E6DED">
        <w:rPr>
          <w:rFonts w:ascii="Times New Roman" w:eastAsia="Times New Roman" w:hAnsi="Times New Roman" w:cs="Times New Roman"/>
          <w:color w:val="00000A"/>
          <w:sz w:val="24"/>
          <w:szCs w:val="24"/>
          <w:lang w:val="es-ES_tradnl"/>
        </w:rPr>
        <w:t xml:space="preserve">n </w:t>
      </w:r>
      <w:r w:rsidRPr="003E6DED">
        <w:rPr>
          <w:rFonts w:ascii="Times New Roman" w:eastAsia="Times New Roman" w:hAnsi="Times New Roman" w:cs="Times New Roman"/>
          <w:color w:val="00000A"/>
          <w:sz w:val="24"/>
          <w:szCs w:val="24"/>
          <w:lang w:val="es-ES_tradnl"/>
        </w:rPr>
        <w:t xml:space="preserve"> múltiples </w:t>
      </w:r>
      <w:r w:rsidR="00986644" w:rsidRPr="003E6DED">
        <w:rPr>
          <w:rFonts w:ascii="Times New Roman" w:eastAsia="Times New Roman" w:hAnsi="Times New Roman" w:cs="Times New Roman"/>
          <w:color w:val="00000A"/>
          <w:sz w:val="24"/>
          <w:szCs w:val="24"/>
          <w:lang w:val="es-ES_tradnl"/>
        </w:rPr>
        <w:t xml:space="preserve">etapas y </w:t>
      </w:r>
      <w:r w:rsidRPr="003E6DED">
        <w:rPr>
          <w:rFonts w:ascii="Times New Roman" w:eastAsia="Times New Roman" w:hAnsi="Times New Roman" w:cs="Times New Roman"/>
          <w:color w:val="00000A"/>
          <w:sz w:val="24"/>
          <w:szCs w:val="24"/>
          <w:lang w:val="es-ES_tradnl"/>
        </w:rPr>
        <w:t>actores, la plataforma tiene el potencia</w:t>
      </w:r>
      <w:r w:rsidR="00986644" w:rsidRPr="003E6DED">
        <w:rPr>
          <w:rFonts w:ascii="Times New Roman" w:eastAsia="Times New Roman" w:hAnsi="Times New Roman" w:cs="Times New Roman"/>
          <w:color w:val="00000A"/>
          <w:sz w:val="24"/>
          <w:szCs w:val="24"/>
          <w:lang w:val="es-ES_tradnl"/>
        </w:rPr>
        <w:t>l</w:t>
      </w:r>
      <w:r w:rsidRPr="003E6DED">
        <w:rPr>
          <w:rFonts w:ascii="Times New Roman" w:eastAsia="Times New Roman" w:hAnsi="Times New Roman" w:cs="Times New Roman"/>
          <w:color w:val="00000A"/>
          <w:sz w:val="24"/>
          <w:szCs w:val="24"/>
          <w:lang w:val="es-ES_tradnl"/>
        </w:rPr>
        <w:t xml:space="preserve"> de funcionar como</w:t>
      </w:r>
      <w:r w:rsidR="00986644"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 xml:space="preserve">vía de </w:t>
      </w:r>
      <w:r w:rsidR="003E6DED" w:rsidRPr="003E6DED">
        <w:rPr>
          <w:rFonts w:ascii="Times New Roman" w:eastAsia="Times New Roman" w:hAnsi="Times New Roman" w:cs="Times New Roman"/>
          <w:color w:val="00000A"/>
          <w:sz w:val="24"/>
          <w:szCs w:val="24"/>
          <w:lang w:val="es-ES_tradnl"/>
        </w:rPr>
        <w:t>comunicación</w:t>
      </w:r>
      <w:r w:rsidRPr="003E6DED">
        <w:rPr>
          <w:rFonts w:ascii="Times New Roman" w:eastAsia="Times New Roman" w:hAnsi="Times New Roman" w:cs="Times New Roman"/>
          <w:color w:val="00000A"/>
          <w:sz w:val="24"/>
          <w:szCs w:val="24"/>
          <w:lang w:val="es-ES_tradnl"/>
        </w:rPr>
        <w:t xml:space="preserve"> entre el público y la autoridad, satisfaciendo las tres condiciones para</w:t>
      </w:r>
      <w:r w:rsidR="00B00014" w:rsidRPr="003E6DED">
        <w:rPr>
          <w:rFonts w:ascii="Times New Roman" w:eastAsia="Times New Roman" w:hAnsi="Times New Roman" w:cs="Times New Roman"/>
          <w:color w:val="00000A"/>
          <w:sz w:val="24"/>
          <w:szCs w:val="24"/>
          <w:lang w:val="es-ES_tradnl"/>
        </w:rPr>
        <w:t xml:space="preserve"> garantizar</w:t>
      </w:r>
      <w:r w:rsidRPr="003E6DED">
        <w:rPr>
          <w:rFonts w:ascii="Times New Roman" w:eastAsia="Times New Roman" w:hAnsi="Times New Roman" w:cs="Times New Roman"/>
          <w:color w:val="00000A"/>
          <w:sz w:val="24"/>
          <w:szCs w:val="24"/>
          <w:lang w:val="es-ES_tradnl"/>
        </w:rPr>
        <w:t xml:space="preserve"> </w:t>
      </w:r>
      <w:r w:rsidR="00986644" w:rsidRPr="003E6DED">
        <w:rPr>
          <w:rFonts w:ascii="Times New Roman" w:eastAsia="Times New Roman" w:hAnsi="Times New Roman" w:cs="Times New Roman"/>
          <w:color w:val="00000A"/>
          <w:sz w:val="24"/>
          <w:szCs w:val="24"/>
          <w:lang w:val="es-ES_tradnl"/>
        </w:rPr>
        <w:t>una</w:t>
      </w:r>
      <w:r w:rsidRPr="003E6DED">
        <w:rPr>
          <w:rFonts w:ascii="Times New Roman" w:eastAsia="Times New Roman" w:hAnsi="Times New Roman" w:cs="Times New Roman"/>
          <w:color w:val="00000A"/>
          <w:sz w:val="24"/>
          <w:szCs w:val="24"/>
          <w:lang w:val="es-ES_tradnl"/>
        </w:rPr>
        <w:t xml:space="preserve"> rendición de cuentas</w:t>
      </w:r>
      <w:r w:rsidR="00986644" w:rsidRPr="003E6DED">
        <w:rPr>
          <w:rFonts w:ascii="Times New Roman" w:eastAsia="Times New Roman" w:hAnsi="Times New Roman" w:cs="Times New Roman"/>
          <w:color w:val="00000A"/>
          <w:sz w:val="24"/>
          <w:szCs w:val="24"/>
          <w:lang w:val="es-ES_tradnl"/>
        </w:rPr>
        <w:t xml:space="preserve"> efectiva y</w:t>
      </w:r>
      <w:r w:rsidR="00B00014" w:rsidRPr="003E6DED">
        <w:rPr>
          <w:rFonts w:ascii="Times New Roman" w:eastAsia="Times New Roman" w:hAnsi="Times New Roman" w:cs="Times New Roman"/>
          <w:color w:val="00000A"/>
          <w:sz w:val="24"/>
          <w:szCs w:val="24"/>
          <w:lang w:val="es-ES_tradnl"/>
        </w:rPr>
        <w:t xml:space="preserve"> haciendo posible la transición hacia </w:t>
      </w:r>
      <w:r w:rsidR="00AB5C6E" w:rsidRPr="00AB5C6E">
        <w:rPr>
          <w:rFonts w:ascii="Times New Roman" w:eastAsia="Times New Roman" w:hAnsi="Times New Roman" w:cs="Times New Roman"/>
          <w:color w:val="00000A"/>
          <w:sz w:val="24"/>
          <w:szCs w:val="24"/>
          <w:highlight w:val="green"/>
          <w:lang w:val="es-ES_tradnl"/>
        </w:rPr>
        <w:t>una</w:t>
      </w:r>
      <w:r w:rsidR="00B00014" w:rsidRPr="003E6DED">
        <w:rPr>
          <w:rFonts w:ascii="Times New Roman" w:eastAsia="Times New Roman" w:hAnsi="Times New Roman" w:cs="Times New Roman"/>
          <w:color w:val="00000A"/>
          <w:sz w:val="24"/>
          <w:szCs w:val="24"/>
          <w:lang w:val="es-ES_tradnl"/>
        </w:rPr>
        <w:t xml:space="preserve"> participación directa e incluyente</w:t>
      </w:r>
      <w:r w:rsidRPr="003E6DED">
        <w:rPr>
          <w:rFonts w:ascii="Times New Roman" w:eastAsia="Tahoma" w:hAnsi="Times New Roman" w:cs="Times New Roman"/>
          <w:color w:val="00000A"/>
          <w:sz w:val="24"/>
          <w:szCs w:val="24"/>
          <w:lang w:val="es-ES_tradnl"/>
        </w:rPr>
        <w:t xml:space="preserve">. </w:t>
      </w:r>
    </w:p>
    <w:p w14:paraId="150C770D" w14:textId="77777777" w:rsidR="00A338CB" w:rsidRPr="003E6DED" w:rsidRDefault="00A338CB" w:rsidP="00A338CB">
      <w:pPr>
        <w:jc w:val="center"/>
        <w:rPr>
          <w:rFonts w:ascii="Times New Roman" w:hAnsi="Times New Roman" w:cs="Times New Roman"/>
          <w:b/>
          <w:i/>
          <w:sz w:val="24"/>
          <w:szCs w:val="24"/>
          <w:lang w:val="es-ES_tradnl"/>
        </w:rPr>
      </w:pPr>
      <w:r>
        <w:rPr>
          <w:rFonts w:ascii="Times New Roman" w:eastAsia="Times New Roman" w:hAnsi="Times New Roman" w:cs="Times New Roman"/>
          <w:b/>
          <w:color w:val="00000A"/>
          <w:sz w:val="24"/>
          <w:lang w:val="es-ES_tradnl"/>
        </w:rPr>
        <w:t xml:space="preserve"> </w:t>
      </w:r>
      <w:r w:rsidRPr="003E6DED">
        <w:rPr>
          <w:rFonts w:ascii="Times New Roman" w:hAnsi="Times New Roman" w:cs="Times New Roman"/>
          <w:b/>
          <w:sz w:val="24"/>
          <w:szCs w:val="24"/>
          <w:lang w:val="es-ES_tradnl"/>
        </w:rPr>
        <w:t xml:space="preserve">Figura 1. Ejemplo de despliegue de la página de inicio del </w:t>
      </w:r>
      <w:proofErr w:type="spellStart"/>
      <w:r w:rsidRPr="003E6DED">
        <w:rPr>
          <w:rFonts w:ascii="Times New Roman" w:hAnsi="Times New Roman" w:cs="Times New Roman"/>
          <w:b/>
          <w:i/>
          <w:sz w:val="24"/>
          <w:szCs w:val="24"/>
          <w:lang w:val="es-ES_tradnl"/>
        </w:rPr>
        <w:t>District</w:t>
      </w:r>
      <w:proofErr w:type="spellEnd"/>
      <w:r w:rsidRPr="003E6DED">
        <w:rPr>
          <w:rFonts w:ascii="Times New Roman" w:hAnsi="Times New Roman" w:cs="Times New Roman"/>
          <w:b/>
          <w:i/>
          <w:sz w:val="24"/>
          <w:szCs w:val="24"/>
          <w:lang w:val="es-ES_tradnl"/>
        </w:rPr>
        <w:t xml:space="preserve"> </w:t>
      </w:r>
      <w:proofErr w:type="spellStart"/>
      <w:r w:rsidRPr="003E6DED">
        <w:rPr>
          <w:rFonts w:ascii="Times New Roman" w:hAnsi="Times New Roman" w:cs="Times New Roman"/>
          <w:b/>
          <w:i/>
          <w:sz w:val="24"/>
          <w:szCs w:val="24"/>
          <w:lang w:val="es-ES_tradnl"/>
        </w:rPr>
        <w:t>Builder</w:t>
      </w:r>
      <w:proofErr w:type="spellEnd"/>
    </w:p>
    <w:p w14:paraId="1A3FEB2B" w14:textId="1F9F3B25" w:rsidR="00A338CB" w:rsidRPr="003E6DED" w:rsidRDefault="005C7E98" w:rsidP="00A338CB">
      <w:pPr>
        <w:jc w:val="center"/>
        <w:rPr>
          <w:rFonts w:ascii="Times New Roman" w:hAnsi="Times New Roman" w:cs="Times New Roman"/>
          <w:b/>
          <w:sz w:val="24"/>
          <w:szCs w:val="24"/>
          <w:lang w:val="es-ES_tradnl"/>
        </w:rPr>
      </w:pPr>
      <w:bookmarkStart w:id="2" w:name="h.tyjcwt"/>
      <w:bookmarkEnd w:id="2"/>
      <w:ins w:id="3" w:author="..." w:date="2016-04-04T14:28:00Z">
        <w:r w:rsidRPr="00B010D9">
          <w:rPr>
            <w:rFonts w:ascii="Times New Roman" w:hAnsi="Times New Roman" w:cs="Times New Roman"/>
            <w:b/>
            <w:noProof/>
            <w:lang w:val="es-MX" w:eastAsia="es-MX"/>
            <w:rPrChange w:id="4">
              <w:rPr>
                <w:noProof/>
                <w:lang w:val="es-MX" w:eastAsia="es-MX"/>
              </w:rPr>
            </w:rPrChange>
          </w:rPr>
          <w:drawing>
            <wp:anchor distT="0" distB="0" distL="114300" distR="114300" simplePos="0" relativeHeight="251665408" behindDoc="1" locked="0" layoutInCell="1" allowOverlap="1" wp14:anchorId="3AACC3B9" wp14:editId="3BB220E2">
              <wp:simplePos x="0" y="0"/>
              <wp:positionH relativeFrom="margin">
                <wp:posOffset>685800</wp:posOffset>
              </wp:positionH>
              <wp:positionV relativeFrom="paragraph">
                <wp:posOffset>8255</wp:posOffset>
              </wp:positionV>
              <wp:extent cx="4910734" cy="2646923"/>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rotWithShape="1">
                      <a:blip r:embed="rId12"/>
                      <a:srcRect l="62" t="8227"/>
                      <a:stretch/>
                    </pic:blipFill>
                    <pic:spPr bwMode="auto">
                      <a:xfrm>
                        <a:off x="0" y="0"/>
                        <a:ext cx="4910734" cy="26469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212D8200" w14:textId="77777777" w:rsidR="00A338CB" w:rsidRPr="003E6DED" w:rsidRDefault="00A338CB" w:rsidP="00A338CB">
      <w:pPr>
        <w:jc w:val="center"/>
        <w:rPr>
          <w:rFonts w:ascii="Times New Roman" w:hAnsi="Times New Roman" w:cs="Times New Roman"/>
          <w:b/>
          <w:sz w:val="24"/>
          <w:szCs w:val="24"/>
          <w:lang w:val="es-ES_tradnl"/>
        </w:rPr>
      </w:pPr>
    </w:p>
    <w:p w14:paraId="69E1085F" w14:textId="77777777" w:rsidR="00A338CB" w:rsidRPr="003E6DED" w:rsidRDefault="00A338CB" w:rsidP="00A338CB">
      <w:pPr>
        <w:jc w:val="center"/>
        <w:rPr>
          <w:rFonts w:ascii="Times New Roman" w:hAnsi="Times New Roman" w:cs="Times New Roman"/>
          <w:b/>
          <w:sz w:val="24"/>
          <w:szCs w:val="24"/>
          <w:lang w:val="es-ES_tradnl"/>
        </w:rPr>
      </w:pPr>
    </w:p>
    <w:p w14:paraId="790B2490" w14:textId="77777777" w:rsidR="00A338CB" w:rsidRPr="003E6DED" w:rsidRDefault="00A338CB" w:rsidP="00A338CB">
      <w:pPr>
        <w:jc w:val="center"/>
        <w:rPr>
          <w:rFonts w:ascii="Times New Roman" w:hAnsi="Times New Roman" w:cs="Times New Roman"/>
          <w:b/>
          <w:sz w:val="24"/>
          <w:szCs w:val="24"/>
          <w:lang w:val="es-ES_tradnl"/>
        </w:rPr>
      </w:pPr>
    </w:p>
    <w:p w14:paraId="3B869269" w14:textId="77777777" w:rsidR="00A338CB" w:rsidRPr="003E6DED" w:rsidRDefault="00A338CB" w:rsidP="00A338CB">
      <w:pPr>
        <w:jc w:val="center"/>
        <w:rPr>
          <w:rFonts w:ascii="Times New Roman" w:hAnsi="Times New Roman" w:cs="Times New Roman"/>
          <w:b/>
          <w:sz w:val="24"/>
          <w:szCs w:val="24"/>
          <w:lang w:val="es-ES_tradnl"/>
        </w:rPr>
      </w:pPr>
    </w:p>
    <w:p w14:paraId="34ABA7C7" w14:textId="77777777" w:rsidR="00A338CB" w:rsidRPr="003E6DED" w:rsidRDefault="00A338CB" w:rsidP="00A338CB">
      <w:pPr>
        <w:jc w:val="center"/>
        <w:rPr>
          <w:rFonts w:ascii="Times New Roman" w:hAnsi="Times New Roman" w:cs="Times New Roman"/>
          <w:b/>
          <w:sz w:val="24"/>
          <w:szCs w:val="24"/>
          <w:lang w:val="es-ES_tradnl"/>
        </w:rPr>
      </w:pPr>
    </w:p>
    <w:p w14:paraId="38504AC5" w14:textId="77777777" w:rsidR="00A338CB" w:rsidRPr="003E6DED" w:rsidRDefault="00A338CB" w:rsidP="00A338CB">
      <w:pPr>
        <w:jc w:val="center"/>
        <w:rPr>
          <w:rFonts w:ascii="Times New Roman" w:hAnsi="Times New Roman" w:cs="Times New Roman"/>
          <w:b/>
          <w:sz w:val="24"/>
          <w:szCs w:val="24"/>
          <w:lang w:val="es-ES_tradnl"/>
        </w:rPr>
      </w:pPr>
    </w:p>
    <w:p w14:paraId="7B513A5C" w14:textId="77777777" w:rsidR="00A338CB" w:rsidRPr="003E6DED" w:rsidRDefault="00A338CB" w:rsidP="00A338CB">
      <w:pPr>
        <w:jc w:val="center"/>
        <w:rPr>
          <w:rFonts w:ascii="Times New Roman" w:hAnsi="Times New Roman" w:cs="Times New Roman"/>
          <w:b/>
          <w:sz w:val="24"/>
          <w:szCs w:val="24"/>
          <w:lang w:val="es-ES_tradnl"/>
        </w:rPr>
      </w:pPr>
    </w:p>
    <w:p w14:paraId="7638D09B" w14:textId="77777777" w:rsidR="00A338CB" w:rsidRPr="003E6DED" w:rsidRDefault="00A338CB" w:rsidP="00A338CB">
      <w:pPr>
        <w:jc w:val="center"/>
        <w:rPr>
          <w:rFonts w:ascii="Times New Roman" w:hAnsi="Times New Roman" w:cs="Times New Roman"/>
          <w:b/>
          <w:sz w:val="24"/>
          <w:szCs w:val="24"/>
          <w:lang w:val="es-ES_tradnl"/>
        </w:rPr>
      </w:pPr>
    </w:p>
    <w:p w14:paraId="45CB8221" w14:textId="77777777" w:rsidR="005C7E98" w:rsidRDefault="005C7E98" w:rsidP="005C7E98">
      <w:pPr>
        <w:shd w:val="clear" w:color="auto" w:fill="FFFFFF"/>
        <w:spacing w:line="240" w:lineRule="auto"/>
        <w:ind w:right="540"/>
        <w:rPr>
          <w:rFonts w:ascii="Times New Roman" w:hAnsi="Times New Roman" w:cs="Times New Roman"/>
          <w:b/>
          <w:sz w:val="20"/>
          <w:highlight w:val="green"/>
          <w:lang w:val="es-ES_tradnl"/>
        </w:rPr>
      </w:pPr>
    </w:p>
    <w:p w14:paraId="0391582F" w14:textId="77777777" w:rsidR="00A338CB" w:rsidRPr="00A338CB" w:rsidRDefault="00A338CB" w:rsidP="00A338CB">
      <w:pPr>
        <w:shd w:val="clear" w:color="auto" w:fill="FFFFFF"/>
        <w:spacing w:line="240" w:lineRule="auto"/>
        <w:ind w:left="1080" w:right="540"/>
        <w:rPr>
          <w:rFonts w:ascii="Times New Roman" w:eastAsia="Times New Roman" w:hAnsi="Times New Roman" w:cs="Times New Roman"/>
          <w:color w:val="222222"/>
          <w:sz w:val="20"/>
          <w:shd w:val="clear" w:color="auto" w:fill="auto"/>
          <w:lang w:val="es-ES_tradnl"/>
        </w:rPr>
      </w:pPr>
      <w:r w:rsidRPr="00205376">
        <w:rPr>
          <w:rFonts w:ascii="Times New Roman" w:hAnsi="Times New Roman" w:cs="Times New Roman"/>
          <w:b/>
          <w:sz w:val="20"/>
          <w:highlight w:val="green"/>
          <w:lang w:val="es-ES_tradnl"/>
        </w:rPr>
        <w:t>Fuente</w:t>
      </w:r>
      <w:r w:rsidRPr="00205376">
        <w:rPr>
          <w:rFonts w:ascii="Times New Roman" w:hAnsi="Times New Roman" w:cs="Times New Roman"/>
          <w:sz w:val="20"/>
          <w:highlight w:val="green"/>
          <w:lang w:val="es-ES_tradnl"/>
        </w:rPr>
        <w:t xml:space="preserve">: Figura elaborada por los autores. </w:t>
      </w:r>
      <w:r w:rsidRPr="00205376">
        <w:rPr>
          <w:rFonts w:ascii="Times New Roman" w:eastAsia="Times New Roman" w:hAnsi="Times New Roman" w:cs="Times New Roman"/>
          <w:b/>
          <w:bCs/>
          <w:color w:val="222222"/>
          <w:sz w:val="20"/>
          <w:highlight w:val="green"/>
          <w:shd w:val="clear" w:color="auto" w:fill="auto"/>
          <w:lang w:val="es-ES_tradnl"/>
        </w:rPr>
        <w:t>Nota</w:t>
      </w:r>
      <w:r w:rsidRPr="00205376">
        <w:rPr>
          <w:rFonts w:ascii="Times New Roman" w:eastAsia="Times New Roman" w:hAnsi="Times New Roman" w:cs="Times New Roman"/>
          <w:color w:val="222222"/>
          <w:sz w:val="20"/>
          <w:highlight w:val="green"/>
          <w:shd w:val="clear" w:color="auto" w:fill="auto"/>
          <w:lang w:val="es-ES_tradnl"/>
        </w:rPr>
        <w:t>: La imagen muestra la interfaz </w:t>
      </w:r>
      <w:r w:rsidRPr="00205376">
        <w:rPr>
          <w:rFonts w:ascii="Times New Roman" w:eastAsia="Times New Roman" w:hAnsi="Times New Roman" w:cs="Times New Roman"/>
          <w:i/>
          <w:iCs/>
          <w:color w:val="222222"/>
          <w:sz w:val="20"/>
          <w:highlight w:val="green"/>
          <w:shd w:val="clear" w:color="auto" w:fill="auto"/>
          <w:lang w:val="es-ES_tradnl"/>
        </w:rPr>
        <w:t>web </w:t>
      </w:r>
      <w:r w:rsidRPr="00205376">
        <w:rPr>
          <w:rFonts w:ascii="Times New Roman" w:eastAsia="Times New Roman" w:hAnsi="Times New Roman" w:cs="Times New Roman"/>
          <w:color w:val="222222"/>
          <w:sz w:val="20"/>
          <w:highlight w:val="green"/>
          <w:shd w:val="clear" w:color="auto" w:fill="auto"/>
          <w:lang w:val="es-ES_tradnl"/>
        </w:rPr>
        <w:t>de la plataforma, la visualización de los 40 distritos electorales del Estado de México y sus sub divisiones a nivel municipal (los municipios más densamente poblados son más oscuros en la imagen). En la parte superior se pueden ver las herramientas para editar y analizar el mapa. En la parte derecha de la imagen se puede ver una herramienta de cálculo con los valores asociados al número de habitantes, número de electores, y la relación de género en cada distrito.</w:t>
      </w:r>
    </w:p>
    <w:p w14:paraId="79F0AE61" w14:textId="77777777" w:rsidR="00A338CB" w:rsidRPr="00B655E7" w:rsidRDefault="00A338CB" w:rsidP="00A338CB">
      <w:pPr>
        <w:widowControl/>
        <w:suppressAutoHyphens w:val="0"/>
        <w:spacing w:line="240" w:lineRule="auto"/>
        <w:jc w:val="left"/>
        <w:rPr>
          <w:rFonts w:ascii="Times" w:eastAsia="Times New Roman" w:hAnsi="Times" w:cs="Times New Roman"/>
          <w:color w:val="auto"/>
          <w:sz w:val="20"/>
          <w:shd w:val="clear" w:color="auto" w:fill="auto"/>
          <w:lang w:val="es-MX"/>
        </w:rPr>
      </w:pPr>
    </w:p>
    <w:p w14:paraId="02AC1098" w14:textId="0492F6A3" w:rsidR="00196BB3" w:rsidRPr="003E6DED" w:rsidRDefault="00196BB3" w:rsidP="00A338CB">
      <w:pPr>
        <w:pStyle w:val="LO-normal"/>
        <w:spacing w:line="240" w:lineRule="auto"/>
        <w:contextualSpacing/>
        <w:rPr>
          <w:rFonts w:ascii="Times New Roman" w:eastAsia="Times New Roman" w:hAnsi="Times New Roman" w:cs="Times New Roman"/>
          <w:b/>
          <w:color w:val="00000A"/>
          <w:sz w:val="24"/>
          <w:lang w:val="es-ES_tradnl"/>
        </w:rPr>
      </w:pPr>
    </w:p>
    <w:p w14:paraId="1E054740" w14:textId="77777777" w:rsidR="00196BB3" w:rsidRPr="003E6DED" w:rsidRDefault="00196BB3">
      <w:pPr>
        <w:pStyle w:val="LO-normal"/>
        <w:spacing w:line="240" w:lineRule="auto"/>
        <w:ind w:firstLine="720"/>
        <w:rPr>
          <w:rFonts w:ascii="Times New Roman" w:eastAsia="Times New Roman" w:hAnsi="Times New Roman" w:cs="Times New Roman"/>
          <w:color w:val="00000A"/>
          <w:sz w:val="24"/>
          <w:szCs w:val="24"/>
          <w:lang w:val="es-ES_tradnl"/>
        </w:rPr>
      </w:pPr>
    </w:p>
    <w:p w14:paraId="3629D5E6" w14:textId="77777777" w:rsidR="006E64C2" w:rsidRPr="003E6DED" w:rsidRDefault="005F56AD">
      <w:pPr>
        <w:pStyle w:val="LO-normal"/>
        <w:spacing w:line="480" w:lineRule="auto"/>
        <w:ind w:firstLine="720"/>
        <w:rPr>
          <w:rFonts w:ascii="Times New Roman" w:hAnsi="Times New Roman" w:cs="Times New Roman"/>
          <w:i/>
          <w:color w:val="00000A"/>
          <w:sz w:val="24"/>
          <w:szCs w:val="24"/>
          <w:lang w:val="es-ES_tradnl"/>
        </w:rPr>
      </w:pPr>
      <w:r w:rsidRPr="003E6DED">
        <w:rPr>
          <w:rFonts w:ascii="Times New Roman" w:hAnsi="Times New Roman" w:cs="Times New Roman"/>
          <w:color w:val="00000A"/>
          <w:sz w:val="24"/>
          <w:szCs w:val="24"/>
          <w:lang w:val="es-ES_tradnl"/>
        </w:rPr>
        <w:t xml:space="preserve">Las Figuras 1 y 2 muestran el despliegue visual de la cartografía electoral del Estado de México en el </w:t>
      </w:r>
      <w:r w:rsidRPr="003E6DED">
        <w:rPr>
          <w:rFonts w:ascii="Times New Roman" w:hAnsi="Times New Roman" w:cs="Times New Roman"/>
          <w:i/>
          <w:color w:val="00000A"/>
          <w:sz w:val="24"/>
          <w:szCs w:val="24"/>
          <w:lang w:val="es-ES_tradnl"/>
        </w:rPr>
        <w:t>District Builder</w:t>
      </w:r>
      <w:r w:rsidRPr="003E6DED">
        <w:rPr>
          <w:rFonts w:ascii="Times New Roman" w:hAnsi="Times New Roman" w:cs="Times New Roman"/>
          <w:color w:val="00000A"/>
          <w:sz w:val="24"/>
          <w:szCs w:val="24"/>
          <w:lang w:val="es-ES_tradnl"/>
        </w:rPr>
        <w:t xml:space="preserve">. Ambas representan, a distinta escala, la porción del estado que colinda con el norte del Distrito Federal.  </w:t>
      </w:r>
      <w:r w:rsidR="00944337" w:rsidRPr="003E6DED">
        <w:rPr>
          <w:rFonts w:ascii="Times New Roman" w:hAnsi="Times New Roman" w:cs="Times New Roman"/>
          <w:color w:val="00000A"/>
          <w:sz w:val="24"/>
          <w:szCs w:val="24"/>
          <w:lang w:val="es-ES_tradnl"/>
        </w:rPr>
        <w:t>En la Figura 1</w:t>
      </w:r>
      <w:r w:rsidRPr="003E6DED">
        <w:rPr>
          <w:rFonts w:ascii="Times New Roman" w:hAnsi="Times New Roman" w:cs="Times New Roman"/>
          <w:color w:val="00000A"/>
          <w:sz w:val="24"/>
          <w:szCs w:val="24"/>
          <w:lang w:val="es-ES_tradnl"/>
        </w:rPr>
        <w:t xml:space="preserve"> aparecen las fronteras de algunos distritos federales</w:t>
      </w:r>
      <w:r w:rsidR="00944337" w:rsidRPr="003E6DED">
        <w:rPr>
          <w:rFonts w:ascii="Times New Roman" w:hAnsi="Times New Roman" w:cs="Times New Roman"/>
          <w:color w:val="00000A"/>
          <w:sz w:val="24"/>
          <w:szCs w:val="24"/>
          <w:lang w:val="es-ES_tradnl"/>
        </w:rPr>
        <w:t xml:space="preserve"> con subdivisiones municipales</w:t>
      </w:r>
      <w:r w:rsidRPr="003E6DED">
        <w:rPr>
          <w:rFonts w:ascii="Times New Roman" w:hAnsi="Times New Roman" w:cs="Times New Roman"/>
          <w:color w:val="00000A"/>
          <w:sz w:val="24"/>
          <w:szCs w:val="24"/>
          <w:lang w:val="es-ES_tradnl"/>
        </w:rPr>
        <w:t xml:space="preserve">. </w:t>
      </w:r>
      <w:r w:rsidR="00944337" w:rsidRPr="003E6DED">
        <w:rPr>
          <w:rFonts w:ascii="Times New Roman" w:hAnsi="Times New Roman" w:cs="Times New Roman"/>
          <w:color w:val="00000A"/>
          <w:sz w:val="24"/>
          <w:szCs w:val="24"/>
          <w:lang w:val="es-ES_tradnl"/>
        </w:rPr>
        <w:t>E</w:t>
      </w:r>
      <w:r w:rsidRPr="003E6DED">
        <w:rPr>
          <w:rFonts w:ascii="Times New Roman" w:hAnsi="Times New Roman" w:cs="Times New Roman"/>
          <w:color w:val="00000A"/>
          <w:sz w:val="24"/>
          <w:szCs w:val="24"/>
          <w:lang w:val="es-ES_tradnl"/>
        </w:rPr>
        <w:t>n la Figura 2</w:t>
      </w:r>
      <w:r w:rsidR="006E64C2" w:rsidRPr="003E6DED">
        <w:rPr>
          <w:rFonts w:ascii="Times New Roman" w:hAnsi="Times New Roman" w:cs="Times New Roman"/>
          <w:color w:val="00000A"/>
          <w:sz w:val="24"/>
          <w:szCs w:val="24"/>
          <w:lang w:val="es-ES_tradnl"/>
        </w:rPr>
        <w:t xml:space="preserve"> se puede</w:t>
      </w:r>
      <w:r w:rsidR="00944337" w:rsidRPr="003E6DED">
        <w:rPr>
          <w:rFonts w:ascii="Times New Roman" w:hAnsi="Times New Roman" w:cs="Times New Roman"/>
          <w:color w:val="00000A"/>
          <w:sz w:val="24"/>
          <w:szCs w:val="24"/>
          <w:lang w:val="es-ES_tradnl"/>
        </w:rPr>
        <w:t xml:space="preserve"> apreciar la misma </w:t>
      </w:r>
      <w:r w:rsidR="00944337" w:rsidRPr="003E6DED">
        <w:rPr>
          <w:rFonts w:ascii="Times New Roman" w:hAnsi="Times New Roman" w:cs="Times New Roman"/>
          <w:color w:val="00000A"/>
          <w:sz w:val="24"/>
          <w:szCs w:val="24"/>
          <w:lang w:val="es-ES_tradnl"/>
        </w:rPr>
        <w:lastRenderedPageBreak/>
        <w:t xml:space="preserve">división distrital, pero con subdivisiones a nivel de sección </w:t>
      </w:r>
      <w:r w:rsidR="006E64C2" w:rsidRPr="003E6DED">
        <w:rPr>
          <w:rFonts w:ascii="Times New Roman" w:hAnsi="Times New Roman" w:cs="Times New Roman"/>
          <w:color w:val="00000A"/>
          <w:sz w:val="24"/>
          <w:szCs w:val="24"/>
          <w:lang w:val="es-ES_tradnl"/>
        </w:rPr>
        <w:t>electoral</w:t>
      </w:r>
      <w:r w:rsidRPr="003E6DED">
        <w:rPr>
          <w:rFonts w:ascii="Times New Roman" w:hAnsi="Times New Roman" w:cs="Times New Roman"/>
          <w:color w:val="00000A"/>
          <w:sz w:val="24"/>
          <w:szCs w:val="24"/>
          <w:lang w:val="es-ES_tradnl"/>
        </w:rPr>
        <w:t xml:space="preserve">.  La plataforma cambia las capas de municipios a secciones automáticamente al hacer acercamientos con el mouse (opera de modo muy similar a la interfaz de </w:t>
      </w:r>
      <w:r w:rsidRPr="003E6DED">
        <w:rPr>
          <w:rFonts w:ascii="Times New Roman" w:hAnsi="Times New Roman" w:cs="Times New Roman"/>
          <w:i/>
          <w:color w:val="00000A"/>
          <w:sz w:val="24"/>
          <w:szCs w:val="24"/>
          <w:lang w:val="es-ES_tradnl"/>
        </w:rPr>
        <w:t xml:space="preserve">Google Maps). </w:t>
      </w:r>
    </w:p>
    <w:p w14:paraId="3A6D3EEF" w14:textId="77777777" w:rsidR="00A338CB" w:rsidRPr="00684E14" w:rsidRDefault="00A338CB" w:rsidP="00A338CB">
      <w:pPr>
        <w:spacing w:line="240" w:lineRule="auto"/>
        <w:jc w:val="center"/>
        <w:rPr>
          <w:rFonts w:ascii="Times New Roman" w:hAnsi="Times New Roman" w:cs="Times New Roman"/>
          <w:b/>
          <w:i/>
          <w:color w:val="auto"/>
          <w:sz w:val="24"/>
          <w:szCs w:val="24"/>
          <w:lang w:val="es-ES_tradnl"/>
        </w:rPr>
      </w:pPr>
      <w:r w:rsidRPr="003E6DED">
        <w:rPr>
          <w:rFonts w:ascii="Times New Roman" w:hAnsi="Times New Roman" w:cs="Times New Roman"/>
          <w:b/>
          <w:color w:val="auto"/>
          <w:sz w:val="24"/>
          <w:szCs w:val="24"/>
          <w:lang w:val="es-ES_tradnl"/>
        </w:rPr>
        <w:t xml:space="preserve">Figura 2. Despliegue de la cartografía electoral del Estado de México a nivel seccional en el </w:t>
      </w:r>
      <w:proofErr w:type="spellStart"/>
      <w:r w:rsidRPr="003E6DED">
        <w:rPr>
          <w:rFonts w:ascii="Times New Roman" w:hAnsi="Times New Roman" w:cs="Times New Roman"/>
          <w:b/>
          <w:i/>
          <w:color w:val="auto"/>
          <w:sz w:val="24"/>
          <w:szCs w:val="24"/>
          <w:lang w:val="es-ES_tradnl"/>
        </w:rPr>
        <w:t>District</w:t>
      </w:r>
      <w:proofErr w:type="spellEnd"/>
      <w:r w:rsidRPr="003E6DED">
        <w:rPr>
          <w:rFonts w:ascii="Times New Roman" w:hAnsi="Times New Roman" w:cs="Times New Roman"/>
          <w:b/>
          <w:i/>
          <w:color w:val="auto"/>
          <w:sz w:val="24"/>
          <w:szCs w:val="24"/>
          <w:lang w:val="es-ES_tradnl"/>
        </w:rPr>
        <w:t xml:space="preserve"> </w:t>
      </w:r>
      <w:proofErr w:type="spellStart"/>
      <w:r w:rsidRPr="003E6DED">
        <w:rPr>
          <w:rFonts w:ascii="Times New Roman" w:hAnsi="Times New Roman" w:cs="Times New Roman"/>
          <w:b/>
          <w:i/>
          <w:color w:val="auto"/>
          <w:sz w:val="24"/>
          <w:szCs w:val="24"/>
          <w:lang w:val="es-ES_tradnl"/>
        </w:rPr>
        <w:t>Builder</w:t>
      </w:r>
      <w:proofErr w:type="spellEnd"/>
    </w:p>
    <w:p w14:paraId="0C142128" w14:textId="5C4DDF37" w:rsidR="00A338CB" w:rsidRDefault="0026373E" w:rsidP="00A338CB">
      <w:pPr>
        <w:jc w:val="center"/>
        <w:rPr>
          <w:rFonts w:ascii="Times New Roman" w:hAnsi="Times New Roman" w:cs="Times New Roman"/>
          <w:b/>
          <w:sz w:val="24"/>
          <w:szCs w:val="24"/>
          <w:lang w:val="es-ES_tradnl"/>
        </w:rPr>
      </w:pPr>
      <w:ins w:id="5" w:author="..." w:date="2016-04-04T14:28:00Z">
        <w:r w:rsidRPr="00B010D9">
          <w:rPr>
            <w:rFonts w:ascii="Times New Roman" w:hAnsi="Times New Roman" w:cs="Times New Roman"/>
            <w:b/>
            <w:noProof/>
            <w:lang w:val="es-MX" w:eastAsia="es-MX"/>
            <w:rPrChange w:id="6">
              <w:rPr>
                <w:noProof/>
                <w:lang w:val="es-MX" w:eastAsia="es-MX"/>
              </w:rPr>
            </w:rPrChange>
          </w:rPr>
          <w:drawing>
            <wp:inline distT="114300" distB="114300" distL="114300" distR="114300" wp14:anchorId="32792190" wp14:editId="6C097052">
              <wp:extent cx="4947943" cy="2947699"/>
              <wp:effectExtent l="0" t="0" r="508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rotWithShape="1">
                      <a:blip r:embed="rId13"/>
                      <a:srcRect l="619" t="7122" r="1"/>
                      <a:stretch/>
                    </pic:blipFill>
                    <pic:spPr bwMode="auto">
                      <a:xfrm>
                        <a:off x="0" y="0"/>
                        <a:ext cx="4950193" cy="2949039"/>
                      </a:xfrm>
                      <a:prstGeom prst="rect">
                        <a:avLst/>
                      </a:prstGeom>
                      <a:noFill/>
                      <a:ln>
                        <a:noFill/>
                      </a:ln>
                      <a:extLst>
                        <a:ext uri="{53640926-AAD7-44D8-BBD7-CCE9431645EC}">
                          <a14:shadowObscured xmlns:a14="http://schemas.microsoft.com/office/drawing/2010/main"/>
                        </a:ext>
                      </a:extLst>
                    </pic:spPr>
                  </pic:pic>
                </a:graphicData>
              </a:graphic>
            </wp:inline>
          </w:drawing>
        </w:r>
      </w:ins>
    </w:p>
    <w:p w14:paraId="5E64DE99" w14:textId="77777777" w:rsidR="00A338CB" w:rsidRPr="00A338CB" w:rsidRDefault="00A338CB" w:rsidP="00A338CB">
      <w:pPr>
        <w:shd w:val="clear" w:color="auto" w:fill="FFFFFF"/>
        <w:spacing w:line="240" w:lineRule="auto"/>
        <w:ind w:left="810" w:right="810"/>
        <w:rPr>
          <w:rFonts w:eastAsia="Times New Roman"/>
          <w:color w:val="222222"/>
          <w:sz w:val="19"/>
          <w:szCs w:val="19"/>
          <w:shd w:val="clear" w:color="auto" w:fill="auto"/>
          <w:lang w:val="es-ES_tradnl"/>
        </w:rPr>
      </w:pPr>
      <w:r w:rsidRPr="00205376">
        <w:rPr>
          <w:rFonts w:ascii="Times New Roman" w:hAnsi="Times New Roman" w:cs="Times New Roman"/>
          <w:b/>
          <w:sz w:val="20"/>
          <w:highlight w:val="green"/>
          <w:lang w:val="es-ES_tradnl"/>
        </w:rPr>
        <w:t>Fuente</w:t>
      </w:r>
      <w:r w:rsidRPr="00205376">
        <w:rPr>
          <w:rFonts w:ascii="Times New Roman" w:hAnsi="Times New Roman" w:cs="Times New Roman"/>
          <w:sz w:val="20"/>
          <w:highlight w:val="green"/>
          <w:lang w:val="es-ES_tradnl"/>
        </w:rPr>
        <w:t xml:space="preserve">: Figura elaborada por los autores. </w:t>
      </w:r>
      <w:r w:rsidRPr="00205376">
        <w:rPr>
          <w:rFonts w:ascii="Times New Roman" w:eastAsia="Times New Roman" w:hAnsi="Times New Roman" w:cs="Times New Roman"/>
          <w:b/>
          <w:bCs/>
          <w:color w:val="222222"/>
          <w:sz w:val="19"/>
          <w:szCs w:val="19"/>
          <w:highlight w:val="green"/>
          <w:shd w:val="clear" w:color="auto" w:fill="auto"/>
          <w:lang w:val="es-ES_tradnl"/>
        </w:rPr>
        <w:t>Nota</w:t>
      </w:r>
      <w:r w:rsidRPr="00205376">
        <w:rPr>
          <w:rFonts w:ascii="Times New Roman" w:eastAsia="Times New Roman" w:hAnsi="Times New Roman" w:cs="Times New Roman"/>
          <w:color w:val="222222"/>
          <w:sz w:val="19"/>
          <w:szCs w:val="19"/>
          <w:highlight w:val="green"/>
          <w:shd w:val="clear" w:color="auto" w:fill="auto"/>
          <w:lang w:val="es-ES_tradnl"/>
        </w:rPr>
        <w:t>: La imagen muestra la interfaz </w:t>
      </w:r>
      <w:r w:rsidRPr="00205376">
        <w:rPr>
          <w:rFonts w:ascii="Times New Roman" w:eastAsia="Times New Roman" w:hAnsi="Times New Roman" w:cs="Times New Roman"/>
          <w:i/>
          <w:iCs/>
          <w:color w:val="222222"/>
          <w:sz w:val="19"/>
          <w:szCs w:val="19"/>
          <w:highlight w:val="green"/>
          <w:shd w:val="clear" w:color="auto" w:fill="auto"/>
          <w:lang w:val="es-ES_tradnl"/>
        </w:rPr>
        <w:t>web </w:t>
      </w:r>
      <w:r w:rsidRPr="00205376">
        <w:rPr>
          <w:rFonts w:ascii="Times New Roman" w:eastAsia="Times New Roman" w:hAnsi="Times New Roman" w:cs="Times New Roman"/>
          <w:color w:val="222222"/>
          <w:sz w:val="19"/>
          <w:szCs w:val="19"/>
          <w:highlight w:val="green"/>
          <w:shd w:val="clear" w:color="auto" w:fill="auto"/>
          <w:lang w:val="es-ES_tradnl"/>
        </w:rPr>
        <w:t>de la plataforma, y un acercamiento a la visualización de los 40 distritos electorales del Estado de México y sus sub divisiones a nivel sección electoral (las secciones electorales más densamente pobladas son más oscuras en la imagen). En la parte superior se pueden ver las herramientas para editar y analizar el mapa. En la parte derecha de la imagen se puede ver una herramienta de cálculo con los valores asociados a la población, </w:t>
      </w:r>
      <w:r w:rsidRPr="00205376">
        <w:rPr>
          <w:rFonts w:ascii="Times New Roman" w:eastAsia="Times New Roman" w:hAnsi="Times New Roman" w:cs="Times New Roman"/>
          <w:color w:val="222222"/>
          <w:sz w:val="19"/>
          <w:szCs w:val="19"/>
          <w:highlight w:val="green"/>
          <w:shd w:val="clear" w:color="auto" w:fill="F6F6F9"/>
          <w:lang w:val="es-ES_tradnl"/>
        </w:rPr>
        <w:t>contigüidad</w:t>
      </w:r>
      <w:r w:rsidRPr="00205376">
        <w:rPr>
          <w:rFonts w:ascii="Times New Roman" w:eastAsia="Times New Roman" w:hAnsi="Times New Roman" w:cs="Times New Roman"/>
          <w:color w:val="222222"/>
          <w:sz w:val="19"/>
          <w:szCs w:val="19"/>
          <w:highlight w:val="green"/>
          <w:shd w:val="clear" w:color="auto" w:fill="auto"/>
          <w:lang w:val="es-ES_tradnl"/>
        </w:rPr>
        <w:t>,  y compacidad asociados a cada distrito.</w:t>
      </w:r>
    </w:p>
    <w:p w14:paraId="4AD1E493" w14:textId="025EE4A1" w:rsidR="00A338CB" w:rsidRPr="00A338CB" w:rsidRDefault="00A338CB" w:rsidP="0075742B">
      <w:pPr>
        <w:shd w:val="clear" w:color="auto" w:fill="FFFFFF"/>
        <w:spacing w:line="240" w:lineRule="auto"/>
        <w:ind w:right="540"/>
        <w:rPr>
          <w:rFonts w:ascii="Times New Roman" w:eastAsia="Times New Roman" w:hAnsi="Times New Roman" w:cs="Times New Roman"/>
          <w:color w:val="222222"/>
          <w:sz w:val="20"/>
          <w:shd w:val="clear" w:color="auto" w:fill="auto"/>
          <w:lang w:val="es-ES_tradnl"/>
        </w:rPr>
      </w:pPr>
    </w:p>
    <w:p w14:paraId="50186092" w14:textId="77777777" w:rsidR="006E64C2" w:rsidRPr="003E6DED" w:rsidRDefault="006E64C2" w:rsidP="006E64C2">
      <w:pPr>
        <w:pStyle w:val="LO-normal"/>
        <w:spacing w:line="240" w:lineRule="auto"/>
        <w:contextualSpacing/>
        <w:jc w:val="center"/>
        <w:rPr>
          <w:rFonts w:ascii="Times New Roman" w:eastAsia="Times New Roman" w:hAnsi="Times New Roman" w:cs="Times New Roman"/>
          <w:b/>
          <w:color w:val="00000A"/>
          <w:sz w:val="24"/>
          <w:lang w:val="es-ES_tradnl"/>
        </w:rPr>
      </w:pPr>
    </w:p>
    <w:p w14:paraId="4B8B2649" w14:textId="6B6DDAD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En ambas </w:t>
      </w:r>
      <w:r w:rsidR="003E6DED" w:rsidRPr="003E6DED">
        <w:rPr>
          <w:rFonts w:ascii="Times New Roman" w:hAnsi="Times New Roman" w:cs="Times New Roman"/>
          <w:color w:val="00000A"/>
          <w:sz w:val="24"/>
          <w:szCs w:val="24"/>
          <w:lang w:val="es-ES_tradnl"/>
        </w:rPr>
        <w:t>imágenes</w:t>
      </w:r>
      <w:r w:rsidR="006E64C2" w:rsidRPr="003E6DED">
        <w:rPr>
          <w:rFonts w:ascii="Times New Roman" w:hAnsi="Times New Roman" w:cs="Times New Roman"/>
          <w:color w:val="00000A"/>
          <w:sz w:val="24"/>
          <w:szCs w:val="24"/>
          <w:lang w:val="es-ES_tradnl"/>
        </w:rPr>
        <w:t xml:space="preserve"> aparece, en el</w:t>
      </w:r>
      <w:r w:rsidRPr="003E6DED">
        <w:rPr>
          <w:rFonts w:ascii="Times New Roman" w:hAnsi="Times New Roman" w:cs="Times New Roman"/>
          <w:color w:val="00000A"/>
          <w:sz w:val="24"/>
          <w:szCs w:val="24"/>
          <w:lang w:val="es-ES_tradnl"/>
        </w:rPr>
        <w:t xml:space="preserve"> lado derecho de la pantalla, una calculadora con los valores asociados a los criterios de evaluación del mapa que han sido incorporados al sistema.  </w:t>
      </w:r>
      <w:r w:rsidR="006E64C2" w:rsidRPr="003E6DED">
        <w:rPr>
          <w:rFonts w:ascii="Times New Roman" w:hAnsi="Times New Roman" w:cs="Times New Roman"/>
          <w:color w:val="00000A"/>
          <w:sz w:val="24"/>
          <w:szCs w:val="24"/>
          <w:lang w:val="es-ES_tradnl"/>
        </w:rPr>
        <w:t>La plataforma</w:t>
      </w:r>
      <w:r w:rsidRPr="003E6DED">
        <w:rPr>
          <w:rFonts w:ascii="Times New Roman" w:hAnsi="Times New Roman" w:cs="Times New Roman"/>
          <w:color w:val="00000A"/>
          <w:sz w:val="24"/>
          <w:szCs w:val="24"/>
          <w:lang w:val="es-ES_tradnl"/>
        </w:rPr>
        <w:t xml:space="preserve"> permite incorporar datos de cualquier variable a nivel de sección electoral.  En la Figura 1, por ejemplo, la calculadora reporta la población total, la lista nominal de electores y la relación hombres/mujeres de los distritos en el mapa. En la Figura 2 aparece la población, </w:t>
      </w:r>
      <w:r w:rsidR="00D40584" w:rsidRPr="003E6DED">
        <w:rPr>
          <w:rFonts w:ascii="Times New Roman" w:hAnsi="Times New Roman" w:cs="Times New Roman"/>
          <w:color w:val="00000A"/>
          <w:sz w:val="24"/>
          <w:szCs w:val="24"/>
          <w:lang w:val="es-ES_tradnl"/>
        </w:rPr>
        <w:t>un indicador de contigü</w:t>
      </w:r>
      <w:r w:rsidR="00E932E3" w:rsidRPr="003E6DED">
        <w:rPr>
          <w:rFonts w:ascii="Times New Roman" w:hAnsi="Times New Roman" w:cs="Times New Roman"/>
          <w:color w:val="00000A"/>
          <w:sz w:val="24"/>
          <w:szCs w:val="24"/>
          <w:lang w:val="es-ES_tradnl"/>
        </w:rPr>
        <w:t xml:space="preserve">idad, y un índice </w:t>
      </w:r>
      <w:r w:rsidRPr="003E6DED">
        <w:rPr>
          <w:rFonts w:ascii="Times New Roman" w:hAnsi="Times New Roman" w:cs="Times New Roman"/>
          <w:color w:val="00000A"/>
          <w:sz w:val="24"/>
          <w:szCs w:val="24"/>
          <w:lang w:val="es-ES_tradnl"/>
        </w:rPr>
        <w:t xml:space="preserve">de compacidad </w:t>
      </w:r>
      <w:r w:rsidR="00E932E3" w:rsidRPr="003E6DED">
        <w:rPr>
          <w:rFonts w:ascii="Times New Roman" w:hAnsi="Times New Roman" w:cs="Times New Roman"/>
          <w:color w:val="00000A"/>
          <w:sz w:val="24"/>
          <w:szCs w:val="24"/>
          <w:lang w:val="es-ES_tradnl"/>
        </w:rPr>
        <w:t>geométrica para cada distrito</w:t>
      </w:r>
      <w:r w:rsidRPr="003E6DED">
        <w:rPr>
          <w:rFonts w:ascii="Times New Roman" w:hAnsi="Times New Roman" w:cs="Times New Roman"/>
          <w:color w:val="00000A"/>
          <w:sz w:val="24"/>
          <w:szCs w:val="24"/>
          <w:lang w:val="es-ES_tradnl"/>
        </w:rPr>
        <w:t xml:space="preserve">.  Toda la información sociodemográfica asociada a los resultados censales (número de habitantes, ingreso, </w:t>
      </w:r>
      <w:r w:rsidRPr="003E6DED">
        <w:rPr>
          <w:rFonts w:ascii="Times New Roman" w:hAnsi="Times New Roman" w:cs="Times New Roman"/>
          <w:color w:val="00000A"/>
          <w:sz w:val="24"/>
          <w:szCs w:val="24"/>
          <w:lang w:val="es-ES_tradnl"/>
        </w:rPr>
        <w:lastRenderedPageBreak/>
        <w:t xml:space="preserve">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w:t>
      </w:r>
    </w:p>
    <w:p w14:paraId="3448ACAA" w14:textId="18F7496C"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Para modificar el mapa, la plataforma deja que el usuario seleccione con el mouse una sección electoral (o un grupo de secciones) para “arrastrarlas” manualmente de un distrito a otro.  El sistema actualiza automáticamente las nuevas fronteras distritales y recalcula los valores de las cantidades de interés desplegadas en la calculadora.  Así, un usuario sin </w:t>
      </w:r>
      <w:r w:rsidR="00D40584" w:rsidRPr="003E6DED">
        <w:rPr>
          <w:rFonts w:ascii="Times New Roman" w:hAnsi="Times New Roman" w:cs="Times New Roman"/>
          <w:color w:val="00000A"/>
          <w:sz w:val="24"/>
          <w:szCs w:val="24"/>
          <w:lang w:val="es-ES_tradnl"/>
        </w:rPr>
        <w:t>conocimiento especializado puede</w:t>
      </w:r>
      <w:r w:rsidRPr="003E6DED">
        <w:rPr>
          <w:rFonts w:ascii="Times New Roman" w:hAnsi="Times New Roman" w:cs="Times New Roman"/>
          <w:color w:val="00000A"/>
          <w:sz w:val="24"/>
          <w:szCs w:val="24"/>
          <w:lang w:val="es-ES_tradnl"/>
        </w:rPr>
        <w:t xml:space="preserve"> hacer análisis geo-espacial, </w:t>
      </w:r>
      <w:r w:rsidR="003A3FE8" w:rsidRPr="003E6DED">
        <w:rPr>
          <w:rFonts w:ascii="Times New Roman" w:hAnsi="Times New Roman" w:cs="Times New Roman"/>
          <w:color w:val="00000A"/>
          <w:sz w:val="24"/>
          <w:szCs w:val="24"/>
          <w:lang w:val="es-ES_tradnl"/>
        </w:rPr>
        <w:t>modificar</w:t>
      </w:r>
      <w:r w:rsidRPr="003E6DED">
        <w:rPr>
          <w:rFonts w:ascii="Times New Roman" w:hAnsi="Times New Roman" w:cs="Times New Roman"/>
          <w:color w:val="00000A"/>
          <w:sz w:val="24"/>
          <w:szCs w:val="24"/>
          <w:lang w:val="es-ES_tradnl"/>
        </w:rPr>
        <w:t xml:space="preserve"> </w:t>
      </w:r>
      <w:r w:rsidR="003A3FE8" w:rsidRPr="003E6DED">
        <w:rPr>
          <w:rFonts w:ascii="Times New Roman" w:hAnsi="Times New Roman" w:cs="Times New Roman"/>
          <w:color w:val="00000A"/>
          <w:sz w:val="24"/>
          <w:szCs w:val="24"/>
          <w:lang w:val="es-ES_tradnl"/>
        </w:rPr>
        <w:t>los</w:t>
      </w:r>
      <w:r w:rsidRPr="003E6DED">
        <w:rPr>
          <w:rFonts w:ascii="Times New Roman" w:hAnsi="Times New Roman" w:cs="Times New Roman"/>
          <w:color w:val="00000A"/>
          <w:sz w:val="24"/>
          <w:szCs w:val="24"/>
          <w:lang w:val="es-ES_tradnl"/>
        </w:rPr>
        <w:t xml:space="preserve"> mapa</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y </w:t>
      </w:r>
      <w:r w:rsidR="003A3FE8" w:rsidRPr="003E6DED">
        <w:rPr>
          <w:rFonts w:ascii="Times New Roman" w:hAnsi="Times New Roman" w:cs="Times New Roman"/>
          <w:color w:val="00000A"/>
          <w:sz w:val="24"/>
          <w:szCs w:val="24"/>
          <w:lang w:val="es-ES_tradnl"/>
        </w:rPr>
        <w:t>evaluar</w:t>
      </w:r>
      <w:r w:rsidRPr="003E6DED">
        <w:rPr>
          <w:rFonts w:ascii="Times New Roman" w:hAnsi="Times New Roman" w:cs="Times New Roman"/>
          <w:color w:val="00000A"/>
          <w:sz w:val="24"/>
          <w:szCs w:val="24"/>
          <w:lang w:val="es-ES_tradnl"/>
        </w:rPr>
        <w:t xml:space="preserve"> los efectos que esto produce.  La plataforma también permite socializar y compartir escenarios: el sistema guarda los cambios realizados en el servidor y genera un </w:t>
      </w:r>
      <w:r w:rsidRPr="003E6DED">
        <w:rPr>
          <w:rFonts w:ascii="Times New Roman" w:hAnsi="Times New Roman" w:cs="Times New Roman"/>
          <w:i/>
          <w:color w:val="00000A"/>
          <w:sz w:val="24"/>
          <w:szCs w:val="24"/>
          <w:lang w:val="es-ES_tradnl"/>
        </w:rPr>
        <w:t>link</w:t>
      </w:r>
      <w:r w:rsidRPr="003E6DED">
        <w:rPr>
          <w:rFonts w:ascii="Times New Roman" w:hAnsi="Times New Roman" w:cs="Times New Roman"/>
          <w:color w:val="00000A"/>
          <w:sz w:val="24"/>
          <w:szCs w:val="24"/>
          <w:lang w:val="es-ES_tradnl"/>
        </w:rPr>
        <w:t xml:space="preserve"> para que el usuario pueda compartir su mapa a través de un correo electrónico o medio social. </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Esto posibilita el trabajo en equipo, </w:t>
      </w:r>
      <w:r w:rsidR="003A3FE8" w:rsidRPr="003E6DED">
        <w:rPr>
          <w:rFonts w:ascii="Times New Roman" w:hAnsi="Times New Roman" w:cs="Times New Roman"/>
          <w:color w:val="00000A"/>
          <w:sz w:val="24"/>
          <w:szCs w:val="24"/>
          <w:lang w:val="es-ES_tradnl"/>
        </w:rPr>
        <w:t xml:space="preserve">la interacción entre distintos usuarios, y transmitir distintas propuestas a la autoridad electoral con el fin de </w:t>
      </w:r>
      <w:r w:rsidRPr="003E6DED">
        <w:rPr>
          <w:rFonts w:ascii="Times New Roman" w:hAnsi="Times New Roman" w:cs="Times New Roman"/>
          <w:color w:val="00000A"/>
          <w:sz w:val="24"/>
          <w:szCs w:val="24"/>
          <w:lang w:val="es-ES_tradnl"/>
        </w:rPr>
        <w:t xml:space="preserve">salvaguardar los intereses de </w:t>
      </w:r>
      <w:r w:rsidR="003A3FE8" w:rsidRPr="003E6DED">
        <w:rPr>
          <w:rFonts w:ascii="Times New Roman" w:hAnsi="Times New Roman" w:cs="Times New Roman"/>
          <w:color w:val="00000A"/>
          <w:sz w:val="24"/>
          <w:szCs w:val="24"/>
          <w:lang w:val="es-ES_tradnl"/>
        </w:rPr>
        <w:t xml:space="preserve">ciertas comunidades </w:t>
      </w:r>
      <w:r w:rsidRPr="003E6DED">
        <w:rPr>
          <w:rFonts w:ascii="Times New Roman" w:hAnsi="Times New Roman" w:cs="Times New Roman"/>
          <w:color w:val="00000A"/>
          <w:sz w:val="24"/>
          <w:szCs w:val="24"/>
          <w:lang w:val="es-ES_tradnl"/>
        </w:rPr>
        <w:t>o grupo</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Si, por ejemplo, el mapa propuesto cortara el territorio que ocupa una comunidad u organización en dos distritos, o si la colocara en el mismo distrito que una comunidad rival y más numerosa, la plataforma permitiría saberlo </w:t>
      </w:r>
      <w:r w:rsidRPr="003E6DED">
        <w:rPr>
          <w:rFonts w:ascii="Times New Roman" w:hAnsi="Times New Roman" w:cs="Times New Roman"/>
          <w:i/>
          <w:iCs/>
          <w:color w:val="00000A"/>
          <w:sz w:val="24"/>
          <w:szCs w:val="24"/>
          <w:lang w:val="es-ES_tradnl"/>
        </w:rPr>
        <w:t>antes</w:t>
      </w:r>
      <w:r w:rsidRPr="003E6DED">
        <w:rPr>
          <w:rFonts w:ascii="Times New Roman" w:hAnsi="Times New Roman" w:cs="Times New Roman"/>
          <w:color w:val="00000A"/>
          <w:sz w:val="24"/>
          <w:szCs w:val="24"/>
          <w:lang w:val="es-ES_tradnl"/>
        </w:rPr>
        <w:t xml:space="preserve"> de que el mapa se adopte y comunicárselo </w:t>
      </w:r>
      <w:r w:rsidR="0020072E" w:rsidRPr="0020072E">
        <w:rPr>
          <w:rFonts w:ascii="Times New Roman" w:hAnsi="Times New Roman" w:cs="Times New Roman"/>
          <w:color w:val="00000A"/>
          <w:sz w:val="24"/>
          <w:szCs w:val="24"/>
          <w:highlight w:val="green"/>
          <w:lang w:val="es-ES_tradnl"/>
        </w:rPr>
        <w:t>a</w:t>
      </w:r>
      <w:r w:rsidR="0020072E">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quienes puedan incidir para </w:t>
      </w:r>
      <w:r w:rsidR="003A3FE8" w:rsidRPr="003E6DED">
        <w:rPr>
          <w:rFonts w:ascii="Times New Roman" w:hAnsi="Times New Roman" w:cs="Times New Roman"/>
          <w:color w:val="00000A"/>
          <w:sz w:val="24"/>
          <w:szCs w:val="24"/>
          <w:lang w:val="es-ES_tradnl"/>
        </w:rPr>
        <w:t xml:space="preserve">evaluar –o </w:t>
      </w:r>
      <w:r w:rsidRPr="003E6DED">
        <w:rPr>
          <w:rFonts w:ascii="Times New Roman" w:hAnsi="Times New Roman" w:cs="Times New Roman"/>
          <w:color w:val="00000A"/>
          <w:sz w:val="24"/>
          <w:szCs w:val="24"/>
          <w:lang w:val="es-ES_tradnl"/>
        </w:rPr>
        <w:t>cambiar</w:t>
      </w:r>
      <w:r w:rsidR="003A3FE8"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la decisión. </w:t>
      </w:r>
    </w:p>
    <w:p w14:paraId="6314D00B" w14:textId="261F72B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La plataforma </w:t>
      </w:r>
      <w:r w:rsidR="005D3A64" w:rsidRPr="003E6DED">
        <w:rPr>
          <w:rFonts w:ascii="Times New Roman" w:hAnsi="Times New Roman" w:cs="Times New Roman"/>
          <w:color w:val="00000A"/>
          <w:sz w:val="24"/>
          <w:szCs w:val="24"/>
          <w:lang w:val="es-ES_tradnl"/>
        </w:rPr>
        <w:t xml:space="preserve">también </w:t>
      </w:r>
      <w:r w:rsidRPr="003E6DED">
        <w:rPr>
          <w:rFonts w:ascii="Times New Roman" w:hAnsi="Times New Roman" w:cs="Times New Roman"/>
          <w:color w:val="00000A"/>
          <w:sz w:val="24"/>
          <w:szCs w:val="24"/>
          <w:lang w:val="es-ES_tradnl"/>
        </w:rPr>
        <w:t>permite seleccionar un grupo de variables y exportar</w:t>
      </w:r>
      <w:r w:rsidR="005D3A64" w:rsidRPr="003E6DED">
        <w:rPr>
          <w:rFonts w:ascii="Times New Roman" w:hAnsi="Times New Roman" w:cs="Times New Roman"/>
          <w:color w:val="00000A"/>
          <w:sz w:val="24"/>
          <w:szCs w:val="24"/>
          <w:lang w:val="es-ES_tradnl"/>
        </w:rPr>
        <w:t>las</w:t>
      </w:r>
      <w:r w:rsidRPr="003E6DED">
        <w:rPr>
          <w:rFonts w:ascii="Times New Roman" w:hAnsi="Times New Roman" w:cs="Times New Roman"/>
          <w:color w:val="00000A"/>
          <w:sz w:val="24"/>
          <w:szCs w:val="24"/>
          <w:lang w:val="es-ES_tradnl"/>
        </w:rPr>
        <w:t xml:space="preserve"> una base de datos para analizarla con la herramienta de preferencia del usuario.  La calculadora que muestran las figuras tendría el potencial de incrementar sustancialmente los niveles de </w:t>
      </w:r>
      <w:r w:rsidRPr="003E6DED">
        <w:rPr>
          <w:rFonts w:ascii="Times New Roman" w:hAnsi="Times New Roman" w:cs="Times New Roman"/>
          <w:color w:val="00000A"/>
          <w:sz w:val="24"/>
          <w:szCs w:val="24"/>
          <w:lang w:val="es-ES_tradnl"/>
        </w:rPr>
        <w:lastRenderedPageBreak/>
        <w:t xml:space="preserve">transparencia alrededor del proceso, al obligar a cualquier usuario a entablar un diálogo (especialmente con las autoridades encargadas de la redistritación) de forma objetiva y a través de valores cuantitativos. El </w:t>
      </w:r>
      <w:r w:rsidRPr="003E6DED">
        <w:rPr>
          <w:rFonts w:ascii="Times New Roman" w:hAnsi="Times New Roman" w:cs="Times New Roman"/>
          <w:i/>
          <w:iCs/>
          <w:color w:val="00000A"/>
          <w:sz w:val="24"/>
          <w:szCs w:val="24"/>
          <w:lang w:val="es-ES_tradnl"/>
        </w:rPr>
        <w:t>District Builder</w:t>
      </w:r>
      <w:r w:rsidRPr="003E6DED">
        <w:rPr>
          <w:rFonts w:ascii="Times New Roman" w:hAnsi="Times New Roman" w:cs="Times New Roman"/>
          <w:color w:val="00000A"/>
          <w:sz w:val="24"/>
          <w:szCs w:val="24"/>
          <w:lang w:val="es-ES_tradnl"/>
        </w:rPr>
        <w:t xml:space="preserve"> posibilitaría, entre otras muchas cosas, medir el efecto político de las contrapropuestas que formulan los partidos durante el proceso. </w:t>
      </w:r>
    </w:p>
    <w:p w14:paraId="6B7D5AA5" w14:textId="77777777" w:rsidR="00803BFA" w:rsidRPr="003E6DED" w:rsidRDefault="005F56AD" w:rsidP="00803BFA">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ab/>
        <w:t>Por último, la plataforma ofrece la posibilidad de que el usuario verifique que su plan distrital cumpla con todos los criterios legales. La herramienta filtra cada plan, verifica que cumpla con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w:t>
      </w:r>
      <w:r w:rsidR="00803BFA" w:rsidRPr="003E6DED">
        <w:rPr>
          <w:rFonts w:ascii="Times New Roman" w:hAnsi="Times New Roman" w:cs="Times New Roman"/>
          <w:color w:val="00000A"/>
          <w:sz w:val="24"/>
          <w:szCs w:val="24"/>
          <w:lang w:val="es-ES_tradnl"/>
        </w:rPr>
        <w:t>). Este ordenamiento es público,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se hace con base en criterios establecidos </w:t>
      </w:r>
      <w:r w:rsidRPr="003E6DED">
        <w:rPr>
          <w:rFonts w:ascii="Times New Roman" w:hAnsi="Times New Roman" w:cs="Times New Roman"/>
          <w:i/>
          <w:color w:val="00000A"/>
          <w:sz w:val="24"/>
          <w:szCs w:val="24"/>
          <w:lang w:val="es-ES_tradnl"/>
        </w:rPr>
        <w:t>a priori</w:t>
      </w:r>
      <w:r w:rsidRPr="003E6DED">
        <w:rPr>
          <w:rFonts w:ascii="Times New Roman" w:hAnsi="Times New Roman" w:cs="Times New Roman"/>
          <w:color w:val="00000A"/>
          <w:sz w:val="24"/>
          <w:szCs w:val="24"/>
          <w:lang w:val="es-ES_tradnl"/>
        </w:rPr>
        <w:t xml:space="preserve"> por la autoridad electoral</w:t>
      </w:r>
      <w:r w:rsidR="00803BFA" w:rsidRPr="003E6DED">
        <w:rPr>
          <w:rFonts w:ascii="Times New Roman" w:hAnsi="Times New Roman" w:cs="Times New Roman"/>
          <w:color w:val="00000A"/>
          <w:sz w:val="24"/>
          <w:szCs w:val="24"/>
          <w:lang w:val="es-ES_tradnl"/>
        </w:rPr>
        <w:t>, y hace posible el quinto nivel de participación –directa y formal– descrito en el Diagrama 2</w:t>
      </w:r>
      <w:r w:rsidRPr="003E6DED">
        <w:rPr>
          <w:rFonts w:ascii="Times New Roman" w:hAnsi="Times New Roman" w:cs="Times New Roman"/>
          <w:color w:val="00000A"/>
          <w:sz w:val="24"/>
          <w:szCs w:val="24"/>
          <w:lang w:val="es-ES_tradnl"/>
        </w:rPr>
        <w:t xml:space="preserve">. </w:t>
      </w:r>
    </w:p>
    <w:p w14:paraId="470DF2E5" w14:textId="37AC3A73" w:rsidR="00196BB3" w:rsidRPr="003E6DED" w:rsidRDefault="005F56AD" w:rsidP="00803BFA">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síntesis, este tipo de herramientas abren una ventana importante para que cualquier ciudadano pueda participar en la redistritación, comunicar sus necesidades e intereses y, al mismo tiempo, le perm</w:t>
      </w:r>
      <w:r w:rsidR="0095789D" w:rsidRPr="003E6DED">
        <w:rPr>
          <w:rFonts w:ascii="Times New Roman" w:hAnsi="Times New Roman" w:cs="Times New Roman"/>
          <w:color w:val="00000A"/>
          <w:sz w:val="24"/>
          <w:szCs w:val="24"/>
          <w:lang w:val="es-ES_tradnl"/>
        </w:rPr>
        <w:t>ite a la autoridad electoral</w:t>
      </w:r>
      <w:r w:rsidRPr="003E6DED">
        <w:rPr>
          <w:rFonts w:ascii="Times New Roman" w:hAnsi="Times New Roman" w:cs="Times New Roman"/>
          <w:color w:val="00000A"/>
          <w:sz w:val="24"/>
          <w:szCs w:val="24"/>
          <w:lang w:val="es-ES_tradnl"/>
        </w:rPr>
        <w:t xml:space="preserve"> contar con más información a través del </w:t>
      </w:r>
      <w:r w:rsidRPr="003E6DED">
        <w:rPr>
          <w:rFonts w:ascii="Times New Roman" w:hAnsi="Times New Roman" w:cs="Times New Roman"/>
          <w:i/>
          <w:color w:val="00000A"/>
          <w:sz w:val="24"/>
          <w:szCs w:val="24"/>
          <w:lang w:val="es-ES_tradnl"/>
        </w:rPr>
        <w:t>crowdsourcing</w:t>
      </w:r>
      <w:r w:rsidR="0095789D" w:rsidRPr="003E6DED">
        <w:rPr>
          <w:rFonts w:ascii="Times New Roman" w:hAnsi="Times New Roman" w:cs="Times New Roman"/>
          <w:color w:val="00000A"/>
          <w:sz w:val="24"/>
          <w:szCs w:val="24"/>
          <w:lang w:val="es-ES_tradnl"/>
        </w:rPr>
        <w:t>, y</w:t>
      </w:r>
      <w:r w:rsidRPr="003E6DED">
        <w:rPr>
          <w:rFonts w:ascii="Times New Roman" w:hAnsi="Times New Roman" w:cs="Times New Roman"/>
          <w:color w:val="00000A"/>
          <w:sz w:val="24"/>
          <w:szCs w:val="24"/>
          <w:lang w:val="es-ES_tradnl"/>
        </w:rPr>
        <w:t xml:space="preserve"> </w:t>
      </w:r>
      <w:r w:rsidR="003E6DED" w:rsidRPr="003E6DED">
        <w:rPr>
          <w:rFonts w:ascii="Times New Roman" w:hAnsi="Times New Roman" w:cs="Times New Roman"/>
          <w:color w:val="00000A"/>
          <w:sz w:val="24"/>
          <w:szCs w:val="24"/>
          <w:lang w:val="es-ES_tradnl"/>
        </w:rPr>
        <w:t>contar</w:t>
      </w:r>
      <w:r w:rsidRPr="003E6DED">
        <w:rPr>
          <w:rFonts w:ascii="Times New Roman" w:hAnsi="Times New Roman" w:cs="Times New Roman"/>
          <w:color w:val="00000A"/>
          <w:sz w:val="24"/>
          <w:szCs w:val="24"/>
          <w:lang w:val="es-ES_tradnl"/>
        </w:rPr>
        <w:t xml:space="preserve"> con una herramienta para evaluar y contrastar las contrapropuestas utilizando criterios objetivos y automatizados. </w:t>
      </w:r>
      <w:r w:rsidR="003E6DED" w:rsidRPr="003E6DED">
        <w:rPr>
          <w:rFonts w:ascii="Times New Roman" w:hAnsi="Times New Roman" w:cs="Times New Roman"/>
          <w:color w:val="00000A"/>
          <w:sz w:val="24"/>
          <w:szCs w:val="24"/>
          <w:lang w:val="es-ES_tradnl"/>
        </w:rPr>
        <w:t>Es decir, las plataformas de mapeo público son una</w:t>
      </w:r>
      <w:r w:rsidR="003E6DED">
        <w:rPr>
          <w:rFonts w:ascii="Times New Roman" w:hAnsi="Times New Roman" w:cs="Times New Roman"/>
          <w:color w:val="00000A"/>
          <w:sz w:val="24"/>
          <w:szCs w:val="24"/>
          <w:lang w:val="es-ES_tradnl"/>
        </w:rPr>
        <w:t xml:space="preserve"> posible solución para que la</w:t>
      </w:r>
      <w:r w:rsidR="003E6DED" w:rsidRPr="003E6DED">
        <w:rPr>
          <w:rFonts w:ascii="Times New Roman" w:eastAsia="Tahoma" w:hAnsi="Times New Roman" w:cs="Times New Roman"/>
          <w:i/>
          <w:color w:val="00000A"/>
          <w:sz w:val="24"/>
          <w:szCs w:val="24"/>
          <w:lang w:val="es-ES_tradnl"/>
        </w:rPr>
        <w:t xml:space="preserve"> transparencia</w:t>
      </w:r>
      <w:r w:rsidR="003E6DED" w:rsidRPr="003E6DED">
        <w:rPr>
          <w:rFonts w:ascii="Times New Roman" w:eastAsia="Tahoma" w:hAnsi="Times New Roman" w:cs="Times New Roman"/>
          <w:color w:val="00000A"/>
          <w:sz w:val="24"/>
          <w:szCs w:val="24"/>
          <w:lang w:val="es-ES_tradnl"/>
        </w:rPr>
        <w:t xml:space="preserve"> se traduzca en </w:t>
      </w:r>
      <w:r w:rsidR="003E6DED" w:rsidRPr="003E6DED">
        <w:rPr>
          <w:rFonts w:ascii="Times New Roman" w:eastAsia="Tahoma" w:hAnsi="Times New Roman" w:cs="Times New Roman"/>
          <w:i/>
          <w:color w:val="00000A"/>
          <w:sz w:val="24"/>
          <w:szCs w:val="24"/>
          <w:lang w:val="es-ES_tradnl"/>
        </w:rPr>
        <w:t>rendición de cuentas</w:t>
      </w:r>
      <w:r w:rsidR="003E6DED" w:rsidRPr="003E6DED">
        <w:rPr>
          <w:rFonts w:ascii="Times New Roman" w:eastAsia="Tahoma" w:hAnsi="Times New Roman" w:cs="Times New Roman"/>
          <w:color w:val="00000A"/>
          <w:sz w:val="24"/>
          <w:szCs w:val="24"/>
          <w:lang w:val="es-ES_tradnl"/>
        </w:rPr>
        <w:t xml:space="preserve"> efectiva y para transitar de los primeros a los últimos niveles de participación ciudadana. </w:t>
      </w:r>
    </w:p>
    <w:p w14:paraId="7D2C19E6" w14:textId="22FA9BA8" w:rsidR="00196BB3" w:rsidRPr="003E6DED" w:rsidRDefault="005F56AD">
      <w:pPr>
        <w:pStyle w:val="Ttulo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V. Conclusiones</w:t>
      </w:r>
    </w:p>
    <w:p w14:paraId="593341C8" w14:textId="60B41101" w:rsidR="00F6039D" w:rsidRPr="003E6DED" w:rsidRDefault="005F56AD">
      <w:pPr>
        <w:pStyle w:val="LO-normal"/>
        <w:spacing w:line="480" w:lineRule="auto"/>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A pesar de </w:t>
      </w:r>
      <w:r w:rsidR="000E1329" w:rsidRPr="003E6DED">
        <w:rPr>
          <w:rFonts w:ascii="Times New Roman" w:eastAsia="Tahoma" w:hAnsi="Times New Roman" w:cs="Times New Roman"/>
          <w:color w:val="auto"/>
          <w:sz w:val="24"/>
          <w:szCs w:val="24"/>
          <w:lang w:val="es-ES_tradnl"/>
        </w:rPr>
        <w:t xml:space="preserve">que la redistritación en México no ha sido un tema que se haya caracterizado por los altos niveles de politización en el pasado, no se puede afirmar que es un proceso que se </w:t>
      </w:r>
      <w:r w:rsidR="000E1329" w:rsidRPr="003E6DED">
        <w:rPr>
          <w:rFonts w:ascii="Times New Roman" w:eastAsia="Tahoma" w:hAnsi="Times New Roman" w:cs="Times New Roman"/>
          <w:color w:val="auto"/>
          <w:sz w:val="24"/>
          <w:szCs w:val="24"/>
          <w:lang w:val="es-ES_tradnl"/>
        </w:rPr>
        <w:lastRenderedPageBreak/>
        <w:t>caracterice por su transparencia o que esté libre</w:t>
      </w:r>
      <w:r w:rsidR="00F6039D" w:rsidRPr="003E6DED">
        <w:rPr>
          <w:rFonts w:ascii="Times New Roman" w:eastAsia="Tahoma" w:hAnsi="Times New Roman" w:cs="Times New Roman"/>
          <w:color w:val="auto"/>
          <w:sz w:val="24"/>
          <w:szCs w:val="24"/>
          <w:lang w:val="es-ES_tradnl"/>
        </w:rPr>
        <w:t xml:space="preserve"> de tensiones políticas en el mediano</w:t>
      </w:r>
      <w:r w:rsidR="00B70BB2" w:rsidRPr="003E6DED">
        <w:rPr>
          <w:rFonts w:ascii="Times New Roman" w:eastAsia="Tahoma" w:hAnsi="Times New Roman" w:cs="Times New Roman"/>
          <w:color w:val="auto"/>
          <w:sz w:val="24"/>
          <w:szCs w:val="24"/>
          <w:lang w:val="es-ES_tradnl"/>
        </w:rPr>
        <w:t xml:space="preserve"> y largo</w:t>
      </w:r>
      <w:r w:rsidR="00F6039D" w:rsidRPr="003E6DED">
        <w:rPr>
          <w:rFonts w:ascii="Times New Roman" w:eastAsia="Tahoma" w:hAnsi="Times New Roman" w:cs="Times New Roman"/>
          <w:color w:val="auto"/>
          <w:sz w:val="24"/>
          <w:szCs w:val="24"/>
          <w:lang w:val="es-ES_tradnl"/>
        </w:rPr>
        <w:t xml:space="preserve"> plazo.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En teoría, estos distritos servirán para reelegir a los legisladores en las elecciones subsecuentes de 2021, 2024 y 2027.</w:t>
      </w:r>
    </w:p>
    <w:p w14:paraId="553CF056" w14:textId="13B6B086" w:rsidR="00BD3B7C" w:rsidRPr="003E6DED" w:rsidRDefault="005F56AD" w:rsidP="00584EDA">
      <w:pPr>
        <w:pStyle w:val="LO-normal"/>
        <w:spacing w:line="480" w:lineRule="auto"/>
        <w:ind w:firstLine="720"/>
        <w:rPr>
          <w:rFonts w:ascii="Times New Roman" w:eastAsia="Times New Roman" w:hAnsi="Times New Roman" w:cs="Times New Roman"/>
          <w:color w:val="FF0000"/>
          <w:sz w:val="24"/>
          <w:lang w:val="es-ES_tradnl"/>
        </w:rPr>
      </w:pPr>
      <w:r w:rsidRPr="003E6DED">
        <w:rPr>
          <w:rFonts w:ascii="Times New Roman" w:eastAsia="Tahoma" w:hAnsi="Times New Roman" w:cs="Times New Roman"/>
          <w:color w:val="00000A"/>
          <w:sz w:val="24"/>
          <w:szCs w:val="24"/>
          <w:lang w:val="es-ES_tradnl"/>
        </w:rPr>
        <w:t>La ausencia de reelección</w:t>
      </w:r>
      <w:r w:rsidR="00B70BB2" w:rsidRPr="003E6DED">
        <w:rPr>
          <w:rFonts w:ascii="Times New Roman" w:eastAsia="Tahoma" w:hAnsi="Times New Roman" w:cs="Times New Roman"/>
          <w:color w:val="00000A"/>
          <w:sz w:val="24"/>
          <w:szCs w:val="24"/>
          <w:lang w:val="es-ES_tradnl"/>
        </w:rPr>
        <w:t xml:space="preserve"> legislativa</w:t>
      </w:r>
      <w:r w:rsidR="00640A1C" w:rsidRPr="003E6DED">
        <w:rPr>
          <w:rFonts w:ascii="Times New Roman" w:eastAsia="Tahoma" w:hAnsi="Times New Roman" w:cs="Times New Roman"/>
          <w:color w:val="00000A"/>
          <w:sz w:val="24"/>
          <w:szCs w:val="24"/>
          <w:lang w:val="es-ES_tradnl"/>
        </w:rPr>
        <w:t>,</w:t>
      </w:r>
      <w:r w:rsidR="00B70BB2" w:rsidRPr="003E6DED">
        <w:rPr>
          <w:rFonts w:ascii="Times New Roman" w:eastAsia="Tahoma" w:hAnsi="Times New Roman" w:cs="Times New Roman"/>
          <w:color w:val="00000A"/>
          <w:sz w:val="24"/>
          <w:szCs w:val="24"/>
          <w:lang w:val="es-ES_tradnl"/>
        </w:rPr>
        <w:t xml:space="preserve"> y </w:t>
      </w:r>
      <w:r w:rsidR="00640A1C" w:rsidRPr="003E6DED">
        <w:rPr>
          <w:rFonts w:ascii="Times New Roman" w:eastAsia="Tahoma" w:hAnsi="Times New Roman" w:cs="Times New Roman"/>
          <w:color w:val="00000A"/>
          <w:sz w:val="24"/>
          <w:szCs w:val="24"/>
          <w:lang w:val="es-ES_tradnl"/>
        </w:rPr>
        <w:t>la centralidad</w:t>
      </w:r>
      <w:r w:rsidR="00B70BB2" w:rsidRPr="003E6DED">
        <w:rPr>
          <w:rFonts w:ascii="Times New Roman" w:eastAsia="Tahoma" w:hAnsi="Times New Roman" w:cs="Times New Roman"/>
          <w:color w:val="00000A"/>
          <w:sz w:val="24"/>
          <w:szCs w:val="24"/>
          <w:lang w:val="es-ES_tradnl"/>
        </w:rPr>
        <w:t xml:space="preserve"> de los partidos</w:t>
      </w:r>
      <w:r w:rsidR="00640A1C" w:rsidRPr="003E6DED">
        <w:rPr>
          <w:rFonts w:ascii="Times New Roman" w:eastAsia="Tahoma" w:hAnsi="Times New Roman" w:cs="Times New Roman"/>
          <w:color w:val="00000A"/>
          <w:sz w:val="24"/>
          <w:szCs w:val="24"/>
          <w:lang w:val="es-ES_tradnl"/>
        </w:rPr>
        <w:t xml:space="preserve"> políticos</w:t>
      </w:r>
      <w:r w:rsidR="00B70BB2" w:rsidRPr="003E6DED">
        <w:rPr>
          <w:rFonts w:ascii="Times New Roman" w:eastAsia="Tahoma" w:hAnsi="Times New Roman" w:cs="Times New Roman"/>
          <w:color w:val="00000A"/>
          <w:sz w:val="24"/>
          <w:szCs w:val="24"/>
          <w:lang w:val="es-ES_tradnl"/>
        </w:rPr>
        <w:t xml:space="preserve"> en el sistema </w:t>
      </w:r>
      <w:r w:rsidR="003E6DED" w:rsidRPr="003E6DED">
        <w:rPr>
          <w:rFonts w:ascii="Times New Roman" w:eastAsia="Tahoma" w:hAnsi="Times New Roman" w:cs="Times New Roman"/>
          <w:color w:val="00000A"/>
          <w:sz w:val="24"/>
          <w:szCs w:val="24"/>
          <w:lang w:val="es-ES_tradnl"/>
        </w:rPr>
        <w:t>electoral</w:t>
      </w:r>
      <w:r w:rsidR="00640A1C" w:rsidRPr="003E6DED">
        <w:rPr>
          <w:rFonts w:ascii="Times New Roman" w:eastAsia="Tahoma" w:hAnsi="Times New Roman" w:cs="Times New Roman"/>
          <w:color w:val="00000A"/>
          <w:sz w:val="24"/>
          <w:szCs w:val="24"/>
          <w:lang w:val="es-ES_tradnl"/>
        </w:rPr>
        <w:t xml:space="preserve"> mexicano</w:t>
      </w:r>
      <w:r w:rsidR="007527FA" w:rsidRPr="003E6DED">
        <w:rPr>
          <w:rFonts w:ascii="Times New Roman" w:eastAsia="Tahoma" w:hAnsi="Times New Roman" w:cs="Times New Roman"/>
          <w:color w:val="00000A"/>
          <w:sz w:val="24"/>
          <w:szCs w:val="24"/>
          <w:lang w:val="es-ES_tradnl"/>
        </w:rPr>
        <w:t>, explican</w:t>
      </w:r>
      <w:r w:rsidR="00B70BB2" w:rsidRPr="003E6DED">
        <w:rPr>
          <w:rFonts w:ascii="Times New Roman" w:eastAsia="Tahoma" w:hAnsi="Times New Roman" w:cs="Times New Roman"/>
          <w:color w:val="00000A"/>
          <w:sz w:val="24"/>
          <w:szCs w:val="24"/>
          <w:lang w:val="es-ES_tradnl"/>
        </w:rPr>
        <w:t xml:space="preserve"> e</w:t>
      </w:r>
      <w:r w:rsidR="007527FA" w:rsidRPr="003E6DED">
        <w:rPr>
          <w:rFonts w:ascii="Times New Roman" w:eastAsia="Tahoma" w:hAnsi="Times New Roman" w:cs="Times New Roman"/>
          <w:color w:val="00000A"/>
          <w:sz w:val="24"/>
          <w:szCs w:val="24"/>
          <w:lang w:val="es-ES_tradnl"/>
        </w:rPr>
        <w:t>n parte</w:t>
      </w:r>
      <w:r w:rsidR="00B70BB2" w:rsidRPr="003E6DED">
        <w:rPr>
          <w:rFonts w:ascii="Times New Roman" w:eastAsia="Tahoma" w:hAnsi="Times New Roman" w:cs="Times New Roman"/>
          <w:color w:val="00000A"/>
          <w:sz w:val="24"/>
          <w:szCs w:val="24"/>
          <w:lang w:val="es-ES_tradnl"/>
        </w:rPr>
        <w:t xml:space="preserve"> la ausencia de conflictos en torno a los procesos de redistritación</w:t>
      </w:r>
      <w:r w:rsidRPr="003E6DED">
        <w:rPr>
          <w:rFonts w:ascii="Times New Roman" w:eastAsia="Tahoma" w:hAnsi="Times New Roman" w:cs="Times New Roman"/>
          <w:color w:val="00000A"/>
          <w:sz w:val="24"/>
          <w:szCs w:val="24"/>
          <w:lang w:val="es-ES_tradnl"/>
        </w:rPr>
        <w:t xml:space="preserve">.  Los legisladores </w:t>
      </w:r>
      <w:r w:rsidR="00584EDA" w:rsidRPr="003E6DED">
        <w:rPr>
          <w:rFonts w:ascii="Times New Roman" w:eastAsia="Tahoma" w:hAnsi="Times New Roman" w:cs="Times New Roman"/>
          <w:color w:val="00000A"/>
          <w:sz w:val="24"/>
          <w:szCs w:val="24"/>
          <w:lang w:val="es-ES_tradnl"/>
        </w:rPr>
        <w:t xml:space="preserve">en México </w:t>
      </w:r>
      <w:r w:rsidR="00640A1C" w:rsidRPr="003E6DED">
        <w:rPr>
          <w:rFonts w:ascii="Times New Roman" w:eastAsia="Tahoma" w:hAnsi="Times New Roman" w:cs="Times New Roman"/>
          <w:color w:val="00000A"/>
          <w:sz w:val="24"/>
          <w:szCs w:val="24"/>
          <w:lang w:val="es-ES_tradnl"/>
        </w:rPr>
        <w:t>han cultivado durante</w:t>
      </w:r>
      <w:r w:rsidR="00EC6101" w:rsidRPr="003E6DED">
        <w:rPr>
          <w:rFonts w:ascii="Times New Roman" w:eastAsia="Tahoma" w:hAnsi="Times New Roman" w:cs="Times New Roman"/>
          <w:color w:val="00000A"/>
          <w:sz w:val="24"/>
          <w:szCs w:val="24"/>
          <w:lang w:val="es-ES_tradnl"/>
        </w:rPr>
        <w:t xml:space="preserve"> muchos años</w:t>
      </w:r>
      <w:r w:rsidRPr="003E6DED">
        <w:rPr>
          <w:rFonts w:ascii="Times New Roman" w:eastAsia="Tahoma" w:hAnsi="Times New Roman" w:cs="Times New Roman"/>
          <w:color w:val="00000A"/>
          <w:sz w:val="24"/>
          <w:szCs w:val="24"/>
          <w:lang w:val="es-ES_tradnl"/>
        </w:rPr>
        <w:t xml:space="preserve"> lea</w:t>
      </w:r>
      <w:r w:rsidR="00EC6101" w:rsidRPr="003E6DED">
        <w:rPr>
          <w:rFonts w:ascii="Times New Roman" w:eastAsia="Tahoma" w:hAnsi="Times New Roman" w:cs="Times New Roman"/>
          <w:color w:val="00000A"/>
          <w:sz w:val="24"/>
          <w:szCs w:val="24"/>
          <w:lang w:val="es-ES_tradnl"/>
        </w:rPr>
        <w:t xml:space="preserve">ltades con la cúpula partidista, </w:t>
      </w:r>
      <w:r w:rsidRPr="003E6DED">
        <w:rPr>
          <w:rFonts w:ascii="Times New Roman" w:eastAsia="Tahoma" w:hAnsi="Times New Roman" w:cs="Times New Roman"/>
          <w:color w:val="00000A"/>
          <w:sz w:val="24"/>
          <w:szCs w:val="24"/>
          <w:lang w:val="es-ES_tradnl"/>
        </w:rPr>
        <w:t xml:space="preserve">pero no con los electores de su demarcación; y éstos, carentes de un vínculo con el legislador, votan mayoritariamente por un partido, no para castigar o premiar el desempeño individual de </w:t>
      </w:r>
      <w:r w:rsidR="00873A9F" w:rsidRPr="003E6DED">
        <w:rPr>
          <w:rFonts w:ascii="Times New Roman" w:eastAsia="Tahoma" w:hAnsi="Times New Roman" w:cs="Times New Roman"/>
          <w:color w:val="00000A"/>
          <w:sz w:val="24"/>
          <w:szCs w:val="24"/>
          <w:lang w:val="es-ES_tradnl"/>
        </w:rPr>
        <w:t>su representante en el distrito</w:t>
      </w:r>
      <w:r w:rsidR="000072F3">
        <w:rPr>
          <w:rFonts w:ascii="Times New Roman" w:eastAsia="Tahoma" w:hAnsi="Times New Roman" w:cs="Times New Roman"/>
          <w:color w:val="00000A"/>
          <w:sz w:val="24"/>
          <w:szCs w:val="24"/>
          <w:lang w:val="es-ES_tradnl"/>
        </w:rPr>
        <w:t xml:space="preserve"> (Dworak 2003, Godoy 2007</w:t>
      </w:r>
      <w:r w:rsidRPr="003E6DED">
        <w:rPr>
          <w:rFonts w:ascii="Times New Roman" w:eastAsia="Tahoma" w:hAnsi="Times New Roman" w:cs="Times New Roman"/>
          <w:color w:val="00000A"/>
          <w:sz w:val="24"/>
          <w:szCs w:val="24"/>
          <w:lang w:val="es-ES_tradnl"/>
        </w:rPr>
        <w:t xml:space="preserve">). </w:t>
      </w:r>
      <w:r w:rsidR="00584EDA" w:rsidRPr="003E6DED">
        <w:rPr>
          <w:rFonts w:ascii="Times New Roman" w:eastAsia="Tahoma" w:hAnsi="Times New Roman" w:cs="Times New Roman"/>
          <w:color w:val="00000A"/>
          <w:sz w:val="24"/>
          <w:szCs w:val="24"/>
          <w:lang w:val="es-ES_tradnl"/>
        </w:rPr>
        <w:t xml:space="preserve">Sin embargo, </w:t>
      </w:r>
      <w:r w:rsidR="00584EDA" w:rsidRPr="003E6DED">
        <w:rPr>
          <w:rFonts w:ascii="Times New Roman" w:eastAsia="Times New Roman" w:hAnsi="Times New Roman" w:cs="Times New Roman"/>
          <w:color w:val="00000A"/>
          <w:sz w:val="24"/>
          <w:lang w:val="es-ES_tradnl"/>
        </w:rPr>
        <w:t>a</w:t>
      </w:r>
      <w:r w:rsidR="00B70BB2" w:rsidRPr="003E6DED">
        <w:rPr>
          <w:rFonts w:ascii="Times New Roman" w:eastAsia="Times New Roman" w:hAnsi="Times New Roman" w:cs="Times New Roman"/>
          <w:color w:val="00000A"/>
          <w:sz w:val="24"/>
          <w:lang w:val="es-ES_tradnl"/>
        </w:rPr>
        <w:t xml:space="preserve"> partir del 2018 </w:t>
      </w:r>
      <w:r w:rsidR="003B6978" w:rsidRPr="003E6DED">
        <w:rPr>
          <w:rFonts w:ascii="Times New Roman" w:eastAsia="Times New Roman" w:hAnsi="Times New Roman" w:cs="Times New Roman"/>
          <w:color w:val="00000A"/>
          <w:sz w:val="24"/>
          <w:lang w:val="es-ES_tradnl"/>
        </w:rPr>
        <w:t>se puede esperar</w:t>
      </w:r>
      <w:r w:rsidRPr="003E6DED">
        <w:rPr>
          <w:rFonts w:ascii="Times New Roman" w:eastAsia="Times New Roman" w:hAnsi="Times New Roman" w:cs="Times New Roman"/>
          <w:color w:val="00000A"/>
          <w:sz w:val="24"/>
          <w:lang w:val="es-ES_tradnl"/>
        </w:rPr>
        <w:t xml:space="preserve"> que </w:t>
      </w:r>
      <w:r w:rsidR="00DD7B30" w:rsidRPr="003E6DED">
        <w:rPr>
          <w:rFonts w:ascii="Times New Roman" w:eastAsia="Times New Roman" w:hAnsi="Times New Roman" w:cs="Times New Roman"/>
          <w:color w:val="00000A"/>
          <w:sz w:val="24"/>
          <w:lang w:val="es-ES_tradnl"/>
        </w:rPr>
        <w:t xml:space="preserve">los legisladores </w:t>
      </w:r>
      <w:r w:rsidR="003E6DED" w:rsidRPr="003E6DED">
        <w:rPr>
          <w:rFonts w:ascii="Times New Roman" w:eastAsia="Times New Roman" w:hAnsi="Times New Roman" w:cs="Times New Roman"/>
          <w:color w:val="00000A"/>
          <w:sz w:val="24"/>
          <w:lang w:val="es-ES_tradnl"/>
        </w:rPr>
        <w:t>desarrollen</w:t>
      </w:r>
      <w:r w:rsidR="00DD7B30" w:rsidRPr="003E6DED">
        <w:rPr>
          <w:rFonts w:ascii="Times New Roman" w:eastAsia="Times New Roman" w:hAnsi="Times New Roman" w:cs="Times New Roman"/>
          <w:color w:val="00000A"/>
          <w:sz w:val="24"/>
          <w:lang w:val="es-ES_tradnl"/>
        </w:rPr>
        <w:t xml:space="preserve"> una</w:t>
      </w:r>
      <w:r w:rsidRPr="003E6DED">
        <w:rPr>
          <w:rFonts w:ascii="Times New Roman" w:eastAsia="Times New Roman" w:hAnsi="Times New Roman" w:cs="Times New Roman"/>
          <w:color w:val="00000A"/>
          <w:sz w:val="24"/>
          <w:lang w:val="es-ES_tradnl"/>
        </w:rPr>
        <w:t xml:space="preserve"> conexión electoral</w:t>
      </w:r>
      <w:r w:rsidR="00DD7B30" w:rsidRPr="003E6DED">
        <w:rPr>
          <w:rFonts w:ascii="Times New Roman" w:eastAsia="Times New Roman" w:hAnsi="Times New Roman" w:cs="Times New Roman"/>
          <w:color w:val="00000A"/>
          <w:sz w:val="24"/>
          <w:lang w:val="es-ES_tradnl"/>
        </w:rPr>
        <w:t xml:space="preserve"> m</w:t>
      </w:r>
      <w:r w:rsidR="00AA4629" w:rsidRPr="003E6DED">
        <w:rPr>
          <w:rFonts w:ascii="Times New Roman" w:eastAsia="Times New Roman" w:hAnsi="Times New Roman" w:cs="Times New Roman"/>
          <w:color w:val="00000A"/>
          <w:sz w:val="24"/>
          <w:lang w:val="es-ES_tradnl"/>
        </w:rPr>
        <w:t>ás ambiciosa con la ciudadanía,</w:t>
      </w:r>
      <w:r w:rsidR="00DD7B30" w:rsidRPr="003E6DED">
        <w:rPr>
          <w:rFonts w:ascii="Times New Roman" w:eastAsia="Times New Roman" w:hAnsi="Times New Roman" w:cs="Times New Roman"/>
          <w:color w:val="00000A"/>
          <w:sz w:val="24"/>
          <w:lang w:val="es-ES_tradnl"/>
        </w:rPr>
        <w:t xml:space="preserve"> busquen </w:t>
      </w:r>
      <w:r w:rsidRPr="003E6DED">
        <w:rPr>
          <w:rFonts w:ascii="Times New Roman" w:eastAsia="Times New Roman" w:hAnsi="Times New Roman" w:cs="Times New Roman"/>
          <w:color w:val="00000A"/>
          <w:sz w:val="24"/>
          <w:lang w:val="es-ES_tradnl"/>
        </w:rPr>
        <w:t xml:space="preserve">permanecer </w:t>
      </w:r>
      <w:r w:rsidR="00DD7B30" w:rsidRPr="003E6DED">
        <w:rPr>
          <w:rFonts w:ascii="Times New Roman" w:eastAsia="Times New Roman" w:hAnsi="Times New Roman" w:cs="Times New Roman"/>
          <w:color w:val="00000A"/>
          <w:sz w:val="24"/>
          <w:lang w:val="es-ES_tradnl"/>
        </w:rPr>
        <w:t>en su encargo</w:t>
      </w:r>
      <w:r w:rsidR="000012BA" w:rsidRPr="003E6DED">
        <w:rPr>
          <w:rFonts w:ascii="Times New Roman" w:eastAsia="Times New Roman" w:hAnsi="Times New Roman" w:cs="Times New Roman"/>
          <w:color w:val="00000A"/>
          <w:sz w:val="24"/>
          <w:lang w:val="es-ES_tradnl"/>
        </w:rPr>
        <w:t xml:space="preserve"> por más tiempo</w:t>
      </w:r>
      <w:r w:rsidR="00AA4629" w:rsidRPr="003E6DED">
        <w:rPr>
          <w:rFonts w:ascii="Times New Roman" w:eastAsia="Times New Roman" w:hAnsi="Times New Roman" w:cs="Times New Roman"/>
          <w:color w:val="00000A"/>
          <w:sz w:val="24"/>
          <w:lang w:val="es-ES_tradnl"/>
        </w:rPr>
        <w:t xml:space="preserve">, y se interesen </w:t>
      </w:r>
      <w:r w:rsidR="00AF6EAD" w:rsidRPr="003E6DED">
        <w:rPr>
          <w:rFonts w:ascii="Times New Roman" w:eastAsia="Times New Roman" w:hAnsi="Times New Roman" w:cs="Times New Roman"/>
          <w:color w:val="00000A"/>
          <w:sz w:val="24"/>
          <w:lang w:val="es-ES_tradnl"/>
        </w:rPr>
        <w:t>por los cambios que sufre la</w:t>
      </w:r>
      <w:r w:rsidR="00AA4629" w:rsidRPr="003E6DED">
        <w:rPr>
          <w:rFonts w:ascii="Times New Roman" w:eastAsia="Times New Roman" w:hAnsi="Times New Roman" w:cs="Times New Roman"/>
          <w:color w:val="00000A"/>
          <w:sz w:val="24"/>
          <w:lang w:val="es-ES_tradnl"/>
        </w:rPr>
        <w:t xml:space="preserve"> geografía electoral</w:t>
      </w:r>
      <w:r w:rsidR="00640A1C" w:rsidRPr="003E6DED">
        <w:rPr>
          <w:rFonts w:ascii="Times New Roman" w:eastAsia="Times New Roman" w:hAnsi="Times New Roman" w:cs="Times New Roman"/>
          <w:color w:val="00000A"/>
          <w:sz w:val="24"/>
          <w:lang w:val="es-ES_tradnl"/>
        </w:rPr>
        <w:t xml:space="preserve"> </w:t>
      </w:r>
      <w:r w:rsidR="008E5D04" w:rsidRPr="003E6DED">
        <w:rPr>
          <w:rFonts w:ascii="Times New Roman" w:eastAsia="Times New Roman" w:hAnsi="Times New Roman" w:cs="Times New Roman"/>
          <w:color w:val="00000A"/>
          <w:sz w:val="24"/>
          <w:lang w:val="es-ES_tradnl"/>
        </w:rPr>
        <w:t xml:space="preserve">aproximadamente </w:t>
      </w:r>
      <w:r w:rsidR="00640A1C" w:rsidRPr="003E6DED">
        <w:rPr>
          <w:rFonts w:ascii="Times New Roman" w:eastAsia="Times New Roman" w:hAnsi="Times New Roman" w:cs="Times New Roman"/>
          <w:color w:val="00000A"/>
          <w:sz w:val="24"/>
          <w:lang w:val="es-ES_tradnl"/>
        </w:rPr>
        <w:t>cada década</w:t>
      </w:r>
      <w:r w:rsidRPr="003E6DED">
        <w:rPr>
          <w:rFonts w:ascii="Times New Roman" w:eastAsia="Times New Roman" w:hAnsi="Times New Roman" w:cs="Times New Roman"/>
          <w:color w:val="00000A"/>
          <w:sz w:val="24"/>
          <w:lang w:val="es-ES_tradnl"/>
        </w:rPr>
        <w:t>.</w:t>
      </w:r>
      <w:r w:rsidR="00F13F75" w:rsidRPr="003E6DED">
        <w:rPr>
          <w:rFonts w:ascii="Times New Roman" w:eastAsia="Times New Roman" w:hAnsi="Times New Roman" w:cs="Times New Roman"/>
          <w:color w:val="FF0000"/>
          <w:sz w:val="24"/>
          <w:lang w:val="es-ES_tradnl"/>
        </w:rPr>
        <w:t xml:space="preserve"> </w:t>
      </w:r>
    </w:p>
    <w:p w14:paraId="1FEA7D2D" w14:textId="5E1432FF" w:rsidR="00196BB3" w:rsidRPr="003E6DED" w:rsidRDefault="00AF6EAD" w:rsidP="00584ED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imes New Roman" w:hAnsi="Times New Roman" w:cs="Times New Roman"/>
          <w:color w:val="auto"/>
          <w:sz w:val="24"/>
          <w:lang w:val="es-ES_tradnl"/>
        </w:rPr>
        <w:t>El</w:t>
      </w:r>
      <w:r w:rsidR="00A86F69" w:rsidRPr="003E6DED">
        <w:rPr>
          <w:rFonts w:ascii="Times New Roman" w:eastAsia="Times New Roman" w:hAnsi="Times New Roman" w:cs="Times New Roman"/>
          <w:color w:val="auto"/>
          <w:sz w:val="24"/>
          <w:lang w:val="es-ES_tradnl"/>
        </w:rPr>
        <w:t xml:space="preserve"> nuevo contexto</w:t>
      </w:r>
      <w:r w:rsidR="00BD3B7C" w:rsidRPr="003E6DED">
        <w:rPr>
          <w:rFonts w:ascii="Times New Roman" w:eastAsia="Times New Roman" w:hAnsi="Times New Roman" w:cs="Times New Roman"/>
          <w:color w:val="auto"/>
          <w:sz w:val="24"/>
          <w:lang w:val="es-ES_tradnl"/>
        </w:rPr>
        <w:t xml:space="preserve"> de reelección</w:t>
      </w:r>
      <w:r w:rsidRPr="003E6DED">
        <w:rPr>
          <w:rFonts w:ascii="Times New Roman" w:eastAsia="Times New Roman" w:hAnsi="Times New Roman" w:cs="Times New Roman"/>
          <w:color w:val="auto"/>
          <w:sz w:val="24"/>
          <w:lang w:val="es-ES_tradnl"/>
        </w:rPr>
        <w:t xml:space="preserve"> legislativa</w:t>
      </w:r>
      <w:r w:rsidR="00A86F69" w:rsidRPr="003E6DED">
        <w:rPr>
          <w:rFonts w:ascii="Times New Roman" w:eastAsia="Times New Roman" w:hAnsi="Times New Roman" w:cs="Times New Roman"/>
          <w:color w:val="auto"/>
          <w:sz w:val="24"/>
          <w:lang w:val="es-ES_tradnl"/>
        </w:rPr>
        <w:t>, así como e</w:t>
      </w:r>
      <w:r w:rsidR="00F13F75" w:rsidRPr="003E6DED">
        <w:rPr>
          <w:rFonts w:ascii="Times New Roman" w:eastAsia="Times New Roman" w:hAnsi="Times New Roman" w:cs="Times New Roman"/>
          <w:color w:val="auto"/>
          <w:sz w:val="24"/>
          <w:lang w:val="es-ES_tradnl"/>
        </w:rPr>
        <w:t>l efecto político que ha tenido</w:t>
      </w:r>
      <w:r w:rsidR="00A86F69" w:rsidRPr="003E6DED">
        <w:rPr>
          <w:rFonts w:ascii="Times New Roman" w:eastAsia="Times New Roman" w:hAnsi="Times New Roman" w:cs="Times New Roman"/>
          <w:color w:val="auto"/>
          <w:sz w:val="24"/>
          <w:lang w:val="es-ES_tradnl"/>
        </w:rPr>
        <w:t xml:space="preserve"> –y </w:t>
      </w:r>
      <w:r w:rsidR="00EC6101" w:rsidRPr="003E6DED">
        <w:rPr>
          <w:rFonts w:ascii="Times New Roman" w:eastAsia="Times New Roman" w:hAnsi="Times New Roman" w:cs="Times New Roman"/>
          <w:color w:val="auto"/>
          <w:sz w:val="24"/>
          <w:lang w:val="es-ES_tradnl"/>
        </w:rPr>
        <w:t>seguirá teniendo</w:t>
      </w:r>
      <w:r w:rsidR="00A86F69" w:rsidRPr="003E6DED">
        <w:rPr>
          <w:rFonts w:ascii="Times New Roman" w:eastAsia="Times New Roman" w:hAnsi="Times New Roman" w:cs="Times New Roman"/>
          <w:color w:val="auto"/>
          <w:sz w:val="24"/>
          <w:lang w:val="es-ES_tradnl"/>
        </w:rPr>
        <w:t>–</w:t>
      </w:r>
      <w:r w:rsidR="00F13F75" w:rsidRPr="003E6DED">
        <w:rPr>
          <w:rFonts w:ascii="Times New Roman" w:eastAsia="Times New Roman" w:hAnsi="Times New Roman" w:cs="Times New Roman"/>
          <w:color w:val="auto"/>
          <w:sz w:val="24"/>
          <w:lang w:val="es-ES_tradnl"/>
        </w:rPr>
        <w:t xml:space="preserve"> el uso de distintas metodologías y </w:t>
      </w:r>
      <w:r w:rsidR="003E6DED" w:rsidRPr="003E6DED">
        <w:rPr>
          <w:rFonts w:ascii="Times New Roman" w:eastAsia="Times New Roman" w:hAnsi="Times New Roman" w:cs="Times New Roman"/>
          <w:color w:val="auto"/>
          <w:sz w:val="24"/>
          <w:lang w:val="es-ES_tradnl"/>
        </w:rPr>
        <w:t>criterios</w:t>
      </w:r>
      <w:r w:rsidR="00F13F75" w:rsidRPr="003E6DED">
        <w:rPr>
          <w:rFonts w:ascii="Times New Roman" w:eastAsia="Times New Roman" w:hAnsi="Times New Roman" w:cs="Times New Roman"/>
          <w:color w:val="auto"/>
          <w:sz w:val="24"/>
          <w:lang w:val="es-ES_tradnl"/>
        </w:rPr>
        <w:t xml:space="preserve"> en</w:t>
      </w:r>
      <w:r w:rsidR="00A86F69" w:rsidRPr="003E6DED">
        <w:rPr>
          <w:rFonts w:ascii="Times New Roman" w:eastAsia="Times New Roman" w:hAnsi="Times New Roman" w:cs="Times New Roman"/>
          <w:color w:val="auto"/>
          <w:sz w:val="24"/>
          <w:lang w:val="es-ES_tradnl"/>
        </w:rPr>
        <w:t xml:space="preserve"> los procesos de redistritación, </w:t>
      </w:r>
      <w:r w:rsidR="0078277E" w:rsidRPr="003E6DED">
        <w:rPr>
          <w:rFonts w:ascii="Times New Roman" w:eastAsia="Times New Roman" w:hAnsi="Times New Roman" w:cs="Times New Roman"/>
          <w:color w:val="auto"/>
          <w:sz w:val="24"/>
          <w:lang w:val="es-ES_tradnl"/>
        </w:rPr>
        <w:t>son</w:t>
      </w:r>
      <w:r w:rsidR="00A86F69" w:rsidRPr="003E6DED">
        <w:rPr>
          <w:rFonts w:ascii="Times New Roman" w:eastAsia="Times New Roman" w:hAnsi="Times New Roman" w:cs="Times New Roman"/>
          <w:color w:val="auto"/>
          <w:sz w:val="24"/>
          <w:lang w:val="es-ES_tradnl"/>
        </w:rPr>
        <w:t xml:space="preserve"> campo</w:t>
      </w:r>
      <w:r w:rsidR="0078277E" w:rsidRPr="003E6DED">
        <w:rPr>
          <w:rFonts w:ascii="Times New Roman" w:eastAsia="Times New Roman" w:hAnsi="Times New Roman" w:cs="Times New Roman"/>
          <w:color w:val="auto"/>
          <w:sz w:val="24"/>
          <w:lang w:val="es-ES_tradnl"/>
        </w:rPr>
        <w:t xml:space="preserve">s fértiles </w:t>
      </w:r>
      <w:r w:rsidR="00A86F69" w:rsidRPr="003E6DED">
        <w:rPr>
          <w:rFonts w:ascii="Times New Roman" w:eastAsia="Times New Roman" w:hAnsi="Times New Roman" w:cs="Times New Roman"/>
          <w:color w:val="auto"/>
          <w:sz w:val="24"/>
          <w:lang w:val="es-ES_tradnl"/>
        </w:rPr>
        <w:t>para desarrollar nuevas</w:t>
      </w:r>
      <w:r w:rsidR="00F13F75" w:rsidRPr="003E6DED">
        <w:rPr>
          <w:rFonts w:ascii="Times New Roman" w:eastAsia="Times New Roman" w:hAnsi="Times New Roman" w:cs="Times New Roman"/>
          <w:color w:val="auto"/>
          <w:sz w:val="24"/>
          <w:lang w:val="es-ES_tradnl"/>
        </w:rPr>
        <w:t xml:space="preserve"> </w:t>
      </w:r>
      <w:r w:rsidR="00EC6101" w:rsidRPr="003E6DED">
        <w:rPr>
          <w:rFonts w:ascii="Times New Roman" w:eastAsia="Times New Roman" w:hAnsi="Times New Roman" w:cs="Times New Roman"/>
          <w:color w:val="auto"/>
          <w:sz w:val="24"/>
          <w:lang w:val="es-ES_tradnl"/>
        </w:rPr>
        <w:t>líneas</w:t>
      </w:r>
      <w:r w:rsidR="00F13F75" w:rsidRPr="003E6DED">
        <w:rPr>
          <w:rFonts w:ascii="Times New Roman" w:eastAsia="Times New Roman" w:hAnsi="Times New Roman" w:cs="Times New Roman"/>
          <w:color w:val="auto"/>
          <w:sz w:val="24"/>
          <w:lang w:val="es-ES_tradnl"/>
        </w:rPr>
        <w:t xml:space="preserve"> de investigación.</w:t>
      </w:r>
      <w:r w:rsidR="00EC6101" w:rsidRPr="003E6DED">
        <w:rPr>
          <w:rFonts w:ascii="Times New Roman" w:eastAsia="Times New Roman" w:hAnsi="Times New Roman" w:cs="Times New Roman"/>
          <w:color w:val="auto"/>
          <w:sz w:val="24"/>
          <w:lang w:val="es-ES_tradnl"/>
        </w:rPr>
        <w:t xml:space="preserve"> A su vez, </w:t>
      </w:r>
      <w:r w:rsidR="008E5D04" w:rsidRPr="003E6DED">
        <w:rPr>
          <w:rFonts w:ascii="Times New Roman" w:eastAsia="Times New Roman" w:hAnsi="Times New Roman" w:cs="Times New Roman"/>
          <w:color w:val="auto"/>
          <w:sz w:val="24"/>
          <w:lang w:val="es-ES_tradnl"/>
        </w:rPr>
        <w:t>es fundamental resaltar</w:t>
      </w:r>
      <w:r w:rsidR="005F56AD" w:rsidRPr="003E6DED">
        <w:rPr>
          <w:rFonts w:ascii="Times New Roman" w:eastAsia="Times New Roman" w:hAnsi="Times New Roman" w:cs="Times New Roman"/>
          <w:color w:val="auto"/>
          <w:sz w:val="24"/>
          <w:lang w:val="es-ES_tradnl"/>
        </w:rPr>
        <w:t xml:space="preserve"> la importancia de</w:t>
      </w:r>
      <w:r w:rsidR="000B0631" w:rsidRPr="003E6DED">
        <w:rPr>
          <w:rFonts w:ascii="Times New Roman" w:eastAsia="Times New Roman" w:hAnsi="Times New Roman" w:cs="Times New Roman"/>
          <w:color w:val="auto"/>
          <w:sz w:val="24"/>
          <w:lang w:val="es-ES_tradnl"/>
        </w:rPr>
        <w:t xml:space="preserve"> trasparentar</w:t>
      </w:r>
      <w:r w:rsidR="008E5D04" w:rsidRPr="003E6DED">
        <w:rPr>
          <w:rFonts w:ascii="Times New Roman" w:eastAsia="Times New Roman" w:hAnsi="Times New Roman" w:cs="Times New Roman"/>
          <w:color w:val="auto"/>
          <w:sz w:val="24"/>
          <w:lang w:val="es-ES_tradnl"/>
        </w:rPr>
        <w:t xml:space="preserve"> la redistritación</w:t>
      </w:r>
      <w:r w:rsidR="005F56AD" w:rsidRPr="003E6DED">
        <w:rPr>
          <w:rFonts w:ascii="Times New Roman" w:eastAsia="Times New Roman" w:hAnsi="Times New Roman" w:cs="Times New Roman"/>
          <w:color w:val="auto"/>
          <w:sz w:val="24"/>
          <w:lang w:val="es-ES_tradnl"/>
        </w:rPr>
        <w:t xml:space="preserve"> y ofrecer nuevos mecanismos para que </w:t>
      </w:r>
      <w:r w:rsidR="00DD7B30" w:rsidRPr="003E6DED">
        <w:rPr>
          <w:rFonts w:ascii="Times New Roman" w:eastAsia="Times New Roman" w:hAnsi="Times New Roman" w:cs="Times New Roman"/>
          <w:color w:val="auto"/>
          <w:sz w:val="24"/>
          <w:lang w:val="es-ES_tradnl"/>
        </w:rPr>
        <w:t>el público</w:t>
      </w:r>
      <w:r w:rsidR="003C4312" w:rsidRPr="003E6DED">
        <w:rPr>
          <w:rFonts w:ascii="Times New Roman" w:eastAsia="Times New Roman" w:hAnsi="Times New Roman" w:cs="Times New Roman"/>
          <w:color w:val="auto"/>
          <w:sz w:val="24"/>
          <w:lang w:val="es-ES_tradnl"/>
        </w:rPr>
        <w:t xml:space="preserve"> se informe y participe</w:t>
      </w:r>
      <w:r w:rsidR="005F56AD" w:rsidRPr="003E6DED">
        <w:rPr>
          <w:rFonts w:ascii="Times New Roman" w:eastAsia="Times New Roman" w:hAnsi="Times New Roman" w:cs="Times New Roman"/>
          <w:color w:val="auto"/>
          <w:sz w:val="24"/>
          <w:lang w:val="es-ES_tradnl"/>
        </w:rPr>
        <w:t xml:space="preserve"> en </w:t>
      </w:r>
      <w:r w:rsidR="00DD7B30" w:rsidRPr="003E6DED">
        <w:rPr>
          <w:rFonts w:ascii="Times New Roman" w:eastAsia="Times New Roman" w:hAnsi="Times New Roman" w:cs="Times New Roman"/>
          <w:color w:val="auto"/>
          <w:sz w:val="24"/>
          <w:lang w:val="es-ES_tradnl"/>
        </w:rPr>
        <w:t>este proceso</w:t>
      </w:r>
      <w:r w:rsidR="005F56AD" w:rsidRPr="003E6DED">
        <w:rPr>
          <w:rFonts w:ascii="Times New Roman" w:eastAsia="Times New Roman" w:hAnsi="Times New Roman" w:cs="Times New Roman"/>
          <w:color w:val="auto"/>
          <w:sz w:val="24"/>
          <w:lang w:val="es-ES_tradnl"/>
        </w:rPr>
        <w:t xml:space="preserve">.  Esto </w:t>
      </w:r>
      <w:r w:rsidR="00DD7B30" w:rsidRPr="003E6DED">
        <w:rPr>
          <w:rFonts w:ascii="Times New Roman" w:eastAsia="Times New Roman" w:hAnsi="Times New Roman" w:cs="Times New Roman"/>
          <w:color w:val="auto"/>
          <w:sz w:val="24"/>
          <w:lang w:val="es-ES_tradnl"/>
        </w:rPr>
        <w:t>ayudará a generar nuevos vínculos</w:t>
      </w:r>
      <w:r w:rsidR="005F56AD" w:rsidRPr="003E6DED">
        <w:rPr>
          <w:rFonts w:ascii="Times New Roman" w:eastAsia="Times New Roman" w:hAnsi="Times New Roman" w:cs="Times New Roman"/>
          <w:color w:val="auto"/>
          <w:sz w:val="24"/>
          <w:lang w:val="es-ES_tradnl"/>
        </w:rPr>
        <w:t xml:space="preserve"> </w:t>
      </w:r>
      <w:r w:rsidR="00DD7B30" w:rsidRPr="003E6DED">
        <w:rPr>
          <w:rFonts w:ascii="Times New Roman" w:eastAsia="Times New Roman" w:hAnsi="Times New Roman" w:cs="Times New Roman"/>
          <w:color w:val="auto"/>
          <w:sz w:val="24"/>
          <w:lang w:val="es-ES_tradnl"/>
        </w:rPr>
        <w:t>–hasta ahora inexistentes–</w:t>
      </w:r>
      <w:r w:rsidR="005F56AD" w:rsidRPr="003E6DED">
        <w:rPr>
          <w:rFonts w:ascii="Times New Roman" w:eastAsia="Times New Roman" w:hAnsi="Times New Roman" w:cs="Times New Roman"/>
          <w:color w:val="auto"/>
          <w:sz w:val="24"/>
          <w:lang w:val="es-ES_tradnl"/>
        </w:rPr>
        <w:t xml:space="preserve"> de comunicación </w:t>
      </w:r>
      <w:r w:rsidR="00C55D1C" w:rsidRPr="003E6DED">
        <w:rPr>
          <w:rFonts w:ascii="Times New Roman" w:eastAsia="Times New Roman" w:hAnsi="Times New Roman" w:cs="Times New Roman"/>
          <w:color w:val="auto"/>
          <w:sz w:val="24"/>
          <w:lang w:val="es-ES_tradnl"/>
        </w:rPr>
        <w:t>entre los ciudadanos,</w:t>
      </w:r>
      <w:r w:rsidR="005F56AD" w:rsidRPr="003E6DED">
        <w:rPr>
          <w:rFonts w:ascii="Times New Roman" w:eastAsia="Times New Roman" w:hAnsi="Times New Roman" w:cs="Times New Roman"/>
          <w:color w:val="auto"/>
          <w:sz w:val="24"/>
          <w:lang w:val="es-ES_tradnl"/>
        </w:rPr>
        <w:t xml:space="preserve"> </w:t>
      </w:r>
      <w:r w:rsidR="00C55D1C" w:rsidRPr="003E6DED">
        <w:rPr>
          <w:rFonts w:ascii="Times New Roman" w:eastAsia="Times New Roman" w:hAnsi="Times New Roman" w:cs="Times New Roman"/>
          <w:color w:val="auto"/>
          <w:sz w:val="24"/>
          <w:lang w:val="es-ES_tradnl"/>
        </w:rPr>
        <w:t>sus</w:t>
      </w:r>
      <w:r w:rsidR="005F56AD" w:rsidRPr="003E6DED">
        <w:rPr>
          <w:rFonts w:ascii="Times New Roman" w:eastAsia="Times New Roman" w:hAnsi="Times New Roman" w:cs="Times New Roman"/>
          <w:color w:val="auto"/>
          <w:sz w:val="24"/>
          <w:lang w:val="es-ES_tradnl"/>
        </w:rPr>
        <w:t xml:space="preserve"> </w:t>
      </w:r>
      <w:r w:rsidR="003E6DED" w:rsidRPr="003E6DED">
        <w:rPr>
          <w:rFonts w:ascii="Times New Roman" w:eastAsia="Times New Roman" w:hAnsi="Times New Roman" w:cs="Times New Roman"/>
          <w:color w:val="auto"/>
          <w:sz w:val="24"/>
          <w:lang w:val="es-ES_tradnl"/>
        </w:rPr>
        <w:t>representantes</w:t>
      </w:r>
      <w:r w:rsidR="005F56AD" w:rsidRPr="003E6DED">
        <w:rPr>
          <w:rFonts w:ascii="Times New Roman" w:eastAsia="Times New Roman" w:hAnsi="Times New Roman" w:cs="Times New Roman"/>
          <w:color w:val="auto"/>
          <w:sz w:val="24"/>
          <w:lang w:val="es-ES_tradnl"/>
        </w:rPr>
        <w:t>, los par</w:t>
      </w:r>
      <w:r w:rsidR="008D5657" w:rsidRPr="003E6DED">
        <w:rPr>
          <w:rFonts w:ascii="Times New Roman" w:eastAsia="Times New Roman" w:hAnsi="Times New Roman" w:cs="Times New Roman"/>
          <w:color w:val="auto"/>
          <w:sz w:val="24"/>
          <w:lang w:val="es-ES_tradnl"/>
        </w:rPr>
        <w:t xml:space="preserve">tidos </w:t>
      </w:r>
      <w:r w:rsidR="003C4312" w:rsidRPr="003E6DED">
        <w:rPr>
          <w:rFonts w:ascii="Times New Roman" w:eastAsia="Times New Roman" w:hAnsi="Times New Roman" w:cs="Times New Roman"/>
          <w:color w:val="auto"/>
          <w:sz w:val="24"/>
          <w:lang w:val="es-ES_tradnl"/>
        </w:rPr>
        <w:t xml:space="preserve">políticos </w:t>
      </w:r>
      <w:r w:rsidR="008D5657" w:rsidRPr="003E6DED">
        <w:rPr>
          <w:rFonts w:ascii="Times New Roman" w:eastAsia="Times New Roman" w:hAnsi="Times New Roman" w:cs="Times New Roman"/>
          <w:color w:val="auto"/>
          <w:sz w:val="24"/>
          <w:lang w:val="es-ES_tradnl"/>
        </w:rPr>
        <w:t>y la autoridad electoral</w:t>
      </w:r>
      <w:r w:rsidR="005F56AD" w:rsidRPr="003E6DED">
        <w:rPr>
          <w:rFonts w:ascii="Times New Roman" w:eastAsia="Times New Roman" w:hAnsi="Times New Roman" w:cs="Times New Roman"/>
          <w:color w:val="auto"/>
          <w:sz w:val="24"/>
          <w:lang w:val="es-ES_tradnl"/>
        </w:rPr>
        <w:t xml:space="preserve">. </w:t>
      </w:r>
    </w:p>
    <w:p w14:paraId="5B88364F" w14:textId="277A98DB" w:rsidR="0078277E" w:rsidRPr="003E6DED" w:rsidRDefault="005F56AD" w:rsidP="003C4312">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lastRenderedPageBreak/>
        <w:t xml:space="preserve">El marco normativo en México, desde la Constitución hasta los reglamentos y estatutos de instituciones públicas, </w:t>
      </w:r>
      <w:r w:rsidR="00DE33F4" w:rsidRPr="003E6DED">
        <w:rPr>
          <w:rFonts w:ascii="Times New Roman" w:eastAsia="Times New Roman" w:hAnsi="Times New Roman" w:cs="Times New Roman"/>
          <w:color w:val="00000A"/>
          <w:sz w:val="24"/>
          <w:lang w:val="es-ES_tradnl"/>
        </w:rPr>
        <w:t xml:space="preserve">ya </w:t>
      </w:r>
      <w:r w:rsidRPr="003E6DED">
        <w:rPr>
          <w:rFonts w:ascii="Times New Roman" w:eastAsia="Times New Roman" w:hAnsi="Times New Roman" w:cs="Times New Roman"/>
          <w:color w:val="00000A"/>
          <w:sz w:val="24"/>
          <w:lang w:val="es-ES_tradnl"/>
        </w:rPr>
        <w:t xml:space="preserve">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w:t>
      </w:r>
      <w:r w:rsidR="0078277E" w:rsidRPr="003E6DED">
        <w:rPr>
          <w:rFonts w:ascii="Times New Roman" w:eastAsia="Times New Roman" w:hAnsi="Times New Roman" w:cs="Times New Roman"/>
          <w:color w:val="00000A"/>
          <w:sz w:val="24"/>
          <w:lang w:val="es-ES_tradnl"/>
        </w:rPr>
        <w:t xml:space="preserve">Las nuevas tecnologías de </w:t>
      </w:r>
      <w:r w:rsidR="003E6DED" w:rsidRPr="003E6DED">
        <w:rPr>
          <w:rFonts w:ascii="Times New Roman" w:eastAsia="Times New Roman" w:hAnsi="Times New Roman" w:cs="Times New Roman"/>
          <w:color w:val="00000A"/>
          <w:sz w:val="24"/>
          <w:lang w:val="es-ES_tradnl"/>
        </w:rPr>
        <w:t>mapeo</w:t>
      </w:r>
      <w:r w:rsidR="0078277E" w:rsidRPr="003E6DED">
        <w:rPr>
          <w:rFonts w:ascii="Times New Roman" w:eastAsia="Times New Roman" w:hAnsi="Times New Roman" w:cs="Times New Roman"/>
          <w:color w:val="00000A"/>
          <w:sz w:val="24"/>
          <w:lang w:val="es-ES_tradnl"/>
        </w:rPr>
        <w:t xml:space="preserve"> </w:t>
      </w:r>
      <w:r w:rsidR="0078277E" w:rsidRPr="003E6DED">
        <w:rPr>
          <w:rFonts w:ascii="Times New Roman" w:eastAsia="Times New Roman" w:hAnsi="Times New Roman" w:cs="Times New Roman"/>
          <w:i/>
          <w:color w:val="00000A"/>
          <w:sz w:val="24"/>
          <w:lang w:val="es-ES_tradnl"/>
        </w:rPr>
        <w:t xml:space="preserve">online </w:t>
      </w:r>
      <w:r w:rsidR="0078277E" w:rsidRPr="003E6DED">
        <w:rPr>
          <w:rFonts w:ascii="Times New Roman" w:eastAsia="Times New Roman" w:hAnsi="Times New Roman" w:cs="Times New Roman"/>
          <w:color w:val="00000A"/>
          <w:sz w:val="24"/>
          <w:lang w:val="es-ES_tradnl"/>
        </w:rPr>
        <w:t xml:space="preserve">y el </w:t>
      </w:r>
      <w:r w:rsidR="0078277E" w:rsidRPr="003E6DED">
        <w:rPr>
          <w:rFonts w:ascii="Times New Roman" w:eastAsia="Times New Roman" w:hAnsi="Times New Roman" w:cs="Times New Roman"/>
          <w:i/>
          <w:color w:val="00000A"/>
          <w:sz w:val="24"/>
          <w:lang w:val="es-ES_tradnl"/>
        </w:rPr>
        <w:t xml:space="preserve">software </w:t>
      </w:r>
      <w:r w:rsidR="0078277E" w:rsidRPr="003E6DED">
        <w:rPr>
          <w:rFonts w:ascii="Times New Roman" w:eastAsia="Times New Roman" w:hAnsi="Times New Roman" w:cs="Times New Roman"/>
          <w:color w:val="00000A"/>
          <w:sz w:val="24"/>
          <w:lang w:val="es-ES_tradnl"/>
        </w:rPr>
        <w:t>de fuente abierta ofrecen la posibilidad, por primera vez,</w:t>
      </w:r>
      <w:r w:rsidR="00AD4B99" w:rsidRPr="003E6DED">
        <w:rPr>
          <w:rFonts w:ascii="Times New Roman" w:eastAsia="Times New Roman" w:hAnsi="Times New Roman" w:cs="Times New Roman"/>
          <w:color w:val="auto"/>
          <w:sz w:val="24"/>
          <w:lang w:val="es-ES_tradnl"/>
        </w:rPr>
        <w:t xml:space="preserve">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 xml:space="preserve">cumplir con los estándares internacionales de gobierno abierto y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transitar de una sociedad en donde la información es pública, porque así lo establece el marco normativo, a una sociedad en donde la información sea transparente, esté disponible, y sea utilizable por cualquier persona interesada.</w:t>
      </w:r>
    </w:p>
    <w:p w14:paraId="593165F4" w14:textId="77777777" w:rsidR="0078277E" w:rsidRPr="003E6DED" w:rsidRDefault="0078277E" w:rsidP="003C4312">
      <w:pPr>
        <w:pStyle w:val="LO-normal"/>
        <w:spacing w:line="480" w:lineRule="auto"/>
        <w:ind w:firstLine="720"/>
        <w:rPr>
          <w:rFonts w:ascii="Times New Roman" w:eastAsia="Times New Roman" w:hAnsi="Times New Roman" w:cs="Times New Roman"/>
          <w:color w:val="00000A"/>
          <w:sz w:val="24"/>
          <w:lang w:val="es-ES_tradnl"/>
        </w:rPr>
      </w:pPr>
    </w:p>
    <w:p w14:paraId="51533947" w14:textId="77777777" w:rsidR="0078277E" w:rsidRPr="003E6DED" w:rsidRDefault="0078277E" w:rsidP="003C4312">
      <w:pPr>
        <w:pStyle w:val="LO-normal"/>
        <w:spacing w:line="480" w:lineRule="auto"/>
        <w:ind w:firstLine="720"/>
        <w:rPr>
          <w:rFonts w:ascii="Times New Roman" w:eastAsia="Times New Roman" w:hAnsi="Times New Roman" w:cs="Times New Roman"/>
          <w:color w:val="auto"/>
          <w:sz w:val="24"/>
          <w:lang w:val="es-ES_tradnl"/>
        </w:rPr>
      </w:pPr>
    </w:p>
    <w:p w14:paraId="4DB7AFBB" w14:textId="77777777" w:rsidR="00196BB3" w:rsidRPr="00B655E7" w:rsidRDefault="005F56AD">
      <w:pPr>
        <w:pStyle w:val="Ttulo1"/>
        <w:pageBreakBefore/>
        <w:rPr>
          <w:rFonts w:ascii="Times New Roman" w:hAnsi="Times New Roman" w:cs="Times New Roman"/>
          <w:b/>
          <w:color w:val="00000A"/>
        </w:rPr>
      </w:pPr>
      <w:proofErr w:type="spellStart"/>
      <w:r w:rsidRPr="00B655E7">
        <w:rPr>
          <w:rFonts w:ascii="Times New Roman" w:hAnsi="Times New Roman" w:cs="Times New Roman"/>
          <w:b/>
          <w:color w:val="00000A"/>
        </w:rPr>
        <w:lastRenderedPageBreak/>
        <w:t>Referencias</w:t>
      </w:r>
      <w:proofErr w:type="spellEnd"/>
    </w:p>
    <w:p w14:paraId="1ADD8668" w14:textId="67DC2965" w:rsidR="00196BB3" w:rsidRPr="00B655E7"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655E7">
        <w:rPr>
          <w:rFonts w:ascii="Times New Roman" w:eastAsia="Times New Roman" w:hAnsi="Times New Roman" w:cs="Times New Roman"/>
          <w:color w:val="00000A"/>
          <w:sz w:val="24"/>
          <w:szCs w:val="24"/>
        </w:rPr>
        <w:t>Altman Micah y Michael P. McDonald (2010), “The Promise and Peril</w:t>
      </w:r>
      <w:r w:rsidR="00C7186C" w:rsidRPr="00B655E7">
        <w:rPr>
          <w:rFonts w:ascii="Times New Roman" w:eastAsia="Times New Roman" w:hAnsi="Times New Roman" w:cs="Times New Roman"/>
          <w:color w:val="00000A"/>
          <w:sz w:val="24"/>
          <w:szCs w:val="24"/>
        </w:rPr>
        <w:t>s of Computers in Redistricting</w:t>
      </w:r>
      <w:r w:rsidRPr="00B655E7">
        <w:rPr>
          <w:rFonts w:ascii="Times New Roman" w:eastAsia="Times New Roman" w:hAnsi="Times New Roman" w:cs="Times New Roman"/>
          <w:color w:val="00000A"/>
          <w:sz w:val="24"/>
          <w:szCs w:val="24"/>
        </w:rPr>
        <w:t>”</w:t>
      </w:r>
      <w:r w:rsidR="00C7186C"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 xml:space="preserve"> </w:t>
      </w:r>
      <w:r w:rsidRPr="00B655E7">
        <w:rPr>
          <w:rFonts w:ascii="Times New Roman" w:eastAsia="Times New Roman" w:hAnsi="Times New Roman" w:cs="Times New Roman"/>
          <w:i/>
          <w:color w:val="00000A"/>
          <w:sz w:val="24"/>
          <w:szCs w:val="24"/>
        </w:rPr>
        <w:t>Duke J</w:t>
      </w:r>
      <w:r w:rsidR="00D76D93" w:rsidRPr="00B655E7">
        <w:rPr>
          <w:rFonts w:ascii="Times New Roman" w:eastAsia="Times New Roman" w:hAnsi="Times New Roman" w:cs="Times New Roman"/>
          <w:i/>
          <w:color w:val="00000A"/>
          <w:sz w:val="24"/>
          <w:szCs w:val="24"/>
        </w:rPr>
        <w:t>ournal of</w:t>
      </w:r>
      <w:r w:rsidRPr="00B655E7">
        <w:rPr>
          <w:rFonts w:ascii="Times New Roman" w:eastAsia="Times New Roman" w:hAnsi="Times New Roman" w:cs="Times New Roman"/>
          <w:i/>
          <w:color w:val="00000A"/>
          <w:sz w:val="24"/>
          <w:szCs w:val="24"/>
        </w:rPr>
        <w:t xml:space="preserve"> Const</w:t>
      </w:r>
      <w:r w:rsidR="00D76D93" w:rsidRPr="00B655E7">
        <w:rPr>
          <w:rFonts w:ascii="Times New Roman" w:eastAsia="Times New Roman" w:hAnsi="Times New Roman" w:cs="Times New Roman"/>
          <w:i/>
          <w:color w:val="00000A"/>
          <w:sz w:val="24"/>
          <w:szCs w:val="24"/>
        </w:rPr>
        <w:t>itutional</w:t>
      </w:r>
      <w:r w:rsidRPr="00B655E7">
        <w:rPr>
          <w:rFonts w:ascii="Times New Roman" w:eastAsia="Times New Roman" w:hAnsi="Times New Roman" w:cs="Times New Roman"/>
          <w:i/>
          <w:color w:val="00000A"/>
          <w:sz w:val="24"/>
          <w:szCs w:val="24"/>
        </w:rPr>
        <w:t xml:space="preserve"> Law </w:t>
      </w:r>
      <w:r w:rsidR="00D76D93" w:rsidRPr="00B655E7">
        <w:rPr>
          <w:rFonts w:ascii="Times New Roman" w:eastAsia="Times New Roman" w:hAnsi="Times New Roman" w:cs="Times New Roman"/>
          <w:i/>
          <w:color w:val="00000A"/>
          <w:sz w:val="24"/>
          <w:szCs w:val="24"/>
        </w:rPr>
        <w:t xml:space="preserve">and </w:t>
      </w:r>
      <w:r w:rsidRPr="00B655E7">
        <w:rPr>
          <w:rFonts w:ascii="Times New Roman" w:eastAsia="Times New Roman" w:hAnsi="Times New Roman" w:cs="Times New Roman"/>
          <w:i/>
          <w:color w:val="00000A"/>
          <w:sz w:val="24"/>
          <w:szCs w:val="24"/>
        </w:rPr>
        <w:t>Pub</w:t>
      </w:r>
      <w:r w:rsidR="00D76D93" w:rsidRPr="00B655E7">
        <w:rPr>
          <w:rFonts w:ascii="Times New Roman" w:eastAsia="Times New Roman" w:hAnsi="Times New Roman" w:cs="Times New Roman"/>
          <w:i/>
          <w:color w:val="00000A"/>
          <w:sz w:val="24"/>
          <w:szCs w:val="24"/>
        </w:rPr>
        <w:t>lic</w:t>
      </w:r>
      <w:r w:rsidRPr="00B655E7">
        <w:rPr>
          <w:rFonts w:ascii="Times New Roman" w:eastAsia="Times New Roman" w:hAnsi="Times New Roman" w:cs="Times New Roman"/>
          <w:i/>
          <w:color w:val="00000A"/>
          <w:sz w:val="24"/>
          <w:szCs w:val="24"/>
        </w:rPr>
        <w:t xml:space="preserve"> Pol</w:t>
      </w:r>
      <w:r w:rsidR="00D76D93" w:rsidRPr="00B655E7">
        <w:rPr>
          <w:rFonts w:ascii="Times New Roman" w:eastAsia="Times New Roman" w:hAnsi="Times New Roman" w:cs="Times New Roman"/>
          <w:i/>
          <w:color w:val="00000A"/>
          <w:sz w:val="24"/>
          <w:szCs w:val="24"/>
        </w:rPr>
        <w:t>ic</w:t>
      </w:r>
      <w:r w:rsidRPr="00B655E7">
        <w:rPr>
          <w:rFonts w:ascii="Times New Roman" w:eastAsia="Times New Roman" w:hAnsi="Times New Roman" w:cs="Times New Roman"/>
          <w:i/>
          <w:color w:val="00000A"/>
          <w:sz w:val="24"/>
          <w:szCs w:val="24"/>
        </w:rPr>
        <w:t>y</w:t>
      </w:r>
      <w:r w:rsidR="00C7186C"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 xml:space="preserve"> 5:69–159.</w:t>
      </w:r>
      <w:proofErr w:type="gramEnd"/>
      <w:r w:rsidRPr="00B655E7">
        <w:rPr>
          <w:rFonts w:ascii="Times New Roman" w:eastAsia="Times New Roman" w:hAnsi="Times New Roman" w:cs="Times New Roman"/>
          <w:color w:val="00000A"/>
          <w:sz w:val="24"/>
          <w:szCs w:val="24"/>
        </w:rPr>
        <w:t xml:space="preserve"> </w:t>
      </w:r>
      <w:r w:rsidRPr="003E6DED">
        <w:rPr>
          <w:rFonts w:ascii="Times New Roman" w:eastAsia="Times New Roman" w:hAnsi="Times New Roman" w:cs="Times New Roman"/>
          <w:color w:val="00000A"/>
          <w:sz w:val="24"/>
          <w:szCs w:val="24"/>
          <w:lang w:val="es-ES_tradnl"/>
        </w:rPr>
        <w:t xml:space="preserve">En: </w:t>
      </w:r>
      <w:hyperlink r:id="rId14">
        <w:r w:rsidRPr="003E6DED">
          <w:rPr>
            <w:rStyle w:val="InternetLink"/>
            <w:rFonts w:ascii="Times New Roman" w:eastAsia="Times New Roman" w:hAnsi="Times New Roman" w:cs="Times New Roman"/>
            <w:color w:val="00000A"/>
            <w:sz w:val="24"/>
            <w:szCs w:val="24"/>
            <w:lang w:val="es-ES_tradnl"/>
          </w:rPr>
          <w:t>http://informatics.mit.edu/publications/promise-and-perils-computers-redistricting</w:t>
        </w:r>
      </w:hyperlink>
      <w:r w:rsidRPr="003E6DED">
        <w:rPr>
          <w:rFonts w:ascii="Times New Roman" w:eastAsia="Times New Roman" w:hAnsi="Times New Roman" w:cs="Times New Roman"/>
          <w:color w:val="00000A"/>
          <w:sz w:val="24"/>
          <w:szCs w:val="24"/>
          <w:lang w:val="es-ES_tradnl"/>
        </w:rPr>
        <w:t>.</w:t>
      </w:r>
      <w:r w:rsidR="000E5993">
        <w:rPr>
          <w:rFonts w:ascii="Times New Roman" w:eastAsia="Times New Roman" w:hAnsi="Times New Roman" w:cs="Times New Roman"/>
          <w:color w:val="00000A"/>
          <w:sz w:val="24"/>
          <w:szCs w:val="24"/>
          <w:lang w:val="es-ES_tradnl"/>
        </w:rPr>
        <w:t xml:space="preserve"> </w:t>
      </w:r>
      <w:proofErr w:type="gramStart"/>
      <w:r w:rsidR="000E5993" w:rsidRPr="00B655E7">
        <w:rPr>
          <w:rFonts w:ascii="Times New Roman" w:eastAsia="Times New Roman" w:hAnsi="Times New Roman" w:cs="Times New Roman"/>
          <w:color w:val="00000A"/>
          <w:sz w:val="24"/>
          <w:szCs w:val="24"/>
        </w:rPr>
        <w:t xml:space="preserve">[10 de </w:t>
      </w:r>
      <w:proofErr w:type="spellStart"/>
      <w:r w:rsidR="000E5993" w:rsidRPr="00B655E7">
        <w:rPr>
          <w:rFonts w:ascii="Times New Roman" w:eastAsia="Times New Roman" w:hAnsi="Times New Roman" w:cs="Times New Roman"/>
          <w:color w:val="00000A"/>
          <w:sz w:val="24"/>
          <w:szCs w:val="24"/>
        </w:rPr>
        <w:t>abril</w:t>
      </w:r>
      <w:proofErr w:type="spellEnd"/>
      <w:r w:rsidR="000E5993" w:rsidRPr="00B655E7">
        <w:rPr>
          <w:rFonts w:ascii="Times New Roman" w:eastAsia="Times New Roman" w:hAnsi="Times New Roman" w:cs="Times New Roman"/>
          <w:color w:val="00000A"/>
          <w:sz w:val="24"/>
          <w:szCs w:val="24"/>
        </w:rPr>
        <w:t xml:space="preserve"> de 2015].</w:t>
      </w:r>
      <w:proofErr w:type="gramEnd"/>
    </w:p>
    <w:p w14:paraId="3F7A05B8" w14:textId="7E4FB1F6" w:rsidR="00196BB3" w:rsidRPr="00B655E7" w:rsidRDefault="00C7186C">
      <w:pPr>
        <w:spacing w:line="240" w:lineRule="auto"/>
        <w:contextualSpacing/>
        <w:rPr>
          <w:rFonts w:ascii="Times New Roman" w:eastAsia="Times New Roman" w:hAnsi="Times New Roman" w:cs="Times New Roman"/>
          <w:color w:val="00000A"/>
          <w:sz w:val="24"/>
          <w:szCs w:val="24"/>
        </w:rPr>
      </w:pPr>
      <w:r w:rsidRPr="00B655E7">
        <w:rPr>
          <w:rFonts w:ascii="Times New Roman" w:eastAsia="Times New Roman" w:hAnsi="Times New Roman" w:cs="Times New Roman"/>
          <w:color w:val="00000A"/>
          <w:sz w:val="24"/>
          <w:szCs w:val="24"/>
        </w:rPr>
        <w:t>________ (2011),</w:t>
      </w:r>
      <w:r w:rsidR="005F56AD" w:rsidRPr="00B655E7">
        <w:rPr>
          <w:rFonts w:ascii="Times New Roman" w:eastAsia="Times New Roman" w:hAnsi="Times New Roman" w:cs="Times New Roman"/>
          <w:color w:val="00000A"/>
          <w:sz w:val="24"/>
          <w:szCs w:val="24"/>
        </w:rPr>
        <w:t xml:space="preserve"> “Technology for Public</w:t>
      </w:r>
      <w:r w:rsidRPr="00B655E7">
        <w:rPr>
          <w:rFonts w:ascii="Times New Roman" w:eastAsia="Times New Roman" w:hAnsi="Times New Roman" w:cs="Times New Roman"/>
          <w:color w:val="00000A"/>
          <w:sz w:val="24"/>
          <w:szCs w:val="24"/>
        </w:rPr>
        <w:t xml:space="preserve"> Participation in Redistricting</w:t>
      </w:r>
      <w:r w:rsidR="005F56AD"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w:t>
      </w:r>
      <w:r w:rsidR="005F56AD" w:rsidRPr="00B655E7">
        <w:rPr>
          <w:rFonts w:ascii="Times New Roman" w:eastAsia="Times New Roman" w:hAnsi="Times New Roman" w:cs="Times New Roman"/>
          <w:color w:val="00000A"/>
          <w:sz w:val="24"/>
          <w:szCs w:val="24"/>
        </w:rPr>
        <w:t xml:space="preserve"> In Moncrief, Gary F. </w:t>
      </w:r>
      <w:r w:rsidR="005F56AD" w:rsidRPr="00B655E7">
        <w:rPr>
          <w:rFonts w:ascii="Times New Roman" w:eastAsia="Times New Roman" w:hAnsi="Times New Roman" w:cs="Times New Roman"/>
          <w:i/>
          <w:iCs/>
          <w:color w:val="00000A"/>
          <w:sz w:val="24"/>
          <w:szCs w:val="24"/>
        </w:rPr>
        <w:t>Reapportionment and Redistricting in the West</w:t>
      </w:r>
      <w:r w:rsidRPr="00B655E7">
        <w:rPr>
          <w:rFonts w:ascii="Times New Roman" w:eastAsia="Times New Roman" w:hAnsi="Times New Roman" w:cs="Times New Roman"/>
          <w:color w:val="00000A"/>
          <w:sz w:val="24"/>
          <w:szCs w:val="24"/>
        </w:rPr>
        <w:t>,</w:t>
      </w:r>
      <w:r w:rsidR="005F56AD" w:rsidRPr="00B655E7">
        <w:rPr>
          <w:rFonts w:ascii="Times New Roman" w:eastAsia="Times New Roman" w:hAnsi="Times New Roman" w:cs="Times New Roman"/>
          <w:color w:val="00000A"/>
          <w:sz w:val="24"/>
          <w:szCs w:val="24"/>
        </w:rPr>
        <w:t xml:space="preserve"> New York: Lexington Books Press.</w:t>
      </w:r>
    </w:p>
    <w:p w14:paraId="473A37B0" w14:textId="1401F639" w:rsidR="00196BB3" w:rsidRPr="00B655E7"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655E7">
        <w:rPr>
          <w:rFonts w:ascii="Times New Roman" w:eastAsia="Times New Roman" w:hAnsi="Times New Roman" w:cs="Times New Roman"/>
          <w:color w:val="00000A"/>
          <w:sz w:val="24"/>
          <w:szCs w:val="24"/>
        </w:rPr>
        <w:t>________ (2012), “Redistricting Principl</w:t>
      </w:r>
      <w:r w:rsidR="00C7186C" w:rsidRPr="00B655E7">
        <w:rPr>
          <w:rFonts w:ascii="Times New Roman" w:eastAsia="Times New Roman" w:hAnsi="Times New Roman" w:cs="Times New Roman"/>
          <w:color w:val="00000A"/>
          <w:sz w:val="24"/>
          <w:szCs w:val="24"/>
        </w:rPr>
        <w:t>es for the Twenty-First Century</w:t>
      </w:r>
      <w:r w:rsidRPr="00B655E7">
        <w:rPr>
          <w:rFonts w:ascii="Times New Roman" w:eastAsia="Times New Roman" w:hAnsi="Times New Roman" w:cs="Times New Roman"/>
          <w:color w:val="00000A"/>
          <w:sz w:val="24"/>
          <w:szCs w:val="24"/>
        </w:rPr>
        <w:t>”</w:t>
      </w:r>
      <w:r w:rsidR="00C7186C"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 xml:space="preserve"> </w:t>
      </w:r>
      <w:r w:rsidRPr="00B655E7">
        <w:rPr>
          <w:rFonts w:ascii="Times New Roman" w:eastAsia="Times New Roman" w:hAnsi="Times New Roman" w:cs="Times New Roman"/>
          <w:i/>
          <w:color w:val="00000A"/>
          <w:sz w:val="24"/>
          <w:szCs w:val="24"/>
        </w:rPr>
        <w:t>Case Western Reserve Law Review</w:t>
      </w:r>
      <w:r w:rsidR="00504C4D" w:rsidRPr="00B655E7">
        <w:rPr>
          <w:rFonts w:ascii="Times New Roman" w:eastAsia="Times New Roman" w:hAnsi="Times New Roman" w:cs="Times New Roman"/>
          <w:i/>
          <w:color w:val="00000A"/>
          <w:sz w:val="24"/>
          <w:szCs w:val="24"/>
        </w:rPr>
        <w:t>,</w:t>
      </w:r>
      <w:r w:rsidRPr="00B655E7">
        <w:rPr>
          <w:rFonts w:ascii="Times New Roman" w:eastAsia="Times New Roman" w:hAnsi="Times New Roman" w:cs="Times New Roman"/>
          <w:color w:val="00000A"/>
          <w:sz w:val="24"/>
          <w:szCs w:val="24"/>
        </w:rPr>
        <w:t xml:space="preserve"> 62, no. 4: 1179-1204.</w:t>
      </w:r>
      <w:proofErr w:type="gramEnd"/>
    </w:p>
    <w:p w14:paraId="1F773E98" w14:textId="2E3B805A" w:rsidR="00196BB3" w:rsidRPr="00B655E7" w:rsidRDefault="006A731E">
      <w:pPr>
        <w:pStyle w:val="LO-normal"/>
        <w:spacing w:line="240" w:lineRule="auto"/>
        <w:ind w:left="720" w:hanging="720"/>
        <w:contextualSpacing/>
        <w:rPr>
          <w:rFonts w:ascii="Times New Roman" w:eastAsia="Times New Roman" w:hAnsi="Times New Roman" w:cs="Times New Roman"/>
          <w:color w:val="00000A"/>
          <w:sz w:val="24"/>
          <w:szCs w:val="24"/>
        </w:rPr>
      </w:pPr>
      <w:r w:rsidRPr="00B655E7">
        <w:rPr>
          <w:rFonts w:ascii="Times New Roman" w:eastAsia="Times New Roman" w:hAnsi="Times New Roman" w:cs="Times New Roman"/>
          <w:color w:val="00000A"/>
          <w:sz w:val="24"/>
          <w:szCs w:val="24"/>
        </w:rPr>
        <w:t>________ (2014),</w:t>
      </w:r>
      <w:r w:rsidR="005F56AD" w:rsidRPr="00B655E7">
        <w:rPr>
          <w:rFonts w:ascii="Times New Roman" w:eastAsia="Times New Roman" w:hAnsi="Times New Roman" w:cs="Times New Roman"/>
          <w:color w:val="00000A"/>
          <w:sz w:val="24"/>
          <w:szCs w:val="24"/>
        </w:rPr>
        <w:t> “How Independent Commissions Could Use the Internet and Open Software to Maximize Transparency and Pub</w:t>
      </w:r>
      <w:r w:rsidR="00504C4D" w:rsidRPr="00B655E7">
        <w:rPr>
          <w:rFonts w:ascii="Times New Roman" w:eastAsia="Times New Roman" w:hAnsi="Times New Roman" w:cs="Times New Roman"/>
          <w:color w:val="00000A"/>
          <w:sz w:val="24"/>
          <w:szCs w:val="24"/>
        </w:rPr>
        <w:t>lic Engagement in Redistricting</w:t>
      </w:r>
      <w:r w:rsidR="005F56AD" w:rsidRPr="00B655E7">
        <w:rPr>
          <w:rFonts w:ascii="Times New Roman" w:eastAsia="Times New Roman" w:hAnsi="Times New Roman" w:cs="Times New Roman"/>
          <w:color w:val="00000A"/>
          <w:sz w:val="24"/>
          <w:szCs w:val="24"/>
        </w:rPr>
        <w:t>”</w:t>
      </w:r>
      <w:r w:rsidR="00504C4D" w:rsidRPr="00B655E7">
        <w:rPr>
          <w:rFonts w:ascii="Times New Roman" w:eastAsia="Times New Roman" w:hAnsi="Times New Roman" w:cs="Times New Roman"/>
          <w:color w:val="00000A"/>
          <w:sz w:val="24"/>
          <w:szCs w:val="24"/>
        </w:rPr>
        <w:t>,</w:t>
      </w:r>
      <w:r w:rsidR="005F56AD" w:rsidRPr="00B655E7">
        <w:rPr>
          <w:rFonts w:ascii="Times New Roman" w:eastAsia="Times New Roman" w:hAnsi="Times New Roman" w:cs="Times New Roman"/>
          <w:color w:val="00000A"/>
          <w:sz w:val="24"/>
          <w:szCs w:val="24"/>
        </w:rPr>
        <w:t xml:space="preserve"> </w:t>
      </w:r>
      <w:r w:rsidR="005F56AD" w:rsidRPr="00B655E7">
        <w:rPr>
          <w:rFonts w:ascii="Times New Roman" w:eastAsia="Times New Roman" w:hAnsi="Times New Roman" w:cs="Times New Roman"/>
          <w:i/>
          <w:color w:val="00000A"/>
          <w:sz w:val="24"/>
          <w:szCs w:val="24"/>
        </w:rPr>
        <w:t>Scholars Strategy Network.</w:t>
      </w:r>
      <w:r w:rsidR="005F56AD" w:rsidRPr="00B655E7">
        <w:rPr>
          <w:rFonts w:ascii="Times New Roman" w:eastAsia="Times New Roman" w:hAnsi="Times New Roman" w:cs="Times New Roman"/>
          <w:color w:val="00000A"/>
          <w:sz w:val="24"/>
          <w:szCs w:val="24"/>
        </w:rPr>
        <w:t xml:space="preserve"> </w:t>
      </w:r>
      <w:proofErr w:type="spellStart"/>
      <w:r w:rsidR="005F56AD" w:rsidRPr="00B655E7">
        <w:rPr>
          <w:rFonts w:ascii="Times New Roman" w:eastAsia="Times New Roman" w:hAnsi="Times New Roman" w:cs="Times New Roman"/>
          <w:color w:val="00000A"/>
          <w:sz w:val="24"/>
          <w:szCs w:val="24"/>
        </w:rPr>
        <w:t>En</w:t>
      </w:r>
      <w:proofErr w:type="spellEnd"/>
      <w:r w:rsidR="005F56AD" w:rsidRPr="00B655E7">
        <w:rPr>
          <w:rFonts w:ascii="Times New Roman" w:eastAsia="Times New Roman" w:hAnsi="Times New Roman" w:cs="Times New Roman"/>
          <w:color w:val="00000A"/>
          <w:sz w:val="24"/>
          <w:szCs w:val="24"/>
        </w:rPr>
        <w:t>:</w:t>
      </w:r>
    </w:p>
    <w:p w14:paraId="3CA91706" w14:textId="77777777" w:rsidR="00196BB3" w:rsidRPr="00B655E7" w:rsidRDefault="00686B7E">
      <w:pPr>
        <w:pStyle w:val="LO-normal"/>
        <w:spacing w:line="240" w:lineRule="auto"/>
        <w:ind w:left="720"/>
        <w:contextualSpacing/>
        <w:rPr>
          <w:rFonts w:ascii="Times New Roman" w:eastAsia="Times New Roman" w:hAnsi="Times New Roman" w:cs="Times New Roman"/>
          <w:color w:val="00000A"/>
          <w:sz w:val="24"/>
          <w:szCs w:val="24"/>
        </w:rPr>
      </w:pPr>
      <w:hyperlink r:id="rId15">
        <w:proofErr w:type="gramStart"/>
        <w:r w:rsidR="005F56AD" w:rsidRPr="00B655E7">
          <w:rPr>
            <w:rStyle w:val="InternetLink"/>
            <w:rFonts w:ascii="Times New Roman" w:eastAsia="Times New Roman" w:hAnsi="Times New Roman" w:cs="Times New Roman"/>
            <w:color w:val="00000A"/>
            <w:sz w:val="24"/>
            <w:szCs w:val="24"/>
            <w:lang w:val="en-US"/>
          </w:rPr>
          <w:t>ssn_key_findings_altman_and_mcdonald_on_redistricting_reform_at_internet_scale.pdf</w:t>
        </w:r>
      </w:hyperlink>
      <w:r w:rsidR="005F56AD" w:rsidRPr="00B655E7">
        <w:rPr>
          <w:rFonts w:ascii="Times New Roman" w:eastAsia="Times New Roman" w:hAnsi="Times New Roman" w:cs="Times New Roman"/>
          <w:color w:val="00000A"/>
          <w:sz w:val="24"/>
          <w:szCs w:val="24"/>
        </w:rPr>
        <w:t xml:space="preserve"> [10 de </w:t>
      </w:r>
      <w:proofErr w:type="spellStart"/>
      <w:r w:rsidR="005F56AD" w:rsidRPr="00B655E7">
        <w:rPr>
          <w:rFonts w:ascii="Times New Roman" w:eastAsia="Times New Roman" w:hAnsi="Times New Roman" w:cs="Times New Roman"/>
          <w:color w:val="00000A"/>
          <w:sz w:val="24"/>
          <w:szCs w:val="24"/>
        </w:rPr>
        <w:t>marzo</w:t>
      </w:r>
      <w:proofErr w:type="spellEnd"/>
      <w:r w:rsidR="005F56AD" w:rsidRPr="00B655E7">
        <w:rPr>
          <w:rFonts w:ascii="Times New Roman" w:eastAsia="Times New Roman" w:hAnsi="Times New Roman" w:cs="Times New Roman"/>
          <w:color w:val="00000A"/>
          <w:sz w:val="24"/>
          <w:szCs w:val="24"/>
        </w:rPr>
        <w:t xml:space="preserve"> de 2015].</w:t>
      </w:r>
      <w:proofErr w:type="gramEnd"/>
    </w:p>
    <w:p w14:paraId="3DE517CC" w14:textId="525DFDFA" w:rsidR="00196BB3" w:rsidRPr="003E6DED" w:rsidRDefault="000E599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B655E7">
        <w:rPr>
          <w:rFonts w:ascii="Times New Roman" w:eastAsia="Times New Roman" w:hAnsi="Times New Roman" w:cs="Times New Roman"/>
          <w:color w:val="00000A"/>
          <w:sz w:val="24"/>
          <w:szCs w:val="24"/>
          <w:highlight w:val="green"/>
        </w:rPr>
        <w:t xml:space="preserve">________ </w:t>
      </w:r>
      <w:r w:rsidR="006A731E" w:rsidRPr="00B655E7">
        <w:rPr>
          <w:rFonts w:ascii="Times New Roman" w:eastAsia="Times New Roman" w:hAnsi="Times New Roman" w:cs="Times New Roman"/>
          <w:color w:val="00000A"/>
          <w:sz w:val="24"/>
          <w:szCs w:val="24"/>
          <w:highlight w:val="green"/>
        </w:rPr>
        <w:t>(2014</w:t>
      </w:r>
      <w:r w:rsidRPr="00B655E7">
        <w:rPr>
          <w:rFonts w:ascii="Times New Roman" w:eastAsia="Times New Roman" w:hAnsi="Times New Roman" w:cs="Times New Roman"/>
          <w:color w:val="00000A"/>
          <w:sz w:val="24"/>
          <w:szCs w:val="24"/>
          <w:highlight w:val="green"/>
        </w:rPr>
        <w:t>a</w:t>
      </w:r>
      <w:r w:rsidR="006A731E" w:rsidRPr="00B655E7">
        <w:rPr>
          <w:rFonts w:ascii="Times New Roman" w:eastAsia="Times New Roman" w:hAnsi="Times New Roman" w:cs="Times New Roman"/>
          <w:color w:val="00000A"/>
          <w:sz w:val="24"/>
          <w:szCs w:val="24"/>
        </w:rPr>
        <w:t>),</w:t>
      </w:r>
      <w:r w:rsidR="005F56AD" w:rsidRPr="00B655E7">
        <w:rPr>
          <w:rFonts w:ascii="Times New Roman" w:eastAsia="Times New Roman" w:hAnsi="Times New Roman" w:cs="Times New Roman"/>
          <w:color w:val="00000A"/>
          <w:sz w:val="24"/>
          <w:szCs w:val="24"/>
        </w:rPr>
        <w:t xml:space="preserve"> “Public Participation GIS: The Case of Redistricting,” Proceedings of the 47th </w:t>
      </w:r>
      <w:r w:rsidR="005F56AD" w:rsidRPr="00B655E7">
        <w:rPr>
          <w:rFonts w:ascii="Times New Roman" w:eastAsia="Times New Roman" w:hAnsi="Times New Roman" w:cs="Times New Roman"/>
          <w:i/>
          <w:color w:val="00000A"/>
          <w:sz w:val="24"/>
          <w:szCs w:val="24"/>
        </w:rPr>
        <w:t>Annual Hawaii International Conference on Systems Sciences</w:t>
      </w:r>
      <w:r w:rsidR="005F56AD" w:rsidRPr="00B655E7">
        <w:rPr>
          <w:rFonts w:ascii="Times New Roman" w:eastAsia="Times New Roman" w:hAnsi="Times New Roman" w:cs="Times New Roman"/>
          <w:color w:val="00000A"/>
          <w:sz w:val="24"/>
          <w:szCs w:val="24"/>
        </w:rPr>
        <w:t xml:space="preserve">. </w:t>
      </w:r>
      <w:r w:rsidR="005F56AD" w:rsidRPr="003E6DED">
        <w:rPr>
          <w:rFonts w:ascii="Times New Roman" w:eastAsia="Times New Roman" w:hAnsi="Times New Roman" w:cs="Times New Roman"/>
          <w:color w:val="00000A"/>
          <w:sz w:val="24"/>
          <w:szCs w:val="24"/>
          <w:lang w:val="es-ES_tradnl"/>
        </w:rPr>
        <w:t xml:space="preserve">En: </w:t>
      </w:r>
      <w:r w:rsidR="005F56AD" w:rsidRPr="003E6DED">
        <w:rPr>
          <w:rStyle w:val="InternetLink"/>
          <w:rFonts w:ascii="Times New Roman" w:eastAsia="Times New Roman" w:hAnsi="Times New Roman" w:cs="Times New Roman"/>
          <w:color w:val="00000A"/>
          <w:sz w:val="24"/>
          <w:szCs w:val="24"/>
          <w:lang w:val="es-ES_tradnl"/>
        </w:rPr>
        <w:t>http://papers.ssrn.com/sol3/papers.cfm?abstract_id=2321870</w:t>
      </w:r>
      <w:r w:rsidR="005F56AD" w:rsidRPr="003E6DED">
        <w:rPr>
          <w:rFonts w:ascii="Times New Roman" w:eastAsia="Times New Roman" w:hAnsi="Times New Roman" w:cs="Times New Roman"/>
          <w:color w:val="00000A"/>
          <w:sz w:val="24"/>
          <w:szCs w:val="24"/>
          <w:lang w:val="es-ES_tradnl"/>
        </w:rPr>
        <w:t>. [3 de marzo de 2015].</w:t>
      </w:r>
    </w:p>
    <w:p w14:paraId="18CEC60D" w14:textId="75F6205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Altman Micah, Thomas E., Mann, Michael P. McDona</w:t>
      </w:r>
      <w:r w:rsidR="006A731E">
        <w:rPr>
          <w:rFonts w:ascii="Times New Roman" w:eastAsia="Times New Roman" w:hAnsi="Times New Roman" w:cs="Times New Roman"/>
          <w:color w:val="00000A"/>
          <w:sz w:val="24"/>
          <w:szCs w:val="24"/>
          <w:lang w:val="es-ES_tradnl"/>
        </w:rPr>
        <w:t xml:space="preserve">ld y Norman. </w:t>
      </w:r>
      <w:r w:rsidR="006A731E" w:rsidRPr="00B655E7">
        <w:rPr>
          <w:rFonts w:ascii="Times New Roman" w:eastAsia="Times New Roman" w:hAnsi="Times New Roman" w:cs="Times New Roman"/>
          <w:color w:val="00000A"/>
          <w:sz w:val="24"/>
          <w:szCs w:val="24"/>
        </w:rPr>
        <w:t>J. Ornstein (2010),</w:t>
      </w:r>
      <w:r w:rsidRPr="00B655E7">
        <w:rPr>
          <w:rFonts w:ascii="Times New Roman" w:eastAsia="Times New Roman" w:hAnsi="Times New Roman" w:cs="Times New Roman"/>
          <w:color w:val="00000A"/>
          <w:sz w:val="24"/>
          <w:szCs w:val="24"/>
        </w:rPr>
        <w:t xml:space="preserve"> “Principles for Transparency and Public</w:t>
      </w:r>
      <w:r w:rsidR="004F4E57" w:rsidRPr="00B655E7">
        <w:rPr>
          <w:rFonts w:ascii="Times New Roman" w:eastAsia="Times New Roman" w:hAnsi="Times New Roman" w:cs="Times New Roman"/>
          <w:color w:val="00000A"/>
          <w:sz w:val="24"/>
          <w:szCs w:val="24"/>
        </w:rPr>
        <w:t xml:space="preserve"> Participation in Redistricting</w:t>
      </w:r>
      <w:r w:rsidRPr="00B655E7">
        <w:rPr>
          <w:rFonts w:ascii="Times New Roman" w:eastAsia="Times New Roman" w:hAnsi="Times New Roman" w:cs="Times New Roman"/>
          <w:color w:val="00000A"/>
          <w:sz w:val="24"/>
          <w:szCs w:val="24"/>
        </w:rPr>
        <w:t>”</w:t>
      </w:r>
      <w:r w:rsidR="004F4E57"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 xml:space="preserve"> </w:t>
      </w:r>
      <w:r w:rsidRPr="00B655E7">
        <w:rPr>
          <w:rFonts w:ascii="Times New Roman" w:eastAsia="Times New Roman" w:hAnsi="Times New Roman" w:cs="Times New Roman"/>
          <w:i/>
          <w:color w:val="00000A"/>
          <w:sz w:val="24"/>
          <w:szCs w:val="24"/>
        </w:rPr>
        <w:t>Brookings Institution</w:t>
      </w:r>
      <w:r w:rsidRPr="00B655E7">
        <w:rPr>
          <w:rFonts w:ascii="Times New Roman" w:eastAsia="Times New Roman" w:hAnsi="Times New Roman" w:cs="Times New Roman"/>
          <w:color w:val="00000A"/>
          <w:sz w:val="24"/>
          <w:szCs w:val="24"/>
        </w:rPr>
        <w:t xml:space="preserve">. </w:t>
      </w:r>
      <w:r w:rsidRPr="003E6DED">
        <w:rPr>
          <w:rFonts w:ascii="Times New Roman" w:eastAsia="Times New Roman" w:hAnsi="Times New Roman" w:cs="Times New Roman"/>
          <w:color w:val="00000A"/>
          <w:sz w:val="24"/>
          <w:szCs w:val="24"/>
          <w:lang w:val="es-ES_tradnl"/>
        </w:rPr>
        <w:t>En:</w:t>
      </w:r>
      <w:r w:rsidRPr="003E6DED">
        <w:rPr>
          <w:rStyle w:val="InternetLink"/>
          <w:rFonts w:ascii="Times New Roman" w:eastAsia="Times New Roman" w:hAnsi="Times New Roman" w:cs="Times New Roman"/>
          <w:color w:val="00000A"/>
          <w:sz w:val="24"/>
          <w:szCs w:val="24"/>
          <w:lang w:val="es-ES_tradnl"/>
        </w:rPr>
        <w:t xml:space="preserve"> </w:t>
      </w:r>
      <w:hyperlink r:id="rId16">
        <w:r w:rsidRPr="003E6DED">
          <w:rPr>
            <w:rStyle w:val="InternetLink"/>
            <w:rFonts w:ascii="Times New Roman" w:eastAsia="Times New Roman" w:hAnsi="Times New Roman" w:cs="Times New Roman"/>
            <w:color w:val="00000A"/>
            <w:sz w:val="24"/>
            <w:szCs w:val="24"/>
            <w:lang w:val="es-ES_tradnl"/>
          </w:rPr>
          <w:t>http://www.brookings.edu/research/opinions/2010/06/17-redistricting-statement</w:t>
        </w:r>
      </w:hyperlink>
      <w:r w:rsidRPr="003E6DED">
        <w:rPr>
          <w:rFonts w:ascii="Times New Roman" w:eastAsia="Times New Roman" w:hAnsi="Times New Roman" w:cs="Times New Roman"/>
          <w:color w:val="00000A"/>
          <w:sz w:val="24"/>
          <w:szCs w:val="24"/>
          <w:u w:val="single"/>
          <w:lang w:val="es-ES_tradnl"/>
        </w:rPr>
        <w:t xml:space="preserve"> </w:t>
      </w:r>
      <w:bookmarkStart w:id="7" w:name="bookmark5"/>
      <w:bookmarkStart w:id="8" w:name="bookmark4"/>
      <w:bookmarkStart w:id="9" w:name="bookmark3"/>
      <w:bookmarkStart w:id="10" w:name="bookmark2"/>
      <w:bookmarkStart w:id="11" w:name="bookmark1"/>
      <w:bookmarkStart w:id="12" w:name="bookmark0"/>
      <w:bookmarkStart w:id="13" w:name="bookmark6"/>
      <w:bookmarkStart w:id="14" w:name="bookmark7"/>
      <w:bookmarkStart w:id="15" w:name="bookmark8"/>
      <w:bookmarkStart w:id="16" w:name="bookmark9"/>
      <w:bookmarkStart w:id="17" w:name="bookmark10"/>
      <w:bookmarkStart w:id="18" w:name="bookmark11"/>
      <w:bookmarkStart w:id="19" w:name="bookmark12"/>
      <w:bookmarkStart w:id="20" w:name="bookmark13"/>
      <w:bookmarkEnd w:id="7"/>
      <w:bookmarkEnd w:id="8"/>
      <w:bookmarkEnd w:id="9"/>
      <w:bookmarkEnd w:id="10"/>
      <w:bookmarkEnd w:id="11"/>
      <w:bookmarkEnd w:id="12"/>
      <w:bookmarkEnd w:id="13"/>
      <w:bookmarkEnd w:id="14"/>
      <w:bookmarkEnd w:id="15"/>
      <w:bookmarkEnd w:id="16"/>
      <w:bookmarkEnd w:id="17"/>
      <w:bookmarkEnd w:id="18"/>
      <w:bookmarkEnd w:id="19"/>
      <w:bookmarkEnd w:id="20"/>
      <w:r w:rsidRPr="003E6DED">
        <w:rPr>
          <w:rFonts w:ascii="Times New Roman" w:eastAsia="Times New Roman" w:hAnsi="Times New Roman" w:cs="Times New Roman"/>
          <w:color w:val="00000A"/>
          <w:sz w:val="24"/>
          <w:szCs w:val="24"/>
          <w:lang w:val="es-ES_tradnl"/>
        </w:rPr>
        <w:t>[9 de marzo de 2015].</w:t>
      </w:r>
    </w:p>
    <w:p w14:paraId="4F90AB80" w14:textId="103EB88E"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Balkin, Robert y Sa</w:t>
      </w:r>
      <w:r w:rsidR="006A731E">
        <w:rPr>
          <w:rFonts w:ascii="Times New Roman" w:eastAsia="Times New Roman" w:hAnsi="Times New Roman" w:cs="Times New Roman"/>
          <w:color w:val="00000A"/>
          <w:sz w:val="24"/>
          <w:szCs w:val="24"/>
          <w:lang w:val="es-ES_tradnl"/>
        </w:rPr>
        <w:t>ra Berenice  Orta Flores (2004),</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El poder legislativo estatal en México: análisis y diagnóstico</w:t>
      </w:r>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Ciudad de México: SUNY, ITAM, CIDE y Universidad Anáhuac.</w:t>
      </w:r>
    </w:p>
    <w:p w14:paraId="7C1031FA" w14:textId="35D4BE50" w:rsidR="00196BB3" w:rsidRPr="00B655E7"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sidRPr="00B655E7">
        <w:rPr>
          <w:rFonts w:ascii="Times New Roman" w:eastAsia="Times New Roman" w:hAnsi="Times New Roman" w:cs="Times New Roman"/>
          <w:color w:val="00000A"/>
          <w:sz w:val="24"/>
          <w:szCs w:val="24"/>
        </w:rPr>
        <w:t>Cox, G</w:t>
      </w:r>
      <w:r w:rsidR="004F4E57" w:rsidRPr="00B655E7">
        <w:rPr>
          <w:rFonts w:ascii="Times New Roman" w:eastAsia="Times New Roman" w:hAnsi="Times New Roman" w:cs="Times New Roman"/>
          <w:color w:val="00000A"/>
          <w:sz w:val="24"/>
          <w:szCs w:val="24"/>
        </w:rPr>
        <w:t>ary W. y Jonathan N. Katz,</w:t>
      </w:r>
      <w:r w:rsidR="0077583A" w:rsidRPr="00B655E7">
        <w:rPr>
          <w:rFonts w:ascii="Times New Roman" w:eastAsia="Times New Roman" w:hAnsi="Times New Roman" w:cs="Times New Roman"/>
          <w:color w:val="00000A"/>
          <w:sz w:val="24"/>
          <w:szCs w:val="24"/>
        </w:rPr>
        <w:t xml:space="preserve"> </w:t>
      </w:r>
      <w:r w:rsidR="004F4E57" w:rsidRPr="00B655E7">
        <w:rPr>
          <w:rFonts w:ascii="Times New Roman" w:eastAsia="Times New Roman" w:hAnsi="Times New Roman" w:cs="Times New Roman"/>
          <w:color w:val="00000A"/>
          <w:sz w:val="24"/>
          <w:szCs w:val="24"/>
        </w:rPr>
        <w:t>(</w:t>
      </w:r>
      <w:r w:rsidR="0077583A" w:rsidRPr="00B655E7">
        <w:rPr>
          <w:rFonts w:ascii="Times New Roman" w:eastAsia="Times New Roman" w:hAnsi="Times New Roman" w:cs="Times New Roman"/>
          <w:color w:val="00000A"/>
          <w:sz w:val="24"/>
          <w:szCs w:val="24"/>
        </w:rPr>
        <w:t>2002</w:t>
      </w:r>
      <w:r w:rsidR="004F4E57" w:rsidRPr="00B655E7">
        <w:rPr>
          <w:rFonts w:ascii="Times New Roman" w:eastAsia="Times New Roman" w:hAnsi="Times New Roman" w:cs="Times New Roman"/>
          <w:color w:val="00000A"/>
          <w:sz w:val="24"/>
          <w:szCs w:val="24"/>
        </w:rPr>
        <w:t>)</w:t>
      </w:r>
      <w:r w:rsidR="0077583A"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 xml:space="preserve"> </w:t>
      </w:r>
      <w:r w:rsidRPr="00B655E7">
        <w:rPr>
          <w:rFonts w:ascii="Times New Roman" w:eastAsia="Times New Roman" w:hAnsi="Times New Roman" w:cs="Times New Roman"/>
          <w:i/>
          <w:color w:val="00000A"/>
          <w:sz w:val="24"/>
          <w:szCs w:val="24"/>
        </w:rPr>
        <w:t>Elbridge Gerry's Salamander: The Electoral Consequences of the Reapportionment Revolution</w:t>
      </w:r>
      <w:r w:rsidR="004F4E57"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 xml:space="preserve"> Cambridge University Press. </w:t>
      </w:r>
    </w:p>
    <w:p w14:paraId="145A33EB" w14:textId="4236BABF" w:rsidR="00196BB3" w:rsidRPr="00B655E7"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sidRPr="00B655E7">
        <w:rPr>
          <w:rFonts w:ascii="Times New Roman" w:eastAsia="Times New Roman" w:hAnsi="Times New Roman" w:cs="Times New Roman"/>
          <w:color w:val="00000A"/>
          <w:sz w:val="24"/>
          <w:szCs w:val="24"/>
        </w:rPr>
        <w:t>Dah</w:t>
      </w:r>
      <w:r w:rsidR="0077583A" w:rsidRPr="00B655E7">
        <w:rPr>
          <w:rFonts w:ascii="Times New Roman" w:eastAsia="Times New Roman" w:hAnsi="Times New Roman" w:cs="Times New Roman"/>
          <w:color w:val="00000A"/>
          <w:sz w:val="24"/>
          <w:szCs w:val="24"/>
        </w:rPr>
        <w:t>l, Robert (1972),</w:t>
      </w:r>
      <w:r w:rsidRPr="00B655E7">
        <w:rPr>
          <w:rFonts w:ascii="Times New Roman" w:eastAsia="Times New Roman" w:hAnsi="Times New Roman" w:cs="Times New Roman"/>
          <w:color w:val="00000A"/>
          <w:sz w:val="24"/>
          <w:szCs w:val="24"/>
        </w:rPr>
        <w:t xml:space="preserve"> </w:t>
      </w:r>
      <w:proofErr w:type="spellStart"/>
      <w:r w:rsidRPr="00B655E7">
        <w:rPr>
          <w:rFonts w:ascii="Times New Roman" w:eastAsia="Times New Roman" w:hAnsi="Times New Roman" w:cs="Times New Roman"/>
          <w:i/>
          <w:color w:val="00000A"/>
          <w:sz w:val="24"/>
          <w:szCs w:val="24"/>
        </w:rPr>
        <w:t>Polyarchy</w:t>
      </w:r>
      <w:proofErr w:type="spellEnd"/>
      <w:r w:rsidR="0077583A"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 xml:space="preserve"> New Haven: Yale University Press. </w:t>
      </w:r>
    </w:p>
    <w:p w14:paraId="638667A8" w14:textId="58EDDC6A" w:rsidR="00196BB3" w:rsidRPr="003E6DED" w:rsidRDefault="004F4E57">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Pr>
          <w:rFonts w:ascii="Times New Roman" w:eastAsia="Times New Roman" w:hAnsi="Times New Roman" w:cs="Times New Roman"/>
          <w:color w:val="00000A"/>
          <w:sz w:val="24"/>
          <w:szCs w:val="24"/>
          <w:lang w:val="es-ES_tradnl"/>
        </w:rPr>
        <w:t>Dworak</w:t>
      </w:r>
      <w:proofErr w:type="spellEnd"/>
      <w:r>
        <w:rPr>
          <w:rFonts w:ascii="Times New Roman" w:eastAsia="Times New Roman" w:hAnsi="Times New Roman" w:cs="Times New Roman"/>
          <w:color w:val="00000A"/>
          <w:sz w:val="24"/>
          <w:szCs w:val="24"/>
          <w:lang w:val="es-ES_tradnl"/>
        </w:rPr>
        <w:t>,  Fernando</w:t>
      </w:r>
      <w:r w:rsidR="005F56AD" w:rsidRPr="003E6DED">
        <w:rPr>
          <w:rFonts w:ascii="Times New Roman" w:eastAsia="Times New Roman" w:hAnsi="Times New Roman" w:cs="Times New Roman"/>
          <w:color w:val="00000A"/>
          <w:sz w:val="24"/>
          <w:szCs w:val="24"/>
          <w:lang w:val="es-ES_tradnl"/>
        </w:rPr>
        <w:t xml:space="preserve"> (2003)</w:t>
      </w:r>
      <w:r w:rsidR="0077583A">
        <w:rPr>
          <w:rFonts w:ascii="Times New Roman" w:eastAsia="Times New Roman" w:hAnsi="Times New Roman" w:cs="Times New Roman"/>
          <w:color w:val="00000A"/>
          <w:sz w:val="24"/>
          <w:szCs w:val="24"/>
          <w:lang w:val="es-ES_tradnl"/>
        </w:rPr>
        <w:t>,</w:t>
      </w:r>
      <w:r w:rsidR="005F56AD" w:rsidRPr="003E6DED">
        <w:rPr>
          <w:rStyle w:val="apple-converted-space"/>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El legislador a examen: el debate sobre la reelección legislativa en México</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México: Fondo de Cultura Económica.</w:t>
      </w:r>
    </w:p>
    <w:p w14:paraId="36437518" w14:textId="67550B2B"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Estévez, Federico, Eric Magar y Guillermo Rosas (200</w:t>
      </w:r>
      <w:r w:rsidR="0077583A">
        <w:rPr>
          <w:rFonts w:ascii="Times New Roman" w:eastAsia="Times New Roman" w:hAnsi="Times New Roman" w:cs="Times New Roman"/>
          <w:color w:val="00000A"/>
          <w:sz w:val="24"/>
          <w:szCs w:val="24"/>
          <w:lang w:val="es-ES_tradnl"/>
        </w:rPr>
        <w:t>8),</w:t>
      </w:r>
      <w:r w:rsidRPr="003E6DED">
        <w:rPr>
          <w:rFonts w:ascii="Times New Roman" w:eastAsia="Times New Roman" w:hAnsi="Times New Roman" w:cs="Times New Roman"/>
          <w:color w:val="00000A"/>
          <w:sz w:val="24"/>
          <w:szCs w:val="24"/>
          <w:lang w:val="es-ES_tradnl"/>
        </w:rPr>
        <w:t xml:space="preserve"> </w:t>
      </w:r>
      <w:r w:rsidR="004F4E57" w:rsidRPr="003E6DED">
        <w:rPr>
          <w:rFonts w:ascii="Times New Roman" w:eastAsia="Times New Roman" w:hAnsi="Times New Roman" w:cs="Times New Roman"/>
          <w:color w:val="00000A"/>
          <w:sz w:val="24"/>
          <w:szCs w:val="24"/>
          <w:lang w:val="es-ES_tradnl"/>
        </w:rPr>
        <w:t>“</w:t>
      </w:r>
      <w:proofErr w:type="spellStart"/>
      <w:r w:rsidRPr="003E6DED">
        <w:rPr>
          <w:rFonts w:ascii="Times New Roman" w:eastAsia="Times New Roman" w:hAnsi="Times New Roman" w:cs="Times New Roman"/>
          <w:color w:val="00000A"/>
          <w:sz w:val="24"/>
          <w:szCs w:val="24"/>
          <w:lang w:val="es-ES_tradnl"/>
        </w:rPr>
        <w:t>Partisanship</w:t>
      </w:r>
      <w:proofErr w:type="spellEnd"/>
      <w:r w:rsidRPr="003E6DED">
        <w:rPr>
          <w:rFonts w:ascii="Times New Roman" w:eastAsia="Times New Roman" w:hAnsi="Times New Roman" w:cs="Times New Roman"/>
          <w:color w:val="00000A"/>
          <w:sz w:val="24"/>
          <w:szCs w:val="24"/>
          <w:lang w:val="es-ES_tradnl"/>
        </w:rPr>
        <w:t xml:space="preserve"> in non-</w:t>
      </w:r>
      <w:proofErr w:type="spellStart"/>
      <w:r w:rsidRPr="003E6DED">
        <w:rPr>
          <w:rFonts w:ascii="Times New Roman" w:eastAsia="Times New Roman" w:hAnsi="Times New Roman" w:cs="Times New Roman"/>
          <w:color w:val="00000A"/>
          <w:sz w:val="24"/>
          <w:szCs w:val="24"/>
          <w:lang w:val="es-ES_tradnl"/>
        </w:rPr>
        <w:t>partisan</w:t>
      </w:r>
      <w:proofErr w:type="spellEnd"/>
      <w:r w:rsidRPr="003E6DED">
        <w:rPr>
          <w:rFonts w:ascii="Times New Roman" w:eastAsia="Times New Roman" w:hAnsi="Times New Roman" w:cs="Times New Roman"/>
          <w:color w:val="00000A"/>
          <w:sz w:val="24"/>
          <w:szCs w:val="24"/>
          <w:lang w:val="es-ES_tradnl"/>
        </w:rPr>
        <w:t xml:space="preserve"> electoral agencies and </w:t>
      </w:r>
      <w:proofErr w:type="spellStart"/>
      <w:r w:rsidRPr="003E6DED">
        <w:rPr>
          <w:rFonts w:ascii="Times New Roman" w:eastAsia="Times New Roman" w:hAnsi="Times New Roman" w:cs="Times New Roman"/>
          <w:color w:val="00000A"/>
          <w:sz w:val="24"/>
          <w:szCs w:val="24"/>
          <w:lang w:val="es-ES_tradnl"/>
        </w:rPr>
        <w:t>democratic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compliance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Evidence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from</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Mexico's</w:t>
      </w:r>
      <w:proofErr w:type="spellEnd"/>
      <w:r w:rsidRPr="003E6DED">
        <w:rPr>
          <w:rFonts w:ascii="Times New Roman" w:eastAsia="Times New Roman" w:hAnsi="Times New Roman" w:cs="Times New Roman"/>
          <w:color w:val="00000A"/>
          <w:sz w:val="24"/>
          <w:szCs w:val="24"/>
          <w:lang w:val="es-ES_tradnl"/>
        </w:rPr>
        <w:t xml:space="preserve"> Federal Electoral </w:t>
      </w:r>
      <w:proofErr w:type="spellStart"/>
      <w:r w:rsidRPr="003E6DED">
        <w:rPr>
          <w:rFonts w:ascii="Times New Roman" w:eastAsia="Times New Roman" w:hAnsi="Times New Roman" w:cs="Times New Roman"/>
          <w:color w:val="00000A"/>
          <w:sz w:val="24"/>
          <w:szCs w:val="24"/>
          <w:lang w:val="es-ES_tradnl"/>
        </w:rPr>
        <w:t>Institute</w:t>
      </w:r>
      <w:proofErr w:type="spellEnd"/>
      <w:r w:rsidR="004F4E57">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 xml:space="preserve">Electoral </w:t>
      </w:r>
      <w:proofErr w:type="spellStart"/>
      <w:r w:rsidRPr="003E6DED">
        <w:rPr>
          <w:rFonts w:ascii="Times New Roman" w:eastAsia="Times New Roman" w:hAnsi="Times New Roman" w:cs="Times New Roman"/>
          <w:i/>
          <w:iCs/>
          <w:color w:val="00000A"/>
          <w:sz w:val="24"/>
          <w:szCs w:val="24"/>
          <w:lang w:val="es-ES_tradnl"/>
        </w:rPr>
        <w:t>Studies</w:t>
      </w:r>
      <w:proofErr w:type="spellEnd"/>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27</w:t>
      </w:r>
      <w:r w:rsidRPr="003E6DED">
        <w:rPr>
          <w:rFonts w:ascii="Times New Roman" w:eastAsia="Times New Roman" w:hAnsi="Times New Roman" w:cs="Times New Roman"/>
          <w:color w:val="00000A"/>
          <w:sz w:val="24"/>
          <w:szCs w:val="24"/>
          <w:lang w:val="es-ES_tradnl"/>
        </w:rPr>
        <w:t>(2), 257-271.</w:t>
      </w:r>
    </w:p>
    <w:p w14:paraId="54EFE41F" w14:textId="4C2CDE28" w:rsidR="00196BB3" w:rsidRPr="003E6DED" w:rsidRDefault="005F56AD">
      <w:pPr>
        <w:pStyle w:val="LO-normal"/>
        <w:spacing w:line="240" w:lineRule="auto"/>
        <w:ind w:left="720" w:hanging="720"/>
        <w:contextualSpacing/>
        <w:rPr>
          <w:rFonts w:ascii="Times New Roman" w:hAnsi="Times New Roman" w:cs="Times New Roman"/>
          <w:i/>
          <w:color w:val="00000A"/>
          <w:sz w:val="24"/>
          <w:szCs w:val="24"/>
          <w:lang w:val="es-ES_tradnl"/>
        </w:rPr>
      </w:pPr>
      <w:proofErr w:type="spellStart"/>
      <w:r w:rsidRPr="003E6DED">
        <w:rPr>
          <w:rFonts w:ascii="Times New Roman" w:hAnsi="Times New Roman" w:cs="Times New Roman"/>
          <w:color w:val="00000A"/>
          <w:sz w:val="24"/>
          <w:szCs w:val="24"/>
          <w:lang w:val="es-ES_tradnl"/>
        </w:rPr>
        <w:t>Emmeri</w:t>
      </w:r>
      <w:r w:rsidR="0077583A">
        <w:rPr>
          <w:rFonts w:ascii="Times New Roman" w:hAnsi="Times New Roman" w:cs="Times New Roman"/>
          <w:color w:val="00000A"/>
          <w:sz w:val="24"/>
          <w:szCs w:val="24"/>
          <w:lang w:val="es-ES_tradnl"/>
        </w:rPr>
        <w:t>ch</w:t>
      </w:r>
      <w:proofErr w:type="spellEnd"/>
      <w:r w:rsidR="0077583A">
        <w:rPr>
          <w:rFonts w:ascii="Times New Roman" w:hAnsi="Times New Roman" w:cs="Times New Roman"/>
          <w:color w:val="00000A"/>
          <w:sz w:val="24"/>
          <w:szCs w:val="24"/>
          <w:lang w:val="es-ES_tradnl"/>
        </w:rPr>
        <w:t xml:space="preserve">, Gustavo Ernesto, </w:t>
      </w:r>
      <w:proofErr w:type="spellStart"/>
      <w:r w:rsidR="0077583A">
        <w:rPr>
          <w:rFonts w:ascii="Times New Roman" w:hAnsi="Times New Roman" w:cs="Times New Roman"/>
          <w:color w:val="00000A"/>
          <w:sz w:val="24"/>
          <w:szCs w:val="24"/>
          <w:lang w:val="es-ES_tradnl"/>
        </w:rPr>
        <w:t>Cord</w:t>
      </w:r>
      <w:proofErr w:type="spellEnd"/>
      <w:r w:rsidR="0077583A">
        <w:rPr>
          <w:rFonts w:ascii="Times New Roman" w:hAnsi="Times New Roman" w:cs="Times New Roman"/>
          <w:color w:val="00000A"/>
          <w:sz w:val="24"/>
          <w:szCs w:val="24"/>
          <w:lang w:val="es-ES_tradnl"/>
        </w:rPr>
        <w:t>. (1993),</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color w:val="00000A"/>
          <w:sz w:val="24"/>
          <w:szCs w:val="24"/>
          <w:lang w:val="es-ES_tradnl"/>
        </w:rPr>
        <w:t>Votos y Mapas. Estudios sobre Geografía Electoral</w:t>
      </w:r>
      <w:r w:rsidR="004F4E57">
        <w:rPr>
          <w:rFonts w:ascii="Times New Roman" w:hAnsi="Times New Roman" w:cs="Times New Roman"/>
          <w:i/>
          <w:color w:val="00000A"/>
          <w:sz w:val="24"/>
          <w:szCs w:val="24"/>
          <w:lang w:val="es-ES_tradnl"/>
        </w:rPr>
        <w:t xml:space="preserve"> en México,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Toluca: </w:t>
      </w:r>
      <w:r w:rsidRPr="004F4E57">
        <w:rPr>
          <w:rFonts w:ascii="Times New Roman" w:hAnsi="Times New Roman" w:cs="Times New Roman"/>
          <w:color w:val="00000A"/>
          <w:sz w:val="24"/>
          <w:szCs w:val="24"/>
          <w:lang w:val="es-ES_tradnl"/>
        </w:rPr>
        <w:t>Universidad Autónoma del Estado de México</w:t>
      </w:r>
      <w:r w:rsidRPr="003E6DED">
        <w:rPr>
          <w:rFonts w:ascii="Times New Roman" w:hAnsi="Times New Roman" w:cs="Times New Roman"/>
          <w:i/>
          <w:color w:val="00000A"/>
          <w:sz w:val="24"/>
          <w:szCs w:val="24"/>
          <w:lang w:val="es-ES_tradnl"/>
        </w:rPr>
        <w:t xml:space="preserve">. </w:t>
      </w:r>
    </w:p>
    <w:p w14:paraId="120F6144" w14:textId="7F9606E3" w:rsidR="00196BB3" w:rsidRPr="00B655E7" w:rsidRDefault="005F56AD">
      <w:pPr>
        <w:pStyle w:val="LO-normal"/>
        <w:spacing w:line="240" w:lineRule="auto"/>
        <w:ind w:left="720" w:hanging="720"/>
        <w:contextualSpacing/>
        <w:rPr>
          <w:rFonts w:ascii="Times New Roman" w:hAnsi="Times New Roman" w:cs="Times New Roman"/>
          <w:color w:val="00000A"/>
          <w:sz w:val="24"/>
          <w:szCs w:val="24"/>
        </w:rPr>
      </w:pPr>
      <w:r w:rsidRPr="00B655E7">
        <w:rPr>
          <w:rFonts w:ascii="Times New Roman" w:hAnsi="Times New Roman" w:cs="Times New Roman"/>
          <w:color w:val="00000A"/>
          <w:sz w:val="24"/>
          <w:szCs w:val="24"/>
        </w:rPr>
        <w:t xml:space="preserve">Ferreira da </w:t>
      </w:r>
      <w:proofErr w:type="spellStart"/>
      <w:r w:rsidRPr="00B655E7">
        <w:rPr>
          <w:rFonts w:ascii="Times New Roman" w:hAnsi="Times New Roman" w:cs="Times New Roman"/>
          <w:color w:val="00000A"/>
          <w:sz w:val="24"/>
          <w:szCs w:val="24"/>
        </w:rPr>
        <w:t>Cruza</w:t>
      </w:r>
      <w:proofErr w:type="spellEnd"/>
      <w:r w:rsidRPr="00B655E7">
        <w:rPr>
          <w:rFonts w:ascii="Times New Roman" w:hAnsi="Times New Roman" w:cs="Times New Roman"/>
          <w:color w:val="00000A"/>
          <w:sz w:val="24"/>
          <w:szCs w:val="24"/>
        </w:rPr>
        <w:t xml:space="preserve">, </w:t>
      </w:r>
      <w:proofErr w:type="spellStart"/>
      <w:r w:rsidRPr="00B655E7">
        <w:rPr>
          <w:rFonts w:ascii="Times New Roman" w:hAnsi="Times New Roman" w:cs="Times New Roman"/>
          <w:color w:val="00000A"/>
          <w:sz w:val="24"/>
          <w:szCs w:val="24"/>
        </w:rPr>
        <w:t>Nuno</w:t>
      </w:r>
      <w:proofErr w:type="spellEnd"/>
      <w:r w:rsidRPr="00B655E7">
        <w:rPr>
          <w:rFonts w:ascii="Times New Roman" w:hAnsi="Times New Roman" w:cs="Times New Roman"/>
          <w:color w:val="00000A"/>
          <w:sz w:val="24"/>
          <w:szCs w:val="24"/>
        </w:rPr>
        <w:t xml:space="preserve">, </w:t>
      </w:r>
      <w:proofErr w:type="spellStart"/>
      <w:r w:rsidRPr="00B655E7">
        <w:rPr>
          <w:rFonts w:ascii="Times New Roman" w:hAnsi="Times New Roman" w:cs="Times New Roman"/>
          <w:color w:val="00000A"/>
          <w:sz w:val="24"/>
          <w:szCs w:val="24"/>
        </w:rPr>
        <w:t>António</w:t>
      </w:r>
      <w:proofErr w:type="spellEnd"/>
      <w:r w:rsidRPr="00B655E7">
        <w:rPr>
          <w:rFonts w:ascii="Times New Roman" w:hAnsi="Times New Roman" w:cs="Times New Roman"/>
          <w:color w:val="00000A"/>
          <w:sz w:val="24"/>
          <w:szCs w:val="24"/>
        </w:rPr>
        <w:t xml:space="preserve"> F. Tavares, </w:t>
      </w:r>
      <w:proofErr w:type="spellStart"/>
      <w:r w:rsidRPr="00B655E7">
        <w:rPr>
          <w:rFonts w:ascii="Times New Roman" w:hAnsi="Times New Roman" w:cs="Times New Roman"/>
          <w:color w:val="00000A"/>
          <w:sz w:val="24"/>
          <w:szCs w:val="24"/>
        </w:rPr>
        <w:t>Rui</w:t>
      </w:r>
      <w:proofErr w:type="spellEnd"/>
      <w:r w:rsidRPr="00B655E7">
        <w:rPr>
          <w:rFonts w:ascii="Times New Roman" w:hAnsi="Times New Roman" w:cs="Times New Roman"/>
          <w:color w:val="00000A"/>
          <w:sz w:val="24"/>
          <w:szCs w:val="24"/>
        </w:rPr>
        <w:t xml:space="preserve"> Cunha Marques, Susana Jorge, and </w:t>
      </w:r>
      <w:proofErr w:type="spellStart"/>
      <w:r w:rsidRPr="00B655E7">
        <w:rPr>
          <w:rFonts w:ascii="Times New Roman" w:hAnsi="Times New Roman" w:cs="Times New Roman"/>
          <w:color w:val="00000A"/>
          <w:sz w:val="24"/>
          <w:szCs w:val="24"/>
        </w:rPr>
        <w:t>Luís</w:t>
      </w:r>
      <w:proofErr w:type="spellEnd"/>
      <w:r w:rsidRPr="00B655E7">
        <w:rPr>
          <w:rFonts w:ascii="Times New Roman" w:hAnsi="Times New Roman" w:cs="Times New Roman"/>
          <w:color w:val="00000A"/>
          <w:sz w:val="24"/>
          <w:szCs w:val="24"/>
        </w:rPr>
        <w:t xml:space="preserve"> de Sousa (2015)</w:t>
      </w:r>
      <w:r w:rsidR="0077583A" w:rsidRPr="00B655E7">
        <w:rPr>
          <w:rFonts w:ascii="Times New Roman" w:hAnsi="Times New Roman" w:cs="Times New Roman"/>
          <w:color w:val="00000A"/>
          <w:sz w:val="24"/>
          <w:szCs w:val="24"/>
        </w:rPr>
        <w:t>,</w:t>
      </w:r>
      <w:r w:rsidRPr="00B655E7">
        <w:rPr>
          <w:rFonts w:ascii="Times New Roman" w:hAnsi="Times New Roman" w:cs="Times New Roman"/>
          <w:color w:val="00000A"/>
          <w:sz w:val="24"/>
          <w:szCs w:val="24"/>
        </w:rPr>
        <w:t xml:space="preserve"> </w:t>
      </w:r>
      <w:r w:rsidR="004F4E57" w:rsidRPr="00B655E7">
        <w:rPr>
          <w:rFonts w:ascii="Times New Roman" w:hAnsi="Times New Roman" w:cs="Times New Roman"/>
          <w:color w:val="00000A"/>
          <w:sz w:val="24"/>
          <w:szCs w:val="24"/>
        </w:rPr>
        <w:t>“</w:t>
      </w:r>
      <w:r w:rsidRPr="00B655E7">
        <w:rPr>
          <w:rFonts w:ascii="Times New Roman" w:hAnsi="Times New Roman" w:cs="Times New Roman"/>
          <w:color w:val="00000A"/>
          <w:sz w:val="24"/>
          <w:szCs w:val="24"/>
        </w:rPr>
        <w:t>Measuring Local Government Transparency</w:t>
      </w:r>
      <w:r w:rsidR="004F4E57" w:rsidRPr="00B655E7">
        <w:rPr>
          <w:rFonts w:ascii="Times New Roman" w:hAnsi="Times New Roman" w:cs="Times New Roman"/>
          <w:color w:val="00000A"/>
          <w:sz w:val="24"/>
          <w:szCs w:val="24"/>
        </w:rPr>
        <w:t>”</w:t>
      </w:r>
      <w:r w:rsidRPr="00B655E7">
        <w:rPr>
          <w:rFonts w:ascii="Times New Roman" w:hAnsi="Times New Roman" w:cs="Times New Roman"/>
          <w:color w:val="00000A"/>
          <w:sz w:val="24"/>
          <w:szCs w:val="24"/>
        </w:rPr>
        <w:t xml:space="preserve">, </w:t>
      </w:r>
      <w:r w:rsidRPr="00B655E7">
        <w:rPr>
          <w:rFonts w:ascii="Times New Roman" w:hAnsi="Times New Roman" w:cs="Times New Roman"/>
          <w:i/>
          <w:iCs/>
          <w:color w:val="00000A"/>
          <w:sz w:val="24"/>
          <w:szCs w:val="24"/>
        </w:rPr>
        <w:t>Public Management Review</w:t>
      </w:r>
      <w:r w:rsidR="007873F8" w:rsidRPr="00B655E7">
        <w:rPr>
          <w:rFonts w:ascii="Times New Roman" w:hAnsi="Times New Roman" w:cs="Times New Roman"/>
          <w:color w:val="00000A"/>
          <w:sz w:val="24"/>
          <w:szCs w:val="24"/>
        </w:rPr>
        <w:t xml:space="preserve">, </w:t>
      </w:r>
      <w:r w:rsidR="000E5993" w:rsidRPr="00B655E7">
        <w:rPr>
          <w:rFonts w:ascii="Times New Roman" w:hAnsi="Times New Roman" w:cs="Times New Roman"/>
          <w:color w:val="00000A"/>
          <w:sz w:val="24"/>
          <w:szCs w:val="24"/>
          <w:highlight w:val="green"/>
        </w:rPr>
        <w:t>Volume 18, Issue</w:t>
      </w:r>
      <w:r w:rsidR="00910168" w:rsidRPr="00B655E7">
        <w:rPr>
          <w:rFonts w:ascii="Times New Roman" w:hAnsi="Times New Roman" w:cs="Times New Roman"/>
          <w:color w:val="00000A"/>
          <w:sz w:val="24"/>
          <w:szCs w:val="24"/>
        </w:rPr>
        <w:t xml:space="preserve"> 6</w:t>
      </w:r>
      <w:r w:rsidR="000E5993" w:rsidRPr="00B655E7">
        <w:rPr>
          <w:rFonts w:ascii="Times New Roman" w:hAnsi="Times New Roman" w:cs="Times New Roman"/>
          <w:color w:val="00000A"/>
          <w:sz w:val="24"/>
          <w:szCs w:val="24"/>
        </w:rPr>
        <w:t xml:space="preserve">, </w:t>
      </w:r>
      <w:r w:rsidR="007873F8" w:rsidRPr="00B655E7">
        <w:rPr>
          <w:rFonts w:ascii="Times New Roman" w:hAnsi="Times New Roman" w:cs="Times New Roman"/>
          <w:color w:val="00000A"/>
          <w:sz w:val="24"/>
          <w:szCs w:val="24"/>
        </w:rPr>
        <w:t>1-28</w:t>
      </w:r>
      <w:r w:rsidRPr="00B655E7">
        <w:rPr>
          <w:rFonts w:ascii="Times New Roman" w:hAnsi="Times New Roman" w:cs="Times New Roman"/>
          <w:color w:val="00000A"/>
          <w:sz w:val="24"/>
          <w:szCs w:val="24"/>
        </w:rPr>
        <w:t xml:space="preserve">. </w:t>
      </w:r>
    </w:p>
    <w:p w14:paraId="14740F37" w14:textId="3AC764D5" w:rsidR="0038334D" w:rsidRPr="003E6DED" w:rsidRDefault="0038334D" w:rsidP="0038334D">
      <w:pPr>
        <w:pStyle w:val="LO-normal"/>
        <w:spacing w:line="240" w:lineRule="auto"/>
        <w:ind w:left="720" w:hanging="720"/>
        <w:contextualSpacing/>
        <w:rPr>
          <w:rFonts w:ascii="Times New Roman" w:hAnsi="Times New Roman" w:cs="Times New Roman"/>
          <w:color w:val="00000A"/>
          <w:sz w:val="24"/>
          <w:szCs w:val="24"/>
          <w:lang w:val="es-ES_tradnl"/>
        </w:rPr>
      </w:pPr>
      <w:r w:rsidRPr="00910168">
        <w:rPr>
          <w:rFonts w:ascii="Times New Roman" w:hAnsi="Times New Roman" w:cs="Times New Roman"/>
          <w:color w:val="00000A"/>
          <w:sz w:val="24"/>
          <w:szCs w:val="24"/>
          <w:highlight w:val="green"/>
          <w:lang w:val="es-ES_tradnl"/>
        </w:rPr>
        <w:t>G</w:t>
      </w:r>
      <w:r w:rsidR="0077583A" w:rsidRPr="00910168">
        <w:rPr>
          <w:rFonts w:ascii="Times New Roman" w:hAnsi="Times New Roman" w:cs="Times New Roman"/>
          <w:color w:val="00000A"/>
          <w:sz w:val="24"/>
          <w:szCs w:val="24"/>
          <w:highlight w:val="green"/>
          <w:lang w:val="es-ES_tradnl"/>
        </w:rPr>
        <w:t>od</w:t>
      </w:r>
      <w:r w:rsidR="000072F3" w:rsidRPr="00910168">
        <w:rPr>
          <w:rFonts w:ascii="Times New Roman" w:hAnsi="Times New Roman" w:cs="Times New Roman"/>
          <w:color w:val="00000A"/>
          <w:sz w:val="24"/>
          <w:szCs w:val="24"/>
          <w:highlight w:val="green"/>
          <w:lang w:val="es-ES_tradnl"/>
        </w:rPr>
        <w:t>o</w:t>
      </w:r>
      <w:r w:rsidR="0077583A" w:rsidRPr="00910168">
        <w:rPr>
          <w:rFonts w:ascii="Times New Roman" w:hAnsi="Times New Roman" w:cs="Times New Roman"/>
          <w:color w:val="00000A"/>
          <w:sz w:val="24"/>
          <w:szCs w:val="24"/>
          <w:highlight w:val="green"/>
          <w:lang w:val="es-ES_tradnl"/>
        </w:rPr>
        <w:t>y</w:t>
      </w:r>
      <w:r w:rsidR="0077583A">
        <w:rPr>
          <w:rFonts w:ascii="Times New Roman" w:hAnsi="Times New Roman" w:cs="Times New Roman"/>
          <w:color w:val="00000A"/>
          <w:sz w:val="24"/>
          <w:szCs w:val="24"/>
          <w:lang w:val="es-ES_tradnl"/>
        </w:rPr>
        <w:t xml:space="preserve"> Rueda, Luis Fernando (2007),</w:t>
      </w:r>
      <w:r w:rsidRPr="003E6DED">
        <w:rPr>
          <w:rFonts w:ascii="Times New Roman" w:hAnsi="Times New Roman" w:cs="Times New Roman"/>
          <w:color w:val="00000A"/>
          <w:sz w:val="24"/>
          <w:szCs w:val="24"/>
          <w:lang w:val="es-ES_tradnl"/>
        </w:rPr>
        <w:t xml:space="preserve"> “Reelección en la Cámara de Diputados 1917-1933: F</w:t>
      </w:r>
      <w:r w:rsidR="007873F8">
        <w:rPr>
          <w:rFonts w:ascii="Times New Roman" w:hAnsi="Times New Roman" w:cs="Times New Roman"/>
          <w:color w:val="00000A"/>
          <w:sz w:val="24"/>
          <w:szCs w:val="24"/>
          <w:lang w:val="es-ES_tradnl"/>
        </w:rPr>
        <w:t>ederalismo y ambición política”</w:t>
      </w:r>
      <w:r w:rsidR="00557223">
        <w:rPr>
          <w:rFonts w:ascii="Times New Roman" w:eastAsia="Times New Roman" w:hAnsi="Times New Roman" w:cs="Times New Roman"/>
          <w:color w:val="00000A"/>
          <w:sz w:val="24"/>
          <w:szCs w:val="24"/>
          <w:lang w:val="es-ES_tradnl"/>
        </w:rPr>
        <w:t>, Tesis de Licenciatura,</w:t>
      </w:r>
      <w:r w:rsidR="00557223" w:rsidRPr="003E6DED">
        <w:rPr>
          <w:rFonts w:ascii="Times New Roman" w:eastAsia="Times New Roman" w:hAnsi="Times New Roman" w:cs="Times New Roman"/>
          <w:color w:val="00000A"/>
          <w:sz w:val="24"/>
          <w:szCs w:val="24"/>
          <w:lang w:val="es-ES_tradnl"/>
        </w:rPr>
        <w:t xml:space="preserve"> Ciudad de México: Instituto Tecnológico Autónomo de México.</w:t>
      </w:r>
    </w:p>
    <w:p w14:paraId="731325AC" w14:textId="25F5EF4D"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Gómez Tagle, Silvia y Ma</w:t>
      </w:r>
      <w:r w:rsidR="0077583A">
        <w:rPr>
          <w:rFonts w:ascii="Times New Roman" w:hAnsi="Times New Roman" w:cs="Times New Roman"/>
          <w:color w:val="00000A"/>
          <w:sz w:val="24"/>
          <w:szCs w:val="24"/>
          <w:lang w:val="es-ES_tradnl"/>
        </w:rPr>
        <w:t>ría Eugenia Valdés</w:t>
      </w:r>
      <w:r w:rsidRPr="003E6DED">
        <w:rPr>
          <w:rFonts w:ascii="Times New Roman" w:hAnsi="Times New Roman" w:cs="Times New Roman"/>
          <w:color w:val="00000A"/>
          <w:sz w:val="24"/>
          <w:szCs w:val="24"/>
          <w:lang w:val="es-ES_tradnl"/>
        </w:rPr>
        <w:t xml:space="preserve"> </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2000</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i/>
          <w:color w:val="00000A"/>
          <w:sz w:val="24"/>
          <w:szCs w:val="24"/>
          <w:lang w:val="es-ES_tradnl"/>
        </w:rPr>
        <w:t>La Geografía del Poder y las Elecciones en México</w:t>
      </w:r>
      <w:r w:rsidR="007873F8">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Ciudad de México: Instituto Federal Electoral - Plaza y Valdés. </w:t>
      </w:r>
    </w:p>
    <w:p w14:paraId="40992BA0" w14:textId="222A547D"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Galván, J. A. G. (2008),</w:t>
      </w:r>
      <w:r w:rsidR="005F56AD" w:rsidRPr="003E6DED">
        <w:rPr>
          <w:rFonts w:ascii="Times New Roman" w:eastAsia="Times New Roman" w:hAnsi="Times New Roman" w:cs="Times New Roman"/>
          <w:color w:val="00000A"/>
          <w:sz w:val="24"/>
          <w:szCs w:val="24"/>
          <w:lang w:val="es-ES_tradnl"/>
        </w:rPr>
        <w:t xml:space="preserve"> </w:t>
      </w:r>
      <w:r w:rsidR="007873F8">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La redistritación electoral y la participación política de los pueblos indígenas</w:t>
      </w:r>
      <w:r w:rsidR="007873F8">
        <w:rPr>
          <w:rFonts w:ascii="Times New Roman" w:eastAsia="Times New Roman" w:hAnsi="Times New Roman" w:cs="Times New Roman"/>
          <w:color w:val="00000A"/>
          <w:sz w:val="24"/>
          <w:szCs w:val="24"/>
          <w:lang w:val="es-ES_tradnl"/>
        </w:rPr>
        <w:t xml:space="preserve"> en México”,</w:t>
      </w:r>
      <w:r w:rsidR="005F56AD" w:rsidRPr="003E6DED">
        <w:rPr>
          <w:rFonts w:ascii="Times New Roman" w:eastAsia="Times New Roman" w:hAnsi="Times New Roman" w:cs="Times New Roman"/>
          <w:color w:val="00000A"/>
          <w:sz w:val="24"/>
          <w:szCs w:val="24"/>
          <w:lang w:val="es-ES_tradnl"/>
        </w:rPr>
        <w:t xml:space="preserve"> Bal</w:t>
      </w:r>
      <w:r>
        <w:rPr>
          <w:rFonts w:ascii="Times New Roman" w:eastAsia="Times New Roman" w:hAnsi="Times New Roman" w:cs="Times New Roman"/>
          <w:color w:val="00000A"/>
          <w:sz w:val="24"/>
          <w:szCs w:val="24"/>
          <w:lang w:val="es-ES_tradnl"/>
        </w:rPr>
        <w:t>ance y perspectivas (2006-2009),</w:t>
      </w:r>
      <w:r w:rsidR="005F56AD" w:rsidRPr="003E6DED">
        <w:rPr>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 xml:space="preserve">Boletín Mexicano de </w:t>
      </w:r>
      <w:r w:rsidR="005F56AD" w:rsidRPr="003E6DED">
        <w:rPr>
          <w:rFonts w:ascii="Times New Roman" w:eastAsia="Times New Roman" w:hAnsi="Times New Roman" w:cs="Times New Roman"/>
          <w:i/>
          <w:iCs/>
          <w:color w:val="00000A"/>
          <w:sz w:val="24"/>
          <w:szCs w:val="24"/>
          <w:lang w:val="es-ES_tradnl"/>
        </w:rPr>
        <w:lastRenderedPageBreak/>
        <w:t>Derecho Comparado</w:t>
      </w:r>
      <w:r w:rsidR="005F56AD" w:rsidRPr="003E6DED">
        <w:rPr>
          <w:rFonts w:ascii="Times New Roman" w:eastAsia="Times New Roman" w:hAnsi="Times New Roman" w:cs="Times New Roman"/>
          <w:color w:val="00000A"/>
          <w:sz w:val="24"/>
          <w:szCs w:val="24"/>
          <w:lang w:val="es-ES_tradnl"/>
        </w:rPr>
        <w:t>, (121), 173-211.</w:t>
      </w:r>
    </w:p>
    <w:p w14:paraId="4F2B6194" w14:textId="2DE810D4" w:rsidR="00196BB3" w:rsidRPr="00B655E7" w:rsidRDefault="005F56AD">
      <w:pPr>
        <w:pStyle w:val="LO-normal"/>
        <w:spacing w:line="240" w:lineRule="auto"/>
        <w:ind w:left="720" w:hanging="720"/>
        <w:contextualSpacing/>
        <w:rPr>
          <w:rFonts w:ascii="Times New Roman" w:hAnsi="Times New Roman" w:cs="Times New Roman"/>
          <w:color w:val="00000A"/>
          <w:sz w:val="24"/>
          <w:szCs w:val="24"/>
        </w:rPr>
      </w:pPr>
      <w:proofErr w:type="spellStart"/>
      <w:r w:rsidRPr="00B655E7">
        <w:rPr>
          <w:rFonts w:ascii="Times New Roman" w:hAnsi="Times New Roman" w:cs="Times New Roman"/>
          <w:color w:val="00000A"/>
          <w:sz w:val="24"/>
          <w:szCs w:val="24"/>
        </w:rPr>
        <w:t>Grofman</w:t>
      </w:r>
      <w:proofErr w:type="spellEnd"/>
      <w:r w:rsidRPr="00B655E7">
        <w:rPr>
          <w:rFonts w:ascii="Times New Roman" w:hAnsi="Times New Roman" w:cs="Times New Roman"/>
          <w:color w:val="00000A"/>
          <w:sz w:val="24"/>
          <w:szCs w:val="24"/>
        </w:rPr>
        <w:t>,</w:t>
      </w:r>
      <w:r w:rsidRPr="00B655E7">
        <w:rPr>
          <w:rFonts w:ascii="Times New Roman" w:hAnsi="Times New Roman" w:cs="Times New Roman"/>
          <w:color w:val="00000A"/>
          <w:spacing w:val="22"/>
          <w:sz w:val="24"/>
          <w:szCs w:val="24"/>
        </w:rPr>
        <w:t xml:space="preserve"> </w:t>
      </w:r>
      <w:r w:rsidRPr="00B655E7">
        <w:rPr>
          <w:rFonts w:ascii="Times New Roman" w:hAnsi="Times New Roman" w:cs="Times New Roman"/>
          <w:color w:val="00000A"/>
          <w:sz w:val="24"/>
          <w:szCs w:val="24"/>
        </w:rPr>
        <w:t>Bernard,</w:t>
      </w:r>
      <w:r w:rsidRPr="00B655E7">
        <w:rPr>
          <w:rFonts w:ascii="Times New Roman" w:hAnsi="Times New Roman" w:cs="Times New Roman"/>
          <w:color w:val="00000A"/>
          <w:spacing w:val="23"/>
          <w:sz w:val="24"/>
          <w:szCs w:val="24"/>
        </w:rPr>
        <w:t xml:space="preserve"> </w:t>
      </w:r>
      <w:r w:rsidRPr="00B655E7">
        <w:rPr>
          <w:rFonts w:ascii="Times New Roman" w:hAnsi="Times New Roman" w:cs="Times New Roman"/>
          <w:color w:val="00000A"/>
          <w:spacing w:val="-12"/>
          <w:sz w:val="24"/>
          <w:szCs w:val="24"/>
        </w:rPr>
        <w:t>W.</w:t>
      </w:r>
      <w:r w:rsidRPr="00B655E7">
        <w:rPr>
          <w:rFonts w:ascii="Times New Roman" w:hAnsi="Times New Roman" w:cs="Times New Roman"/>
          <w:color w:val="00000A"/>
          <w:spacing w:val="17"/>
          <w:sz w:val="24"/>
          <w:szCs w:val="24"/>
        </w:rPr>
        <w:t xml:space="preserve"> </w:t>
      </w:r>
      <w:proofErr w:type="spellStart"/>
      <w:r w:rsidRPr="00B655E7">
        <w:rPr>
          <w:rFonts w:ascii="Times New Roman" w:hAnsi="Times New Roman" w:cs="Times New Roman"/>
          <w:color w:val="00000A"/>
          <w:spacing w:val="-2"/>
          <w:sz w:val="24"/>
          <w:szCs w:val="24"/>
        </w:rPr>
        <w:t>Koetzle</w:t>
      </w:r>
      <w:proofErr w:type="spellEnd"/>
      <w:r w:rsidRPr="00B655E7">
        <w:rPr>
          <w:rFonts w:ascii="Times New Roman" w:hAnsi="Times New Roman" w:cs="Times New Roman"/>
          <w:color w:val="00000A"/>
          <w:spacing w:val="17"/>
          <w:sz w:val="24"/>
          <w:szCs w:val="24"/>
        </w:rPr>
        <w:t xml:space="preserve"> </w:t>
      </w:r>
      <w:r w:rsidRPr="00B655E7">
        <w:rPr>
          <w:rFonts w:ascii="Times New Roman" w:hAnsi="Times New Roman" w:cs="Times New Roman"/>
          <w:color w:val="00000A"/>
          <w:sz w:val="24"/>
          <w:szCs w:val="24"/>
        </w:rPr>
        <w:t>and</w:t>
      </w:r>
      <w:r w:rsidRPr="00B655E7">
        <w:rPr>
          <w:rFonts w:ascii="Times New Roman" w:hAnsi="Times New Roman" w:cs="Times New Roman"/>
          <w:color w:val="00000A"/>
          <w:spacing w:val="17"/>
          <w:sz w:val="24"/>
          <w:szCs w:val="24"/>
        </w:rPr>
        <w:t xml:space="preserve"> </w:t>
      </w:r>
      <w:r w:rsidRPr="00B655E7">
        <w:rPr>
          <w:rFonts w:ascii="Times New Roman" w:hAnsi="Times New Roman" w:cs="Times New Roman"/>
          <w:color w:val="00000A"/>
          <w:spacing w:val="-10"/>
          <w:sz w:val="24"/>
          <w:szCs w:val="24"/>
        </w:rPr>
        <w:t>T.</w:t>
      </w:r>
      <w:r w:rsidRPr="00B655E7">
        <w:rPr>
          <w:rFonts w:ascii="Times New Roman" w:hAnsi="Times New Roman" w:cs="Times New Roman"/>
          <w:color w:val="00000A"/>
          <w:spacing w:val="17"/>
          <w:sz w:val="24"/>
          <w:szCs w:val="24"/>
        </w:rPr>
        <w:t xml:space="preserve"> </w:t>
      </w:r>
      <w:proofErr w:type="spellStart"/>
      <w:r w:rsidRPr="00B655E7">
        <w:rPr>
          <w:rFonts w:ascii="Times New Roman" w:hAnsi="Times New Roman" w:cs="Times New Roman"/>
          <w:color w:val="00000A"/>
          <w:sz w:val="24"/>
          <w:szCs w:val="24"/>
        </w:rPr>
        <w:t>Brunell</w:t>
      </w:r>
      <w:proofErr w:type="spellEnd"/>
      <w:r w:rsidRPr="00B655E7">
        <w:rPr>
          <w:rFonts w:ascii="Times New Roman" w:hAnsi="Times New Roman" w:cs="Times New Roman"/>
          <w:color w:val="00000A"/>
          <w:spacing w:val="18"/>
          <w:sz w:val="24"/>
          <w:szCs w:val="24"/>
        </w:rPr>
        <w:t xml:space="preserve"> (</w:t>
      </w:r>
      <w:r w:rsidR="0077583A" w:rsidRPr="00B655E7">
        <w:rPr>
          <w:rFonts w:ascii="Times New Roman" w:hAnsi="Times New Roman" w:cs="Times New Roman"/>
          <w:color w:val="00000A"/>
          <w:sz w:val="24"/>
          <w:szCs w:val="24"/>
        </w:rPr>
        <w:t>1997)</w:t>
      </w:r>
      <w:proofErr w:type="gramStart"/>
      <w:r w:rsidR="0077583A" w:rsidRPr="00B655E7">
        <w:rPr>
          <w:rFonts w:ascii="Times New Roman" w:hAnsi="Times New Roman" w:cs="Times New Roman"/>
          <w:color w:val="00000A"/>
          <w:sz w:val="24"/>
          <w:szCs w:val="24"/>
        </w:rPr>
        <w:t>,</w:t>
      </w:r>
      <w:r w:rsidRPr="00B655E7">
        <w:rPr>
          <w:rFonts w:ascii="Times New Roman" w:hAnsi="Times New Roman" w:cs="Times New Roman"/>
          <w:color w:val="00000A"/>
          <w:sz w:val="24"/>
          <w:szCs w:val="24"/>
        </w:rPr>
        <w:t xml:space="preserve"> </w:t>
      </w:r>
      <w:r w:rsidRPr="00B655E7">
        <w:rPr>
          <w:rFonts w:ascii="Times New Roman" w:hAnsi="Times New Roman" w:cs="Times New Roman"/>
          <w:color w:val="00000A"/>
          <w:spacing w:val="28"/>
          <w:sz w:val="24"/>
          <w:szCs w:val="24"/>
        </w:rPr>
        <w:t xml:space="preserve"> </w:t>
      </w:r>
      <w:r w:rsidRPr="00B655E7">
        <w:rPr>
          <w:rFonts w:ascii="Times New Roman" w:hAnsi="Times New Roman" w:cs="Times New Roman"/>
          <w:color w:val="00000A"/>
          <w:spacing w:val="-8"/>
          <w:sz w:val="24"/>
          <w:szCs w:val="24"/>
        </w:rPr>
        <w:t>“</w:t>
      </w:r>
      <w:proofErr w:type="gramEnd"/>
      <w:r w:rsidRPr="00B655E7">
        <w:rPr>
          <w:rFonts w:ascii="Times New Roman" w:hAnsi="Times New Roman" w:cs="Times New Roman"/>
          <w:color w:val="00000A"/>
          <w:spacing w:val="-8"/>
          <w:sz w:val="24"/>
          <w:szCs w:val="24"/>
        </w:rPr>
        <w:t>An</w:t>
      </w:r>
      <w:r w:rsidRPr="00B655E7">
        <w:rPr>
          <w:rFonts w:ascii="Times New Roman" w:hAnsi="Times New Roman" w:cs="Times New Roman"/>
          <w:color w:val="00000A"/>
          <w:spacing w:val="17"/>
          <w:sz w:val="24"/>
          <w:szCs w:val="24"/>
        </w:rPr>
        <w:t xml:space="preserve"> </w:t>
      </w:r>
      <w:r w:rsidRPr="00B655E7">
        <w:rPr>
          <w:rFonts w:ascii="Times New Roman" w:hAnsi="Times New Roman" w:cs="Times New Roman"/>
          <w:color w:val="00000A"/>
          <w:spacing w:val="-1"/>
          <w:sz w:val="24"/>
          <w:szCs w:val="24"/>
        </w:rPr>
        <w:t>integrated</w:t>
      </w:r>
      <w:r w:rsidRPr="00B655E7">
        <w:rPr>
          <w:rFonts w:ascii="Times New Roman" w:hAnsi="Times New Roman" w:cs="Times New Roman"/>
          <w:color w:val="00000A"/>
          <w:spacing w:val="17"/>
          <w:sz w:val="24"/>
          <w:szCs w:val="24"/>
        </w:rPr>
        <w:t xml:space="preserve"> </w:t>
      </w:r>
      <w:r w:rsidRPr="00B655E7">
        <w:rPr>
          <w:rFonts w:ascii="Times New Roman" w:hAnsi="Times New Roman" w:cs="Times New Roman"/>
          <w:color w:val="00000A"/>
          <w:spacing w:val="-1"/>
          <w:sz w:val="24"/>
          <w:szCs w:val="24"/>
        </w:rPr>
        <w:t>Perspective</w:t>
      </w:r>
      <w:r w:rsidRPr="00B655E7">
        <w:rPr>
          <w:rFonts w:ascii="Times New Roman" w:hAnsi="Times New Roman" w:cs="Times New Roman"/>
          <w:color w:val="00000A"/>
          <w:spacing w:val="17"/>
          <w:sz w:val="24"/>
          <w:szCs w:val="24"/>
        </w:rPr>
        <w:t xml:space="preserve"> </w:t>
      </w:r>
      <w:r w:rsidRPr="00B655E7">
        <w:rPr>
          <w:rFonts w:ascii="Times New Roman" w:hAnsi="Times New Roman" w:cs="Times New Roman"/>
          <w:color w:val="00000A"/>
          <w:sz w:val="24"/>
          <w:szCs w:val="24"/>
        </w:rPr>
        <w:t>on</w:t>
      </w:r>
      <w:r w:rsidRPr="00B655E7">
        <w:rPr>
          <w:rFonts w:ascii="Times New Roman" w:hAnsi="Times New Roman" w:cs="Times New Roman"/>
          <w:color w:val="00000A"/>
          <w:spacing w:val="18"/>
          <w:sz w:val="24"/>
          <w:szCs w:val="24"/>
        </w:rPr>
        <w:t xml:space="preserve"> </w:t>
      </w:r>
      <w:r w:rsidRPr="00B655E7">
        <w:rPr>
          <w:rFonts w:ascii="Times New Roman" w:hAnsi="Times New Roman" w:cs="Times New Roman"/>
          <w:color w:val="00000A"/>
          <w:sz w:val="24"/>
          <w:szCs w:val="24"/>
        </w:rPr>
        <w:t>the</w:t>
      </w:r>
      <w:r w:rsidRPr="00B655E7">
        <w:rPr>
          <w:rFonts w:ascii="Times New Roman" w:hAnsi="Times New Roman" w:cs="Times New Roman"/>
          <w:color w:val="00000A"/>
          <w:spacing w:val="17"/>
          <w:sz w:val="24"/>
          <w:szCs w:val="24"/>
        </w:rPr>
        <w:t xml:space="preserve"> </w:t>
      </w:r>
      <w:r w:rsidRPr="00B655E7">
        <w:rPr>
          <w:rFonts w:ascii="Times New Roman" w:hAnsi="Times New Roman" w:cs="Times New Roman"/>
          <w:color w:val="00000A"/>
          <w:sz w:val="24"/>
          <w:szCs w:val="24"/>
        </w:rPr>
        <w:t>three potential sources</w:t>
      </w:r>
      <w:r w:rsidRPr="00B655E7">
        <w:rPr>
          <w:rFonts w:ascii="Times New Roman" w:hAnsi="Times New Roman" w:cs="Times New Roman"/>
          <w:color w:val="00000A"/>
          <w:spacing w:val="1"/>
          <w:sz w:val="24"/>
          <w:szCs w:val="24"/>
        </w:rPr>
        <w:t xml:space="preserve"> </w:t>
      </w:r>
      <w:r w:rsidRPr="00B655E7">
        <w:rPr>
          <w:rFonts w:ascii="Times New Roman" w:hAnsi="Times New Roman" w:cs="Times New Roman"/>
          <w:color w:val="00000A"/>
          <w:sz w:val="24"/>
          <w:szCs w:val="24"/>
        </w:rPr>
        <w:t>of partisan</w:t>
      </w:r>
      <w:r w:rsidRPr="00B655E7">
        <w:rPr>
          <w:rFonts w:ascii="Times New Roman" w:hAnsi="Times New Roman" w:cs="Times New Roman"/>
          <w:color w:val="00000A"/>
          <w:spacing w:val="1"/>
          <w:sz w:val="24"/>
          <w:szCs w:val="24"/>
        </w:rPr>
        <w:t xml:space="preserve"> </w:t>
      </w:r>
      <w:r w:rsidRPr="00B655E7">
        <w:rPr>
          <w:rFonts w:ascii="Times New Roman" w:hAnsi="Times New Roman" w:cs="Times New Roman"/>
          <w:color w:val="00000A"/>
          <w:sz w:val="24"/>
          <w:szCs w:val="24"/>
        </w:rPr>
        <w:t>bias:</w:t>
      </w:r>
      <w:r w:rsidRPr="00B655E7">
        <w:rPr>
          <w:rFonts w:ascii="Times New Roman" w:hAnsi="Times New Roman" w:cs="Times New Roman"/>
          <w:color w:val="00000A"/>
          <w:spacing w:val="20"/>
          <w:sz w:val="24"/>
          <w:szCs w:val="24"/>
        </w:rPr>
        <w:t xml:space="preserve"> </w:t>
      </w:r>
      <w:r w:rsidRPr="00B655E7">
        <w:rPr>
          <w:rFonts w:ascii="Times New Roman" w:hAnsi="Times New Roman" w:cs="Times New Roman"/>
          <w:color w:val="00000A"/>
          <w:sz w:val="24"/>
          <w:szCs w:val="24"/>
        </w:rPr>
        <w:t>malapportionment,</w:t>
      </w:r>
      <w:r w:rsidRPr="00B655E7">
        <w:rPr>
          <w:rFonts w:ascii="Times New Roman" w:hAnsi="Times New Roman" w:cs="Times New Roman"/>
          <w:color w:val="00000A"/>
          <w:spacing w:val="2"/>
          <w:sz w:val="24"/>
          <w:szCs w:val="24"/>
        </w:rPr>
        <w:t xml:space="preserve"> </w:t>
      </w:r>
      <w:r w:rsidRPr="00B655E7">
        <w:rPr>
          <w:rFonts w:ascii="Times New Roman" w:hAnsi="Times New Roman" w:cs="Times New Roman"/>
          <w:color w:val="00000A"/>
          <w:sz w:val="24"/>
          <w:szCs w:val="24"/>
        </w:rPr>
        <w:t>turnout</w:t>
      </w:r>
      <w:r w:rsidRPr="00B655E7">
        <w:rPr>
          <w:rFonts w:ascii="Times New Roman" w:hAnsi="Times New Roman" w:cs="Times New Roman"/>
          <w:color w:val="00000A"/>
          <w:spacing w:val="1"/>
          <w:sz w:val="24"/>
          <w:szCs w:val="24"/>
        </w:rPr>
        <w:t xml:space="preserve"> </w:t>
      </w:r>
      <w:r w:rsidRPr="00B655E7">
        <w:rPr>
          <w:rFonts w:ascii="Times New Roman" w:hAnsi="Times New Roman" w:cs="Times New Roman"/>
          <w:color w:val="00000A"/>
          <w:spacing w:val="-1"/>
          <w:sz w:val="24"/>
          <w:szCs w:val="24"/>
        </w:rPr>
        <w:t>Differences,</w:t>
      </w:r>
      <w:r w:rsidRPr="00B655E7">
        <w:rPr>
          <w:rFonts w:ascii="Times New Roman" w:hAnsi="Times New Roman" w:cs="Times New Roman"/>
          <w:color w:val="00000A"/>
          <w:spacing w:val="2"/>
          <w:sz w:val="24"/>
          <w:szCs w:val="24"/>
        </w:rPr>
        <w:t xml:space="preserve"> </w:t>
      </w:r>
      <w:r w:rsidRPr="00B655E7">
        <w:rPr>
          <w:rFonts w:ascii="Times New Roman" w:hAnsi="Times New Roman" w:cs="Times New Roman"/>
          <w:color w:val="00000A"/>
          <w:sz w:val="24"/>
          <w:szCs w:val="24"/>
        </w:rPr>
        <w:t>and</w:t>
      </w:r>
      <w:r w:rsidRPr="00B655E7">
        <w:rPr>
          <w:rFonts w:ascii="Times New Roman" w:hAnsi="Times New Roman" w:cs="Times New Roman"/>
          <w:color w:val="00000A"/>
          <w:spacing w:val="1"/>
          <w:sz w:val="24"/>
          <w:szCs w:val="24"/>
        </w:rPr>
        <w:t xml:space="preserve"> </w:t>
      </w:r>
      <w:r w:rsidRPr="00B655E7">
        <w:rPr>
          <w:rFonts w:ascii="Times New Roman" w:hAnsi="Times New Roman" w:cs="Times New Roman"/>
          <w:color w:val="00000A"/>
          <w:sz w:val="24"/>
          <w:szCs w:val="24"/>
        </w:rPr>
        <w:t>the geographic</w:t>
      </w:r>
      <w:r w:rsidRPr="00B655E7">
        <w:rPr>
          <w:rFonts w:ascii="Times New Roman" w:hAnsi="Times New Roman" w:cs="Times New Roman"/>
          <w:color w:val="00000A"/>
          <w:spacing w:val="-10"/>
          <w:sz w:val="24"/>
          <w:szCs w:val="24"/>
        </w:rPr>
        <w:t xml:space="preserve"> </w:t>
      </w:r>
      <w:r w:rsidRPr="00B655E7">
        <w:rPr>
          <w:rFonts w:ascii="Times New Roman" w:hAnsi="Times New Roman" w:cs="Times New Roman"/>
          <w:color w:val="00000A"/>
          <w:spacing w:val="-1"/>
          <w:sz w:val="24"/>
          <w:szCs w:val="24"/>
        </w:rPr>
        <w:t>distribution</w:t>
      </w:r>
      <w:r w:rsidRPr="00B655E7">
        <w:rPr>
          <w:rFonts w:ascii="Times New Roman" w:hAnsi="Times New Roman" w:cs="Times New Roman"/>
          <w:color w:val="00000A"/>
          <w:spacing w:val="-9"/>
          <w:sz w:val="24"/>
          <w:szCs w:val="24"/>
        </w:rPr>
        <w:t xml:space="preserve"> </w:t>
      </w:r>
      <w:r w:rsidRPr="00B655E7">
        <w:rPr>
          <w:rFonts w:ascii="Times New Roman" w:hAnsi="Times New Roman" w:cs="Times New Roman"/>
          <w:color w:val="00000A"/>
          <w:sz w:val="24"/>
          <w:szCs w:val="24"/>
        </w:rPr>
        <w:t>of</w:t>
      </w:r>
      <w:r w:rsidRPr="00B655E7">
        <w:rPr>
          <w:rFonts w:ascii="Times New Roman" w:hAnsi="Times New Roman" w:cs="Times New Roman"/>
          <w:color w:val="00000A"/>
          <w:spacing w:val="-9"/>
          <w:sz w:val="24"/>
          <w:szCs w:val="24"/>
        </w:rPr>
        <w:t xml:space="preserve"> </w:t>
      </w:r>
      <w:r w:rsidRPr="00B655E7">
        <w:rPr>
          <w:rFonts w:ascii="Times New Roman" w:hAnsi="Times New Roman" w:cs="Times New Roman"/>
          <w:color w:val="00000A"/>
          <w:sz w:val="24"/>
          <w:szCs w:val="24"/>
        </w:rPr>
        <w:t>party</w:t>
      </w:r>
      <w:r w:rsidRPr="00B655E7">
        <w:rPr>
          <w:rFonts w:ascii="Times New Roman" w:hAnsi="Times New Roman" w:cs="Times New Roman"/>
          <w:color w:val="00000A"/>
          <w:spacing w:val="-10"/>
          <w:sz w:val="24"/>
          <w:szCs w:val="24"/>
        </w:rPr>
        <w:t xml:space="preserve"> </w:t>
      </w:r>
      <w:r w:rsidRPr="00B655E7">
        <w:rPr>
          <w:rFonts w:ascii="Times New Roman" w:hAnsi="Times New Roman" w:cs="Times New Roman"/>
          <w:color w:val="00000A"/>
          <w:spacing w:val="-2"/>
          <w:sz w:val="24"/>
          <w:szCs w:val="24"/>
        </w:rPr>
        <w:t>vote</w:t>
      </w:r>
      <w:r w:rsidRPr="00B655E7">
        <w:rPr>
          <w:rFonts w:ascii="Times New Roman" w:hAnsi="Times New Roman" w:cs="Times New Roman"/>
          <w:color w:val="00000A"/>
          <w:spacing w:val="-9"/>
          <w:sz w:val="24"/>
          <w:szCs w:val="24"/>
        </w:rPr>
        <w:t xml:space="preserve"> </w:t>
      </w:r>
      <w:r w:rsidRPr="00B655E7">
        <w:rPr>
          <w:rFonts w:ascii="Times New Roman" w:hAnsi="Times New Roman" w:cs="Times New Roman"/>
          <w:color w:val="00000A"/>
          <w:spacing w:val="-3"/>
          <w:sz w:val="24"/>
          <w:szCs w:val="24"/>
        </w:rPr>
        <w:t>shares.”</w:t>
      </w:r>
      <w:r w:rsidRPr="00B655E7">
        <w:rPr>
          <w:rFonts w:ascii="Times New Roman" w:hAnsi="Times New Roman" w:cs="Times New Roman"/>
          <w:color w:val="00000A"/>
          <w:spacing w:val="-9"/>
          <w:sz w:val="24"/>
          <w:szCs w:val="24"/>
        </w:rPr>
        <w:t xml:space="preserve"> </w:t>
      </w:r>
      <w:r w:rsidRPr="00B655E7">
        <w:rPr>
          <w:rFonts w:ascii="Times New Roman" w:hAnsi="Times New Roman" w:cs="Times New Roman"/>
          <w:i/>
          <w:iCs/>
          <w:color w:val="00000A"/>
          <w:spacing w:val="-1"/>
          <w:sz w:val="24"/>
          <w:szCs w:val="24"/>
        </w:rPr>
        <w:t>Electoral</w:t>
      </w:r>
      <w:r w:rsidRPr="00B655E7">
        <w:rPr>
          <w:rFonts w:ascii="Times New Roman" w:hAnsi="Times New Roman" w:cs="Times New Roman"/>
          <w:i/>
          <w:iCs/>
          <w:color w:val="00000A"/>
          <w:spacing w:val="-10"/>
          <w:sz w:val="24"/>
          <w:szCs w:val="24"/>
        </w:rPr>
        <w:t xml:space="preserve"> </w:t>
      </w:r>
      <w:r w:rsidRPr="00B655E7">
        <w:rPr>
          <w:rFonts w:ascii="Times New Roman" w:hAnsi="Times New Roman" w:cs="Times New Roman"/>
          <w:i/>
          <w:iCs/>
          <w:color w:val="00000A"/>
          <w:sz w:val="24"/>
          <w:szCs w:val="24"/>
        </w:rPr>
        <w:t>Studies</w:t>
      </w:r>
      <w:r w:rsidRPr="00B655E7">
        <w:rPr>
          <w:rFonts w:ascii="Times New Roman" w:hAnsi="Times New Roman" w:cs="Times New Roman"/>
          <w:i/>
          <w:iCs/>
          <w:color w:val="00000A"/>
          <w:spacing w:val="-9"/>
          <w:sz w:val="24"/>
          <w:szCs w:val="24"/>
        </w:rPr>
        <w:t xml:space="preserve"> </w:t>
      </w:r>
      <w:r w:rsidRPr="00B655E7">
        <w:rPr>
          <w:rFonts w:ascii="Times New Roman" w:hAnsi="Times New Roman" w:cs="Times New Roman"/>
          <w:color w:val="00000A"/>
          <w:sz w:val="24"/>
          <w:szCs w:val="24"/>
        </w:rPr>
        <w:t>16(4):457–70.</w:t>
      </w:r>
    </w:p>
    <w:p w14:paraId="4E4B5D68" w14:textId="5D4E366C"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B655E7">
        <w:rPr>
          <w:rFonts w:ascii="Times New Roman" w:eastAsia="Times New Roman" w:hAnsi="Times New Roman" w:cs="Times New Roman"/>
          <w:color w:val="00000A"/>
          <w:sz w:val="24"/>
          <w:szCs w:val="24"/>
        </w:rPr>
        <w:t xml:space="preserve">Handley, </w:t>
      </w:r>
      <w:proofErr w:type="gramStart"/>
      <w:r w:rsidRPr="00B655E7">
        <w:rPr>
          <w:rFonts w:ascii="Times New Roman" w:eastAsia="Times New Roman" w:hAnsi="Times New Roman" w:cs="Times New Roman"/>
          <w:color w:val="00000A"/>
          <w:sz w:val="24"/>
          <w:szCs w:val="24"/>
        </w:rPr>
        <w:t>Lisa.,</w:t>
      </w:r>
      <w:proofErr w:type="gramEnd"/>
      <w:r w:rsidRPr="00B655E7">
        <w:rPr>
          <w:rFonts w:ascii="Times New Roman" w:eastAsia="Times New Roman" w:hAnsi="Times New Roman" w:cs="Times New Roman"/>
          <w:color w:val="00000A"/>
          <w:sz w:val="24"/>
          <w:szCs w:val="24"/>
        </w:rPr>
        <w:t xml:space="preserve"> &amp; </w:t>
      </w:r>
      <w:proofErr w:type="spellStart"/>
      <w:r w:rsidRPr="00B655E7">
        <w:rPr>
          <w:rFonts w:ascii="Times New Roman" w:eastAsia="Times New Roman" w:hAnsi="Times New Roman" w:cs="Times New Roman"/>
          <w:color w:val="00000A"/>
          <w:sz w:val="24"/>
          <w:szCs w:val="24"/>
        </w:rPr>
        <w:t>G</w:t>
      </w:r>
      <w:r w:rsidR="007873F8" w:rsidRPr="00B655E7">
        <w:rPr>
          <w:rFonts w:ascii="Times New Roman" w:eastAsia="Times New Roman" w:hAnsi="Times New Roman" w:cs="Times New Roman"/>
          <w:color w:val="00000A"/>
          <w:sz w:val="24"/>
          <w:szCs w:val="24"/>
        </w:rPr>
        <w:t>rofman</w:t>
      </w:r>
      <w:proofErr w:type="spellEnd"/>
      <w:r w:rsidR="007873F8" w:rsidRPr="00B655E7">
        <w:rPr>
          <w:rFonts w:ascii="Times New Roman" w:eastAsia="Times New Roman" w:hAnsi="Times New Roman" w:cs="Times New Roman"/>
          <w:color w:val="00000A"/>
          <w:sz w:val="24"/>
          <w:szCs w:val="24"/>
        </w:rPr>
        <w:t>, Bernard Eds.</w:t>
      </w:r>
      <w:r w:rsidR="0077583A" w:rsidRPr="00B655E7">
        <w:rPr>
          <w:rFonts w:ascii="Times New Roman" w:eastAsia="Times New Roman" w:hAnsi="Times New Roman" w:cs="Times New Roman"/>
          <w:color w:val="00000A"/>
          <w:sz w:val="24"/>
          <w:szCs w:val="24"/>
        </w:rPr>
        <w:t xml:space="preserve"> (2008),</w:t>
      </w:r>
      <w:r w:rsidRPr="00B655E7">
        <w:rPr>
          <w:rFonts w:ascii="Times New Roman" w:eastAsia="Times New Roman" w:hAnsi="Times New Roman" w:cs="Times New Roman"/>
          <w:color w:val="00000A"/>
          <w:sz w:val="24"/>
          <w:szCs w:val="24"/>
        </w:rPr>
        <w:t xml:space="preserve"> </w:t>
      </w:r>
      <w:r w:rsidR="007873F8" w:rsidRPr="00B655E7">
        <w:rPr>
          <w:rFonts w:ascii="Times New Roman" w:eastAsia="Times New Roman" w:hAnsi="Times New Roman" w:cs="Times New Roman"/>
          <w:i/>
          <w:color w:val="00000A"/>
          <w:sz w:val="24"/>
          <w:szCs w:val="24"/>
        </w:rPr>
        <w:t>Redistricting in Comparative P</w:t>
      </w:r>
      <w:r w:rsidRPr="00B655E7">
        <w:rPr>
          <w:rFonts w:ascii="Times New Roman" w:eastAsia="Times New Roman" w:hAnsi="Times New Roman" w:cs="Times New Roman"/>
          <w:i/>
          <w:color w:val="00000A"/>
          <w:sz w:val="24"/>
          <w:szCs w:val="24"/>
        </w:rPr>
        <w:t>erspective</w:t>
      </w:r>
      <w:r w:rsidRPr="00B655E7">
        <w:rPr>
          <w:rFonts w:ascii="Times New Roman" w:eastAsia="Times New Roman" w:hAnsi="Times New Roman" w:cs="Times New Roman"/>
          <w:color w:val="00000A"/>
          <w:sz w:val="24"/>
          <w:szCs w:val="24"/>
        </w:rPr>
        <w:t xml:space="preserve">. </w:t>
      </w:r>
      <w:r w:rsidRPr="003E6DED">
        <w:rPr>
          <w:rFonts w:ascii="Times New Roman" w:eastAsia="Times New Roman" w:hAnsi="Times New Roman" w:cs="Times New Roman"/>
          <w:color w:val="00000A"/>
          <w:sz w:val="24"/>
          <w:szCs w:val="24"/>
          <w:lang w:val="es-ES_tradnl"/>
        </w:rPr>
        <w:t xml:space="preserve">Oxford: Oxford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w:t>
      </w:r>
    </w:p>
    <w:p w14:paraId="3C4B352D" w14:textId="50F635E2"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Ins</w:t>
      </w:r>
      <w:r w:rsidR="0077583A">
        <w:rPr>
          <w:rFonts w:ascii="Times New Roman" w:eastAsia="Times New Roman" w:hAnsi="Times New Roman" w:cs="Times New Roman"/>
          <w:color w:val="00000A"/>
          <w:sz w:val="24"/>
          <w:szCs w:val="24"/>
          <w:lang w:val="es-ES_tradnl"/>
        </w:rPr>
        <w:t>tituto Federal Electoral (2005),</w:t>
      </w:r>
      <w:r w:rsidR="007873F8">
        <w:rPr>
          <w:rFonts w:ascii="Times New Roman" w:eastAsia="Times New Roman" w:hAnsi="Times New Roman" w:cs="Times New Roman"/>
          <w:color w:val="00000A"/>
          <w:sz w:val="24"/>
          <w:szCs w:val="24"/>
          <w:lang w:val="es-ES_tradnl"/>
        </w:rPr>
        <w:t xml:space="preserve"> </w:t>
      </w:r>
      <w:r w:rsidRPr="007873F8">
        <w:rPr>
          <w:rFonts w:ascii="Times New Roman" w:eastAsia="Times New Roman" w:hAnsi="Times New Roman" w:cs="Times New Roman"/>
          <w:i/>
          <w:color w:val="00000A"/>
          <w:sz w:val="24"/>
          <w:szCs w:val="24"/>
          <w:lang w:val="es-ES_tradnl"/>
        </w:rPr>
        <w:t xml:space="preserve">Distritación 2004-2005: Camino para la </w:t>
      </w:r>
      <w:r w:rsidR="007873F8" w:rsidRPr="007873F8">
        <w:rPr>
          <w:rFonts w:ascii="Times New Roman" w:eastAsia="Times New Roman" w:hAnsi="Times New Roman" w:cs="Times New Roman"/>
          <w:i/>
          <w:color w:val="00000A"/>
          <w:sz w:val="24"/>
          <w:szCs w:val="24"/>
          <w:lang w:val="es-ES_tradnl"/>
        </w:rPr>
        <w:t>democracia</w:t>
      </w:r>
      <w:r w:rsidR="007873F8">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México DF: IFE. </w:t>
      </w:r>
    </w:p>
    <w:p w14:paraId="2C43C362" w14:textId="2CB03438"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(2013),</w:t>
      </w:r>
      <w:r w:rsidR="005F56AD" w:rsidRPr="003E6DED">
        <w:rPr>
          <w:rFonts w:ascii="Times New Roman" w:eastAsia="Times New Roman" w:hAnsi="Times New Roman" w:cs="Times New Roman"/>
          <w:color w:val="00000A"/>
          <w:sz w:val="24"/>
          <w:szCs w:val="24"/>
          <w:lang w:val="es-ES_tradnl"/>
        </w:rPr>
        <w:t xml:space="preserve"> Acuerdo del Consejo General del Instituto Federal Electoral por el que se aprueba el presupuesto del Instituto Federal Electoral para el ejercicio fiscal del año 2013. CG12/2013, pg. 142. México, D.F. En: </w:t>
      </w:r>
      <w:r w:rsidR="005F56AD" w:rsidRPr="003E6DED">
        <w:rPr>
          <w:rStyle w:val="InternetLink"/>
          <w:rFonts w:ascii="Times New Roman" w:eastAsia="Times New Roman" w:hAnsi="Times New Roman" w:cs="Times New Roman"/>
          <w:color w:val="00000A"/>
          <w:sz w:val="24"/>
          <w:szCs w:val="24"/>
          <w:lang w:val="es-ES_tradnl"/>
        </w:rPr>
        <w:t>http://www2.ine.mx/docs/IFE-v2/DEA/DEA-PresupuestoInformes/DEA-PresupuestoIFE/PresupuestoIFE-docs/2013/CG12_2013_ppt_2013.pdf</w:t>
      </w:r>
      <w:r w:rsidR="005F56AD" w:rsidRPr="003E6DED">
        <w:rPr>
          <w:rFonts w:ascii="Times New Roman" w:eastAsia="Times New Roman" w:hAnsi="Times New Roman" w:cs="Times New Roman"/>
          <w:color w:val="00000A"/>
          <w:sz w:val="24"/>
          <w:szCs w:val="24"/>
          <w:lang w:val="es-ES_tradnl"/>
        </w:rPr>
        <w:t xml:space="preserve"> [5 de marzo de 2015].</w:t>
      </w:r>
    </w:p>
    <w:p w14:paraId="3EAB5DBE" w14:textId="0EFED64E" w:rsidR="00196BB3" w:rsidRPr="003E6DED" w:rsidRDefault="0077583A">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(2013a),</w:t>
      </w:r>
      <w:r w:rsidR="005F56AD" w:rsidRPr="003E6DED">
        <w:rPr>
          <w:rFonts w:ascii="Times New Roman" w:eastAsia="Times New Roman" w:hAnsi="Times New Roman" w:cs="Times New Roman"/>
          <w:color w:val="00000A"/>
          <w:sz w:val="24"/>
          <w:szCs w:val="24"/>
          <w:lang w:val="es-ES_tradnl"/>
        </w:rPr>
        <w:t xml:space="preserve">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sidR="005F56AD" w:rsidRPr="003E6DED">
        <w:rPr>
          <w:rStyle w:val="InternetLink"/>
          <w:rFonts w:ascii="Times New Roman" w:eastAsia="Times New Roman" w:hAnsi="Times New Roman" w:cs="Times New Roman"/>
          <w:color w:val="00000A"/>
          <w:sz w:val="24"/>
          <w:szCs w:val="24"/>
          <w:lang w:val="es-ES_tradnl"/>
        </w:rPr>
        <w:t>http://www.ine.mx/docs/IFE-v2/DERFE/DERFE-CNV/2013/Redistritacion/CGe60213ap4.pdf</w:t>
      </w:r>
      <w:r w:rsidR="005F56AD" w:rsidRPr="003E6DED">
        <w:rPr>
          <w:rFonts w:ascii="Times New Roman" w:eastAsia="Times New Roman" w:hAnsi="Times New Roman" w:cs="Times New Roman"/>
          <w:color w:val="00000A"/>
          <w:sz w:val="24"/>
          <w:szCs w:val="24"/>
          <w:lang w:val="es-ES_tradnl"/>
        </w:rPr>
        <w:t xml:space="preserve"> [5 de marzo de 2015].</w:t>
      </w:r>
    </w:p>
    <w:p w14:paraId="4F382561" w14:textId="63D1B83E"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sidR="0077583A">
        <w:rPr>
          <w:rFonts w:ascii="Times New Roman" w:hAnsi="Times New Roman" w:cs="Times New Roman"/>
          <w:color w:val="00000A"/>
          <w:sz w:val="24"/>
          <w:szCs w:val="24"/>
          <w:lang w:val="es-ES_tradnl"/>
        </w:rPr>
        <w:t xml:space="preserve"> (2013b),</w:t>
      </w:r>
      <w:r w:rsidRPr="003E6DED">
        <w:rPr>
          <w:rFonts w:ascii="Times New Roman" w:hAnsi="Times New Roman" w:cs="Times New Roman"/>
          <w:color w:val="00000A"/>
          <w:sz w:val="24"/>
          <w:szCs w:val="24"/>
          <w:lang w:val="es-ES_tradnl"/>
        </w:rPr>
        <w:t xml:space="preserve">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w:t>
      </w:r>
      <w:r w:rsidR="00910168">
        <w:rPr>
          <w:rFonts w:ascii="Times New Roman" w:hAnsi="Times New Roman" w:cs="Times New Roman"/>
          <w:color w:val="00000A"/>
          <w:sz w:val="24"/>
          <w:szCs w:val="24"/>
          <w:lang w:val="es-ES_tradnl"/>
        </w:rPr>
        <w:t xml:space="preserve"> En: </w:t>
      </w:r>
      <w:hyperlink r:id="rId17" w:history="1">
        <w:r w:rsidR="00910168" w:rsidRPr="00910168">
          <w:rPr>
            <w:rStyle w:val="Hipervnculo"/>
            <w:rFonts w:ascii="Times New Roman" w:hAnsi="Times New Roman" w:cs="Times New Roman"/>
            <w:sz w:val="24"/>
            <w:szCs w:val="24"/>
            <w:highlight w:val="green"/>
            <w:lang w:val="es-ES_tradnl"/>
          </w:rPr>
          <w:t>http://www.ine.mx/archivos3/portal/historico/contenido/estenograficas/2013/10/42ced4b4598ba310VgnVCM1000000c68000aRCRD.html</w:t>
        </w:r>
      </w:hyperlink>
      <w:r w:rsidRPr="003E6DED">
        <w:rPr>
          <w:rFonts w:ascii="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[5 de marzo de 2015].</w:t>
      </w:r>
    </w:p>
    <w:p w14:paraId="37FECE89" w14:textId="21C3DAC2"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Instituto Nacional Electoral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2015)</w:t>
      </w:r>
      <w:r w:rsidR="0077583A">
        <w:rPr>
          <w:rFonts w:ascii="Times New Roman" w:hAnsi="Times New Roman" w:cs="Times New Roman"/>
          <w:color w:val="00000A"/>
          <w:sz w:val="24"/>
          <w:szCs w:val="24"/>
          <w:lang w:val="es-ES_tradnl"/>
        </w:rPr>
        <w:t>,</w:t>
      </w:r>
      <w:r w:rsidRPr="003E6DED">
        <w:rPr>
          <w:rFonts w:ascii="Times New Roman" w:hAnsi="Times New Roman" w:cs="Times New Roman"/>
          <w:color w:val="00000A"/>
          <w:spacing w:val="15"/>
          <w:sz w:val="24"/>
          <w:szCs w:val="24"/>
          <w:lang w:val="es-ES_tradnl"/>
        </w:rPr>
        <w:t xml:space="preserve"> </w:t>
      </w:r>
      <w:r w:rsidRPr="003E6DED">
        <w:rPr>
          <w:rFonts w:ascii="Times New Roman" w:hAnsi="Times New Roman" w:cs="Times New Roman"/>
          <w:color w:val="00000A"/>
          <w:sz w:val="24"/>
          <w:szCs w:val="24"/>
          <w:lang w:val="es-ES_tradnl"/>
        </w:rPr>
        <w:t>“Modelo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Matemático</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y</w:t>
      </w:r>
      <w:r w:rsidRPr="003E6DED">
        <w:rPr>
          <w:rFonts w:ascii="Times New Roman" w:hAnsi="Times New Roman" w:cs="Times New Roman"/>
          <w:color w:val="00000A"/>
          <w:spacing w:val="-8"/>
          <w:sz w:val="24"/>
          <w:szCs w:val="24"/>
          <w:lang w:val="es-ES_tradnl"/>
        </w:rPr>
        <w:t xml:space="preserve"> </w:t>
      </w:r>
      <w:r w:rsidR="007873F8" w:rsidRPr="003E6DED">
        <w:rPr>
          <w:rFonts w:ascii="Times New Roman" w:hAnsi="Times New Roman" w:cs="Times New Roman"/>
          <w:color w:val="00000A"/>
          <w:spacing w:val="-2"/>
          <w:sz w:val="24"/>
          <w:szCs w:val="24"/>
          <w:lang w:val="es-ES_tradnl"/>
        </w:rPr>
        <w:t>Algoritmos</w:t>
      </w:r>
      <w:r w:rsidRPr="003E6DED">
        <w:rPr>
          <w:rFonts w:ascii="Times New Roman" w:hAnsi="Times New Roman" w:cs="Times New Roman"/>
          <w:color w:val="00000A"/>
          <w:spacing w:val="-2"/>
          <w:sz w:val="24"/>
          <w:szCs w:val="24"/>
          <w:lang w:val="es-ES_tradnl"/>
        </w:rPr>
        <w:t>”</w:t>
      </w:r>
      <w:r w:rsidR="007873F8">
        <w:rPr>
          <w:rFonts w:ascii="Times New Roman" w:hAnsi="Times New Roman" w:cs="Times New Roman"/>
          <w:color w:val="00000A"/>
          <w:spacing w:val="-9"/>
          <w:sz w:val="24"/>
          <w:szCs w:val="24"/>
          <w:lang w:val="es-ES_tradnl"/>
        </w:rPr>
        <w:t xml:space="preserve">, en </w:t>
      </w:r>
      <w:r w:rsidR="007873F8">
        <w:rPr>
          <w:rFonts w:ascii="Times New Roman" w:hAnsi="Times New Roman" w:cs="Times New Roman"/>
          <w:i/>
          <w:color w:val="00000A"/>
          <w:spacing w:val="-9"/>
          <w:sz w:val="24"/>
          <w:szCs w:val="24"/>
          <w:lang w:val="es-ES_tradnl"/>
        </w:rPr>
        <w:t>Notas sobre el proceso de Redistritación</w:t>
      </w:r>
      <w:r w:rsidR="00404E2C">
        <w:rPr>
          <w:rFonts w:ascii="Times New Roman" w:hAnsi="Times New Roman" w:cs="Times New Roman"/>
          <w:i/>
          <w:color w:val="00000A"/>
          <w:spacing w:val="-9"/>
          <w:sz w:val="24"/>
          <w:szCs w:val="24"/>
          <w:lang w:val="es-ES_tradnl"/>
        </w:rPr>
        <w:t>,</w:t>
      </w:r>
      <w:r w:rsidR="007873F8">
        <w:rPr>
          <w:rFonts w:ascii="Times New Roman" w:hAnsi="Times New Roman" w:cs="Times New Roman"/>
          <w:i/>
          <w:color w:val="00000A"/>
          <w:spacing w:val="-9"/>
          <w:sz w:val="24"/>
          <w:szCs w:val="24"/>
          <w:lang w:val="es-ES_tradnl"/>
        </w:rPr>
        <w:t xml:space="preserve"> 2013. </w:t>
      </w:r>
      <w:r w:rsidRPr="003E6DED">
        <w:rPr>
          <w:rFonts w:ascii="Times New Roman" w:hAnsi="Times New Roman" w:cs="Times New Roman"/>
          <w:color w:val="00000A"/>
          <w:spacing w:val="-9"/>
          <w:sz w:val="24"/>
          <w:szCs w:val="24"/>
          <w:lang w:val="es-ES_tradnl"/>
        </w:rPr>
        <w:t xml:space="preserve">Mexico D.F.: </w:t>
      </w:r>
      <w:r w:rsidRPr="003E6DED">
        <w:rPr>
          <w:rFonts w:ascii="Times New Roman" w:hAnsi="Times New Roman" w:cs="Times New Roman"/>
          <w:color w:val="00000A"/>
          <w:spacing w:val="-1"/>
          <w:sz w:val="24"/>
          <w:szCs w:val="24"/>
          <w:lang w:val="es-ES_tradnl"/>
        </w:rPr>
        <w:t>Registro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Federal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de</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Electores.</w:t>
      </w:r>
    </w:p>
    <w:p w14:paraId="45461E82" w14:textId="6D1A9FE6" w:rsidR="00196BB3" w:rsidRPr="003E6DED" w:rsidRDefault="00404E2C">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(2015a),</w:t>
      </w:r>
      <w:r w:rsidR="005F56AD" w:rsidRPr="003E6DED">
        <w:rPr>
          <w:rFonts w:ascii="Times New Roman" w:eastAsia="Times New Roman" w:hAnsi="Times New Roman" w:cs="Times New Roman"/>
          <w:color w:val="00000A"/>
          <w:sz w:val="24"/>
          <w:szCs w:val="24"/>
          <w:lang w:val="es-ES_tradnl"/>
        </w:rPr>
        <w:t xml:space="preserve"> Reglamento del Instituto Nacional Electoral en materia de Transparencia y Acceso a la Información Pública. En </w:t>
      </w:r>
      <w:r w:rsidR="005F56AD" w:rsidRPr="003E6DED">
        <w:rPr>
          <w:rStyle w:val="InternetLink"/>
          <w:rFonts w:ascii="Times New Roman" w:eastAsia="Times New Roman" w:hAnsi="Times New Roman" w:cs="Times New Roman"/>
          <w:color w:val="00000A"/>
          <w:sz w:val="24"/>
          <w:szCs w:val="24"/>
          <w:lang w:val="es-ES_tradnl"/>
        </w:rPr>
        <w:t>http://norma.ine.mx/documents/27912/276852/2014_Regto_Transparencia.pdf/8dffabb3-fed9-421a-80f9-2b9ebff9d879</w:t>
      </w:r>
      <w:r w:rsidR="005F56AD" w:rsidRPr="003E6DED">
        <w:rPr>
          <w:rFonts w:ascii="Times New Roman" w:eastAsia="Times New Roman" w:hAnsi="Times New Roman" w:cs="Times New Roman"/>
          <w:color w:val="00000A"/>
          <w:sz w:val="24"/>
          <w:szCs w:val="24"/>
          <w:u w:val="single"/>
          <w:lang w:val="es-ES_tradnl"/>
        </w:rPr>
        <w:t xml:space="preserve"> </w:t>
      </w:r>
      <w:r w:rsidR="005F56AD" w:rsidRPr="003E6DED">
        <w:rPr>
          <w:rFonts w:ascii="Times New Roman" w:eastAsia="Times New Roman" w:hAnsi="Times New Roman" w:cs="Times New Roman"/>
          <w:color w:val="00000A"/>
          <w:sz w:val="24"/>
          <w:szCs w:val="24"/>
          <w:lang w:val="es-ES_tradnl"/>
        </w:rPr>
        <w:t>[15 de marzo de 2015].</w:t>
      </w:r>
    </w:p>
    <w:p w14:paraId="2E0D38AB" w14:textId="2CD9B546" w:rsidR="00196BB3" w:rsidRPr="003E6DED" w:rsidRDefault="0003658B">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Pr>
          <w:rFonts w:ascii="Times New Roman" w:eastAsia="Times New Roman" w:hAnsi="Times New Roman" w:cs="Times New Roman"/>
          <w:color w:val="00000A"/>
          <w:sz w:val="24"/>
          <w:szCs w:val="24"/>
          <w:lang w:val="es-ES_tradnl"/>
        </w:rPr>
        <w:t xml:space="preserve"> </w:t>
      </w:r>
      <w:r w:rsidR="00EA1CBD">
        <w:rPr>
          <w:rFonts w:ascii="Times New Roman" w:eastAsia="Times New Roman" w:hAnsi="Times New Roman" w:cs="Times New Roman"/>
          <w:color w:val="00000A"/>
          <w:sz w:val="24"/>
          <w:szCs w:val="24"/>
          <w:lang w:val="es-ES_tradnl"/>
        </w:rPr>
        <w:t>(2015b),</w:t>
      </w:r>
      <w:r w:rsidR="005F56AD" w:rsidRPr="003E6DED">
        <w:rPr>
          <w:rFonts w:ascii="Times New Roman" w:eastAsia="Times New Roman" w:hAnsi="Times New Roman" w:cs="Times New Roman"/>
          <w:color w:val="00000A"/>
          <w:sz w:val="24"/>
          <w:szCs w:val="24"/>
          <w:lang w:val="es-ES_tradnl"/>
        </w:rPr>
        <w:t xml:space="preserve"> Sistema de Información Geográfica Electoral. En  </w:t>
      </w:r>
      <w:r w:rsidR="005F56AD" w:rsidRPr="003E6DED">
        <w:rPr>
          <w:rStyle w:val="InternetLink"/>
          <w:rFonts w:ascii="Times New Roman" w:eastAsia="Times New Roman" w:hAnsi="Times New Roman" w:cs="Times New Roman"/>
          <w:sz w:val="24"/>
          <w:szCs w:val="24"/>
          <w:lang w:val="es-ES_tradnl"/>
        </w:rPr>
        <w:t>http://cartografia.ife.org.mx/</w:t>
      </w:r>
      <w:r w:rsidR="005F56AD" w:rsidRPr="003E6DED">
        <w:rPr>
          <w:rFonts w:ascii="Times New Roman" w:eastAsia="Times New Roman" w:hAnsi="Times New Roman" w:cs="Times New Roman"/>
          <w:color w:val="00000A"/>
          <w:sz w:val="24"/>
          <w:szCs w:val="24"/>
          <w:lang w:val="es-ES_tradnl"/>
        </w:rPr>
        <w:t xml:space="preserve"> [12 de diciembre de 2015].  </w:t>
      </w:r>
    </w:p>
    <w:p w14:paraId="4C43D0FC" w14:textId="04D2FE4D" w:rsidR="00196BB3" w:rsidRPr="003E6DED" w:rsidRDefault="0003658B">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Pr>
          <w:rFonts w:ascii="Times New Roman" w:eastAsia="Times New Roman" w:hAnsi="Times New Roman" w:cs="Times New Roman"/>
          <w:color w:val="00000A"/>
          <w:sz w:val="24"/>
          <w:szCs w:val="24"/>
          <w:lang w:val="es-ES_tradnl"/>
        </w:rPr>
        <w:t xml:space="preserve"> </w:t>
      </w:r>
      <w:r w:rsidR="00EA1CBD">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2015c</w:t>
      </w:r>
      <w:r w:rsidR="00EA1CBD">
        <w:rPr>
          <w:rFonts w:ascii="Times New Roman" w:eastAsia="Times New Roman" w:hAnsi="Times New Roman" w:cs="Times New Roman"/>
          <w:color w:val="00000A"/>
          <w:sz w:val="24"/>
          <w:szCs w:val="24"/>
          <w:lang w:val="es-ES_tradnl"/>
        </w:rPr>
        <w:t>)</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Productos cartográficos básicos. En </w:t>
      </w:r>
      <w:r w:rsidR="005F56AD" w:rsidRPr="003E6DED">
        <w:rPr>
          <w:rStyle w:val="InternetLink"/>
          <w:rFonts w:ascii="Times New Roman" w:eastAsia="Times New Roman" w:hAnsi="Times New Roman" w:cs="Times New Roman"/>
          <w:sz w:val="24"/>
          <w:szCs w:val="24"/>
          <w:lang w:val="es-ES_tradnl"/>
        </w:rPr>
        <w:t>http://www.ine.mx/archivos3/portal/historico/contenido/Geografia_Electoral_y_Cartografia/</w:t>
      </w:r>
      <w:r w:rsidR="005F56AD" w:rsidRPr="003E6DED">
        <w:rPr>
          <w:rFonts w:ascii="Times New Roman" w:eastAsia="Times New Roman" w:hAnsi="Times New Roman" w:cs="Times New Roman"/>
          <w:color w:val="00000A"/>
          <w:sz w:val="24"/>
          <w:szCs w:val="24"/>
          <w:lang w:val="es-ES_tradnl"/>
        </w:rPr>
        <w:t xml:space="preserve"> [12 de diciembre de 2015].</w:t>
      </w:r>
    </w:p>
    <w:p w14:paraId="2685883B" w14:textId="53FBEB93" w:rsidR="001A6A9E" w:rsidRDefault="0003658B" w:rsidP="001A6A9E">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hAnsi="Times New Roman" w:cs="Times New Roman"/>
          <w:color w:val="00000A"/>
          <w:sz w:val="24"/>
          <w:szCs w:val="24"/>
          <w:lang w:val="es-ES_tradnl"/>
        </w:rPr>
        <w:t>Islas Colín, Alfredo</w:t>
      </w:r>
      <w:r w:rsidR="005F56AD" w:rsidRPr="003E6DED">
        <w:rPr>
          <w:rFonts w:ascii="Times New Roman" w:hAnsi="Times New Roman" w:cs="Times New Roman"/>
          <w:color w:val="00000A"/>
          <w:sz w:val="24"/>
          <w:szCs w:val="24"/>
          <w:lang w:val="es-ES_tradnl"/>
        </w:rPr>
        <w:t xml:space="preserve"> </w:t>
      </w:r>
      <w:r>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2007</w:t>
      </w:r>
      <w:r>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i/>
          <w:color w:val="00000A"/>
          <w:sz w:val="24"/>
          <w:szCs w:val="24"/>
          <w:lang w:val="es-ES_tradnl"/>
        </w:rPr>
        <w:t>Elecciones y geografía electoral en México</w:t>
      </w:r>
      <w:r w:rsidR="005F56AD" w:rsidRPr="003E6DED">
        <w:rPr>
          <w:rFonts w:ascii="Times New Roman" w:hAnsi="Times New Roman" w:cs="Times New Roman"/>
          <w:color w:val="00000A"/>
          <w:sz w:val="24"/>
          <w:szCs w:val="24"/>
          <w:lang w:val="es-ES_tradnl"/>
        </w:rPr>
        <w:t xml:space="preserve">. Ciudad de México: Instituto Electoral del Distrito Federal- Miguel Ángel Porrúa. </w:t>
      </w:r>
    </w:p>
    <w:p w14:paraId="16A55822" w14:textId="0E15160D" w:rsidR="00E12E8F" w:rsidRDefault="00DB1660" w:rsidP="00E12E8F">
      <w:pPr>
        <w:pStyle w:val="LO-normal"/>
        <w:spacing w:line="240" w:lineRule="auto"/>
        <w:ind w:left="720" w:hanging="720"/>
        <w:contextualSpacing/>
        <w:rPr>
          <w:rFonts w:ascii="Times New Roman" w:eastAsia="Times New Roman" w:hAnsi="Times New Roman" w:cs="Times New Roman"/>
          <w:color w:val="222222"/>
          <w:sz w:val="24"/>
          <w:szCs w:val="24"/>
        </w:rPr>
      </w:pPr>
      <w:r w:rsidRPr="00B655E7">
        <w:rPr>
          <w:rFonts w:ascii="Times New Roman" w:eastAsia="Times New Roman" w:hAnsi="Times New Roman" w:cs="Times New Roman"/>
          <w:color w:val="00000A"/>
          <w:sz w:val="24"/>
          <w:szCs w:val="24"/>
        </w:rPr>
        <w:t>Jackman, Simon</w:t>
      </w:r>
      <w:r w:rsidR="005F56AD" w:rsidRPr="00B655E7">
        <w:rPr>
          <w:rFonts w:ascii="Times New Roman" w:eastAsia="Times New Roman" w:hAnsi="Times New Roman" w:cs="Times New Roman"/>
          <w:color w:val="00000A"/>
          <w:sz w:val="24"/>
          <w:szCs w:val="24"/>
        </w:rPr>
        <w:t xml:space="preserve"> </w:t>
      </w:r>
      <w:r w:rsidRPr="00B655E7">
        <w:rPr>
          <w:rFonts w:ascii="Times New Roman" w:eastAsia="Times New Roman" w:hAnsi="Times New Roman" w:cs="Times New Roman"/>
          <w:color w:val="00000A"/>
          <w:sz w:val="24"/>
          <w:szCs w:val="24"/>
        </w:rPr>
        <w:t>(</w:t>
      </w:r>
      <w:r w:rsidR="005F56AD" w:rsidRPr="00B655E7">
        <w:rPr>
          <w:rFonts w:ascii="Times New Roman" w:eastAsia="Times New Roman" w:hAnsi="Times New Roman" w:cs="Times New Roman"/>
          <w:color w:val="00000A"/>
          <w:sz w:val="24"/>
          <w:szCs w:val="24"/>
        </w:rPr>
        <w:t>1994</w:t>
      </w:r>
      <w:r w:rsidRPr="00B655E7">
        <w:rPr>
          <w:rFonts w:ascii="Times New Roman" w:eastAsia="Times New Roman" w:hAnsi="Times New Roman" w:cs="Times New Roman"/>
          <w:color w:val="00000A"/>
          <w:sz w:val="24"/>
          <w:szCs w:val="24"/>
        </w:rPr>
        <w:t>)</w:t>
      </w:r>
      <w:r w:rsidR="0003658B" w:rsidRPr="00B655E7">
        <w:rPr>
          <w:rFonts w:ascii="Times New Roman" w:eastAsia="Times New Roman" w:hAnsi="Times New Roman" w:cs="Times New Roman"/>
          <w:color w:val="00000A"/>
          <w:sz w:val="24"/>
          <w:szCs w:val="24"/>
        </w:rPr>
        <w:t>,</w:t>
      </w:r>
      <w:r w:rsidR="005F56AD" w:rsidRPr="00B655E7">
        <w:rPr>
          <w:rFonts w:ascii="Times New Roman" w:eastAsia="Times New Roman" w:hAnsi="Times New Roman" w:cs="Times New Roman"/>
          <w:color w:val="00000A"/>
          <w:sz w:val="24"/>
          <w:szCs w:val="24"/>
        </w:rPr>
        <w:t xml:space="preserve"> </w:t>
      </w:r>
      <w:r w:rsidR="00404E2C" w:rsidRPr="00B655E7">
        <w:rPr>
          <w:rFonts w:ascii="Times New Roman" w:eastAsia="Times New Roman" w:hAnsi="Times New Roman" w:cs="Times New Roman"/>
          <w:color w:val="00000A"/>
          <w:sz w:val="24"/>
          <w:szCs w:val="24"/>
        </w:rPr>
        <w:t>“</w:t>
      </w:r>
      <w:r w:rsidR="001A6A9E" w:rsidRPr="001A6A9E">
        <w:rPr>
          <w:rFonts w:ascii="Times New Roman" w:eastAsia="Times New Roman" w:hAnsi="Times New Roman" w:cs="Times New Roman"/>
          <w:color w:val="222222"/>
          <w:sz w:val="24"/>
          <w:szCs w:val="24"/>
        </w:rPr>
        <w:t>Measuring electoral bias: Australia, 1949–93</w:t>
      </w:r>
      <w:r w:rsidR="00404E2C">
        <w:rPr>
          <w:rFonts w:ascii="Times New Roman" w:eastAsia="Times New Roman" w:hAnsi="Times New Roman" w:cs="Times New Roman"/>
          <w:color w:val="222222"/>
          <w:sz w:val="24"/>
          <w:szCs w:val="24"/>
        </w:rPr>
        <w:t>”,</w:t>
      </w:r>
      <w:r w:rsidR="001A6A9E" w:rsidRPr="001A6A9E">
        <w:rPr>
          <w:rFonts w:ascii="Times New Roman" w:eastAsia="Times New Roman" w:hAnsi="Times New Roman" w:cs="Times New Roman"/>
          <w:color w:val="222222"/>
          <w:sz w:val="24"/>
          <w:szCs w:val="24"/>
        </w:rPr>
        <w:t> </w:t>
      </w:r>
      <w:r w:rsidR="001A6A9E" w:rsidRPr="001A6A9E">
        <w:rPr>
          <w:rFonts w:ascii="Times New Roman" w:eastAsia="Times New Roman" w:hAnsi="Times New Roman" w:cs="Times New Roman"/>
          <w:i/>
          <w:iCs/>
          <w:color w:val="222222"/>
          <w:sz w:val="24"/>
          <w:szCs w:val="24"/>
        </w:rPr>
        <w:t>British Journal of Political Science</w:t>
      </w:r>
      <w:r w:rsidR="001A6A9E" w:rsidRPr="001A6A9E">
        <w:rPr>
          <w:rFonts w:ascii="Times New Roman" w:eastAsia="Times New Roman" w:hAnsi="Times New Roman" w:cs="Times New Roman"/>
          <w:color w:val="222222"/>
          <w:sz w:val="24"/>
          <w:szCs w:val="24"/>
        </w:rPr>
        <w:t>, </w:t>
      </w:r>
      <w:r w:rsidR="001A6A9E" w:rsidRPr="001A6A9E">
        <w:rPr>
          <w:rFonts w:ascii="Times New Roman" w:eastAsia="Times New Roman" w:hAnsi="Times New Roman" w:cs="Times New Roman"/>
          <w:i/>
          <w:iCs/>
          <w:color w:val="222222"/>
          <w:sz w:val="24"/>
          <w:szCs w:val="24"/>
        </w:rPr>
        <w:t>24</w:t>
      </w:r>
      <w:r w:rsidR="001A6A9E" w:rsidRPr="001A6A9E">
        <w:rPr>
          <w:rFonts w:ascii="Times New Roman" w:eastAsia="Times New Roman" w:hAnsi="Times New Roman" w:cs="Times New Roman"/>
          <w:color w:val="222222"/>
          <w:sz w:val="24"/>
          <w:szCs w:val="24"/>
        </w:rPr>
        <w:t>(03), 319-357.</w:t>
      </w:r>
    </w:p>
    <w:p w14:paraId="3B09855E" w14:textId="77777777" w:rsidR="008555F6" w:rsidRDefault="0003658B" w:rsidP="008555F6">
      <w:pPr>
        <w:pStyle w:val="LO-normal"/>
        <w:spacing w:line="240" w:lineRule="auto"/>
        <w:ind w:left="720" w:hanging="720"/>
        <w:contextualSpacing/>
        <w:rPr>
          <w:rFonts w:ascii="Times New Roman" w:eastAsia="Times New Roman" w:hAnsi="Times New Roman" w:cs="Times New Roman"/>
          <w:color w:val="222222"/>
          <w:sz w:val="24"/>
          <w:szCs w:val="24"/>
        </w:rPr>
      </w:pPr>
      <w:r w:rsidRPr="00B655E7">
        <w:rPr>
          <w:rFonts w:ascii="Times New Roman" w:eastAsia="Times New Roman" w:hAnsi="Times New Roman" w:cs="Times New Roman"/>
          <w:color w:val="00000A"/>
          <w:sz w:val="24"/>
          <w:szCs w:val="24"/>
        </w:rPr>
        <w:t>Johnston, Ronald J.</w:t>
      </w:r>
      <w:r w:rsidR="005F56AD" w:rsidRPr="00B655E7">
        <w:rPr>
          <w:rFonts w:ascii="Times New Roman" w:eastAsia="Times New Roman" w:hAnsi="Times New Roman" w:cs="Times New Roman"/>
          <w:color w:val="00000A"/>
          <w:sz w:val="24"/>
          <w:szCs w:val="24"/>
        </w:rPr>
        <w:t xml:space="preserve"> </w:t>
      </w:r>
      <w:r w:rsidRPr="00B655E7">
        <w:rPr>
          <w:rFonts w:ascii="Times New Roman" w:eastAsia="Times New Roman" w:hAnsi="Times New Roman" w:cs="Times New Roman"/>
          <w:color w:val="00000A"/>
          <w:sz w:val="24"/>
          <w:szCs w:val="24"/>
        </w:rPr>
        <w:t>(2002),</w:t>
      </w:r>
      <w:r w:rsidR="005F56AD" w:rsidRPr="00B655E7">
        <w:rPr>
          <w:rFonts w:ascii="Times New Roman" w:eastAsia="Times New Roman" w:hAnsi="Times New Roman" w:cs="Times New Roman"/>
          <w:color w:val="00000A"/>
          <w:sz w:val="24"/>
          <w:szCs w:val="24"/>
        </w:rPr>
        <w:t xml:space="preserve"> </w:t>
      </w:r>
      <w:r w:rsidR="00404E2C" w:rsidRPr="00B655E7">
        <w:rPr>
          <w:rFonts w:ascii="Times New Roman" w:eastAsia="Times New Roman" w:hAnsi="Times New Roman" w:cs="Times New Roman"/>
          <w:color w:val="00000A"/>
          <w:sz w:val="24"/>
          <w:szCs w:val="24"/>
        </w:rPr>
        <w:t>“</w:t>
      </w:r>
      <w:r w:rsidR="00E12E8F" w:rsidRPr="00E12E8F">
        <w:rPr>
          <w:rFonts w:ascii="Times New Roman" w:eastAsia="Times New Roman" w:hAnsi="Times New Roman" w:cs="Times New Roman"/>
          <w:color w:val="222222"/>
          <w:sz w:val="24"/>
          <w:szCs w:val="24"/>
        </w:rPr>
        <w:t>Manipulating maps and winning elections: measuring the impact of malapportionment and gerrymandering</w:t>
      </w:r>
      <w:r w:rsidR="00404E2C">
        <w:rPr>
          <w:rFonts w:ascii="Times New Roman" w:eastAsia="Times New Roman" w:hAnsi="Times New Roman" w:cs="Times New Roman"/>
          <w:color w:val="222222"/>
          <w:sz w:val="24"/>
          <w:szCs w:val="24"/>
        </w:rPr>
        <w:t>”,</w:t>
      </w:r>
      <w:r w:rsidR="00E12E8F" w:rsidRPr="00E12E8F">
        <w:rPr>
          <w:rStyle w:val="apple-converted-space"/>
          <w:rFonts w:ascii="Times New Roman" w:eastAsia="Times New Roman" w:hAnsi="Times New Roman" w:cs="Times New Roman"/>
          <w:color w:val="222222"/>
          <w:sz w:val="24"/>
          <w:szCs w:val="24"/>
        </w:rPr>
        <w:t> </w:t>
      </w:r>
      <w:r w:rsidR="00E12E8F" w:rsidRPr="00E12E8F">
        <w:rPr>
          <w:rFonts w:ascii="Times New Roman" w:eastAsia="Times New Roman" w:hAnsi="Times New Roman" w:cs="Times New Roman"/>
          <w:i/>
          <w:iCs/>
          <w:color w:val="222222"/>
          <w:sz w:val="24"/>
          <w:szCs w:val="24"/>
        </w:rPr>
        <w:t>Political Geography</w:t>
      </w:r>
      <w:r w:rsidR="00E12E8F" w:rsidRPr="00E12E8F">
        <w:rPr>
          <w:rFonts w:ascii="Times New Roman" w:eastAsia="Times New Roman" w:hAnsi="Times New Roman" w:cs="Times New Roman"/>
          <w:color w:val="222222"/>
          <w:sz w:val="24"/>
          <w:szCs w:val="24"/>
        </w:rPr>
        <w:t>,</w:t>
      </w:r>
      <w:r w:rsidR="00D76D93">
        <w:rPr>
          <w:rFonts w:ascii="Times New Roman" w:eastAsia="Times New Roman" w:hAnsi="Times New Roman" w:cs="Times New Roman"/>
          <w:color w:val="222222"/>
          <w:sz w:val="24"/>
          <w:szCs w:val="24"/>
        </w:rPr>
        <w:t xml:space="preserve"> </w:t>
      </w:r>
      <w:r w:rsidR="00E12E8F" w:rsidRPr="00E12E8F">
        <w:rPr>
          <w:rFonts w:ascii="Times New Roman" w:eastAsia="Times New Roman" w:hAnsi="Times New Roman" w:cs="Times New Roman"/>
          <w:i/>
          <w:iCs/>
          <w:color w:val="222222"/>
          <w:sz w:val="24"/>
          <w:szCs w:val="24"/>
        </w:rPr>
        <w:t>21</w:t>
      </w:r>
      <w:r w:rsidR="00E12E8F" w:rsidRPr="00E12E8F">
        <w:rPr>
          <w:rFonts w:ascii="Times New Roman" w:eastAsia="Times New Roman" w:hAnsi="Times New Roman" w:cs="Times New Roman"/>
          <w:color w:val="222222"/>
          <w:sz w:val="24"/>
          <w:szCs w:val="24"/>
        </w:rPr>
        <w:t>(1), 1-31.</w:t>
      </w:r>
    </w:p>
    <w:p w14:paraId="65DB7A3C" w14:textId="49B7D2F3" w:rsidR="008555F6" w:rsidRPr="00B655E7" w:rsidRDefault="008555F6" w:rsidP="008555F6">
      <w:pPr>
        <w:pStyle w:val="LO-normal"/>
        <w:spacing w:line="240" w:lineRule="auto"/>
        <w:ind w:left="720" w:hanging="720"/>
        <w:contextualSpacing/>
        <w:rPr>
          <w:rFonts w:ascii="Times New Roman" w:hAnsi="Times New Roman" w:cs="Times New Roman"/>
          <w:color w:val="00000A"/>
          <w:sz w:val="24"/>
          <w:szCs w:val="24"/>
        </w:rPr>
      </w:pPr>
      <w:r w:rsidRPr="008555F6">
        <w:rPr>
          <w:rFonts w:ascii="Times New Roman" w:eastAsia="Times New Roman" w:hAnsi="Times New Roman" w:cs="Times New Roman"/>
          <w:color w:val="222222"/>
          <w:sz w:val="24"/>
          <w:szCs w:val="24"/>
        </w:rPr>
        <w:t>Johnston, R., Ro</w:t>
      </w:r>
      <w:r w:rsidR="00685E3A">
        <w:rPr>
          <w:rFonts w:ascii="Times New Roman" w:eastAsia="Times New Roman" w:hAnsi="Times New Roman" w:cs="Times New Roman"/>
          <w:color w:val="222222"/>
          <w:sz w:val="24"/>
          <w:szCs w:val="24"/>
        </w:rPr>
        <w:t>ssiter, D., y</w:t>
      </w:r>
      <w:r>
        <w:rPr>
          <w:rFonts w:ascii="Times New Roman" w:eastAsia="Times New Roman" w:hAnsi="Times New Roman" w:cs="Times New Roman"/>
          <w:color w:val="222222"/>
          <w:sz w:val="24"/>
          <w:szCs w:val="24"/>
        </w:rPr>
        <w:t xml:space="preserve"> Pattie, C. (1999),</w:t>
      </w:r>
      <w:r w:rsidRPr="008555F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w:t>
      </w:r>
      <w:r w:rsidRPr="008555F6">
        <w:rPr>
          <w:rFonts w:ascii="Times New Roman" w:eastAsia="Times New Roman" w:hAnsi="Times New Roman" w:cs="Times New Roman"/>
          <w:color w:val="222222"/>
          <w:sz w:val="24"/>
          <w:szCs w:val="24"/>
        </w:rPr>
        <w:t>Integrating and decomposing the sources of partisan bias: Brookes' method and the impact of redistricting in Great Britain</w:t>
      </w:r>
      <w:r w:rsidR="00A14385">
        <w:rPr>
          <w:rFonts w:ascii="Times New Roman" w:eastAsia="Times New Roman" w:hAnsi="Times New Roman" w:cs="Times New Roman"/>
          <w:color w:val="222222"/>
          <w:sz w:val="24"/>
          <w:szCs w:val="24"/>
        </w:rPr>
        <w:t>”,</w:t>
      </w:r>
      <w:r w:rsidRPr="008555F6">
        <w:rPr>
          <w:rFonts w:ascii="Times New Roman" w:eastAsia="Times New Roman" w:hAnsi="Times New Roman" w:cs="Times New Roman"/>
          <w:color w:val="222222"/>
          <w:sz w:val="24"/>
          <w:szCs w:val="24"/>
        </w:rPr>
        <w:t> </w:t>
      </w:r>
      <w:r w:rsidRPr="008555F6">
        <w:rPr>
          <w:rFonts w:ascii="Times New Roman" w:eastAsia="Times New Roman" w:hAnsi="Times New Roman" w:cs="Times New Roman"/>
          <w:i/>
          <w:iCs/>
          <w:color w:val="222222"/>
          <w:sz w:val="24"/>
          <w:szCs w:val="24"/>
        </w:rPr>
        <w:t>Electoral studies</w:t>
      </w:r>
      <w:r w:rsidRPr="008555F6">
        <w:rPr>
          <w:rFonts w:ascii="Times New Roman" w:eastAsia="Times New Roman" w:hAnsi="Times New Roman" w:cs="Times New Roman"/>
          <w:color w:val="222222"/>
          <w:sz w:val="24"/>
          <w:szCs w:val="24"/>
        </w:rPr>
        <w:t>, </w:t>
      </w:r>
      <w:r w:rsidRPr="008555F6">
        <w:rPr>
          <w:rFonts w:ascii="Times New Roman" w:eastAsia="Times New Roman" w:hAnsi="Times New Roman" w:cs="Times New Roman"/>
          <w:i/>
          <w:iCs/>
          <w:color w:val="222222"/>
          <w:sz w:val="24"/>
          <w:szCs w:val="24"/>
        </w:rPr>
        <w:t>18</w:t>
      </w:r>
      <w:r w:rsidRPr="008555F6">
        <w:rPr>
          <w:rFonts w:ascii="Times New Roman" w:eastAsia="Times New Roman" w:hAnsi="Times New Roman" w:cs="Times New Roman"/>
          <w:color w:val="222222"/>
          <w:sz w:val="24"/>
          <w:szCs w:val="24"/>
        </w:rPr>
        <w:t>(3), 367-378.</w:t>
      </w:r>
    </w:p>
    <w:p w14:paraId="20C1C2BD" w14:textId="021AC721" w:rsidR="00196BB3" w:rsidRPr="00E12E8F" w:rsidRDefault="0003658B" w:rsidP="00E12E8F">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lastRenderedPageBreak/>
        <w:t>López Levi, Liliana (2006),</w:t>
      </w:r>
      <w:r w:rsidR="005F56AD" w:rsidRPr="003E6DED">
        <w:rPr>
          <w:rFonts w:ascii="Times New Roman" w:eastAsia="Times New Roman" w:hAnsi="Times New Roman" w:cs="Times New Roman"/>
          <w:color w:val="00000A"/>
          <w:sz w:val="24"/>
          <w:szCs w:val="24"/>
          <w:lang w:val="es-ES_tradnl"/>
        </w:rPr>
        <w:t xml:space="preserve"> </w:t>
      </w:r>
      <w:r w:rsidR="00404E2C">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Redistritación electoral en México: logros pasados y retos futuros</w:t>
      </w:r>
      <w:r w:rsidR="00404E2C">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Investigaciones geográficas</w:t>
      </w:r>
      <w:r w:rsidR="005F56AD" w:rsidRPr="003E6DED">
        <w:rPr>
          <w:rFonts w:ascii="Times New Roman" w:eastAsia="Times New Roman" w:hAnsi="Times New Roman" w:cs="Times New Roman"/>
          <w:color w:val="00000A"/>
          <w:sz w:val="24"/>
          <w:szCs w:val="24"/>
          <w:lang w:val="es-ES_tradnl"/>
        </w:rPr>
        <w:t>, (61), 99-113.</w:t>
      </w:r>
    </w:p>
    <w:p w14:paraId="445897F7" w14:textId="094355CB"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López Levi, Liliana y So</w:t>
      </w:r>
      <w:r w:rsidR="0003658B">
        <w:rPr>
          <w:rFonts w:ascii="Times New Roman" w:eastAsia="Times New Roman" w:hAnsi="Times New Roman" w:cs="Times New Roman"/>
          <w:color w:val="00000A"/>
          <w:sz w:val="24"/>
          <w:szCs w:val="24"/>
          <w:lang w:val="es-ES_tradnl"/>
        </w:rPr>
        <w:t>to Reyes Garmendia, E. (2008),</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Federalismo y red</w:t>
      </w:r>
      <w:r w:rsidR="005574B9">
        <w:rPr>
          <w:rFonts w:ascii="Times New Roman" w:eastAsia="Times New Roman" w:hAnsi="Times New Roman" w:cs="Times New Roman"/>
          <w:color w:val="00000A"/>
          <w:sz w:val="24"/>
          <w:szCs w:val="24"/>
          <w:lang w:val="es-ES_tradnl"/>
        </w:rPr>
        <w:t>istritación electoral en México”,</w:t>
      </w:r>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Política y cultura</w:t>
      </w:r>
      <w:r w:rsidRPr="003E6DED">
        <w:rPr>
          <w:rFonts w:ascii="Times New Roman" w:eastAsia="Times New Roman" w:hAnsi="Times New Roman" w:cs="Times New Roman"/>
          <w:color w:val="00000A"/>
          <w:sz w:val="24"/>
          <w:szCs w:val="24"/>
          <w:lang w:val="es-ES_tradnl"/>
        </w:rPr>
        <w:t>, (29), 125-147.</w:t>
      </w:r>
    </w:p>
    <w:p w14:paraId="15CAA744" w14:textId="2F90DD92" w:rsidR="00196BB3" w:rsidRPr="00B655E7"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sidRPr="003E6DED">
        <w:rPr>
          <w:rFonts w:ascii="Times New Roman" w:eastAsia="Times New Roman" w:hAnsi="Times New Roman" w:cs="Times New Roman"/>
          <w:color w:val="00000A"/>
          <w:sz w:val="24"/>
          <w:szCs w:val="24"/>
          <w:lang w:val="es-ES_tradnl"/>
        </w:rPr>
        <w:t>Lujambio, Alonso</w:t>
      </w:r>
      <w:r w:rsidR="0003658B">
        <w:rPr>
          <w:rFonts w:ascii="Times New Roman" w:eastAsia="Times New Roman" w:hAnsi="Times New Roman" w:cs="Times New Roman"/>
          <w:color w:val="00000A"/>
          <w:sz w:val="24"/>
          <w:szCs w:val="24"/>
          <w:lang w:val="es-ES_tradnl"/>
        </w:rPr>
        <w:t xml:space="preserve"> and Horacio Vives </w:t>
      </w:r>
      <w:proofErr w:type="spellStart"/>
      <w:r w:rsidR="0003658B">
        <w:rPr>
          <w:rFonts w:ascii="Times New Roman" w:eastAsia="Times New Roman" w:hAnsi="Times New Roman" w:cs="Times New Roman"/>
          <w:color w:val="00000A"/>
          <w:sz w:val="24"/>
          <w:szCs w:val="24"/>
          <w:lang w:val="es-ES_tradnl"/>
        </w:rPr>
        <w:t>Segl</w:t>
      </w:r>
      <w:proofErr w:type="spellEnd"/>
      <w:r w:rsidR="0003658B">
        <w:rPr>
          <w:rFonts w:ascii="Times New Roman" w:eastAsia="Times New Roman" w:hAnsi="Times New Roman" w:cs="Times New Roman"/>
          <w:color w:val="00000A"/>
          <w:sz w:val="24"/>
          <w:szCs w:val="24"/>
          <w:lang w:val="es-ES_tradnl"/>
        </w:rPr>
        <w:t xml:space="preserve">. </w:t>
      </w:r>
      <w:r w:rsidR="0003658B" w:rsidRPr="00B655E7">
        <w:rPr>
          <w:rFonts w:ascii="Times New Roman" w:eastAsia="Times New Roman" w:hAnsi="Times New Roman" w:cs="Times New Roman"/>
          <w:color w:val="00000A"/>
          <w:sz w:val="24"/>
          <w:szCs w:val="24"/>
        </w:rPr>
        <w:t>(2008),</w:t>
      </w:r>
      <w:r w:rsidRPr="00B655E7">
        <w:rPr>
          <w:rFonts w:ascii="Times New Roman" w:eastAsia="Times New Roman" w:hAnsi="Times New Roman" w:cs="Times New Roman"/>
          <w:color w:val="00000A"/>
          <w:sz w:val="24"/>
          <w:szCs w:val="24"/>
        </w:rPr>
        <w:t xml:space="preserve"> “From politics to technicalities: Mexican redistri</w:t>
      </w:r>
      <w:r w:rsidR="005574B9" w:rsidRPr="00B655E7">
        <w:rPr>
          <w:rFonts w:ascii="Times New Roman" w:eastAsia="Times New Roman" w:hAnsi="Times New Roman" w:cs="Times New Roman"/>
          <w:color w:val="00000A"/>
          <w:sz w:val="24"/>
          <w:szCs w:val="24"/>
        </w:rPr>
        <w:t>cting in historical perspective</w:t>
      </w:r>
      <w:r w:rsidRPr="00B655E7">
        <w:rPr>
          <w:rFonts w:ascii="Times New Roman" w:eastAsia="Times New Roman" w:hAnsi="Times New Roman" w:cs="Times New Roman"/>
          <w:color w:val="00000A"/>
          <w:sz w:val="24"/>
          <w:szCs w:val="24"/>
        </w:rPr>
        <w:t>”</w:t>
      </w:r>
      <w:r w:rsidR="005574B9"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 xml:space="preserve"> </w:t>
      </w:r>
      <w:proofErr w:type="spellStart"/>
      <w:r w:rsidR="005574B9" w:rsidRPr="00B655E7">
        <w:rPr>
          <w:rFonts w:ascii="Times New Roman" w:eastAsia="Times New Roman" w:hAnsi="Times New Roman" w:cs="Times New Roman"/>
          <w:color w:val="00000A"/>
          <w:sz w:val="24"/>
          <w:szCs w:val="24"/>
        </w:rPr>
        <w:t>en</w:t>
      </w:r>
      <w:proofErr w:type="spellEnd"/>
      <w:r w:rsidRPr="00B655E7">
        <w:rPr>
          <w:rFonts w:ascii="Times New Roman" w:eastAsia="Times New Roman" w:hAnsi="Times New Roman" w:cs="Times New Roman"/>
          <w:color w:val="00000A"/>
          <w:sz w:val="24"/>
          <w:szCs w:val="24"/>
        </w:rPr>
        <w:t xml:space="preserve"> </w:t>
      </w:r>
      <w:r w:rsidR="005574B9" w:rsidRPr="00B655E7">
        <w:rPr>
          <w:rFonts w:ascii="Times New Roman" w:eastAsia="Times New Roman" w:hAnsi="Times New Roman" w:cs="Times New Roman"/>
          <w:color w:val="00000A"/>
          <w:sz w:val="24"/>
          <w:szCs w:val="24"/>
        </w:rPr>
        <w:t xml:space="preserve">Handley, Lisa and Bernard </w:t>
      </w:r>
      <w:proofErr w:type="spellStart"/>
      <w:r w:rsidR="005574B9" w:rsidRPr="00B655E7">
        <w:rPr>
          <w:rFonts w:ascii="Times New Roman" w:eastAsia="Times New Roman" w:hAnsi="Times New Roman" w:cs="Times New Roman"/>
          <w:color w:val="00000A"/>
          <w:sz w:val="24"/>
          <w:szCs w:val="24"/>
        </w:rPr>
        <w:t>Grofman</w:t>
      </w:r>
      <w:proofErr w:type="spellEnd"/>
      <w:r w:rsidR="005574B9" w:rsidRPr="00B655E7">
        <w:rPr>
          <w:rFonts w:ascii="Times New Roman" w:eastAsia="Times New Roman" w:hAnsi="Times New Roman" w:cs="Times New Roman"/>
          <w:color w:val="00000A"/>
          <w:sz w:val="24"/>
          <w:szCs w:val="24"/>
        </w:rPr>
        <w:t xml:space="preserve"> Eds., </w:t>
      </w:r>
      <w:r w:rsidRPr="00B655E7">
        <w:rPr>
          <w:rFonts w:ascii="Times New Roman" w:eastAsia="Times New Roman" w:hAnsi="Times New Roman" w:cs="Times New Roman"/>
          <w:i/>
          <w:color w:val="00000A"/>
          <w:sz w:val="24"/>
          <w:szCs w:val="24"/>
        </w:rPr>
        <w:t>Redistricting in Comparative Perspective</w:t>
      </w:r>
      <w:r w:rsidRPr="00B655E7">
        <w:rPr>
          <w:rFonts w:ascii="Times New Roman" w:eastAsia="Times New Roman" w:hAnsi="Times New Roman" w:cs="Times New Roman"/>
          <w:color w:val="00000A"/>
          <w:sz w:val="24"/>
          <w:szCs w:val="24"/>
        </w:rPr>
        <w:t xml:space="preserve">, Oxford: Oxford University Press. </w:t>
      </w:r>
    </w:p>
    <w:p w14:paraId="1A7F8896" w14:textId="4863906A" w:rsidR="00196BB3" w:rsidRPr="00B655E7"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655E7">
        <w:rPr>
          <w:rFonts w:ascii="Times New Roman" w:eastAsia="Times New Roman" w:hAnsi="Times New Roman" w:cs="Times New Roman"/>
          <w:color w:val="00000A"/>
          <w:sz w:val="24"/>
          <w:szCs w:val="24"/>
        </w:rPr>
        <w:t xml:space="preserve">Magar, Eric, Alejandro </w:t>
      </w:r>
      <w:proofErr w:type="spellStart"/>
      <w:r w:rsidRPr="00B655E7">
        <w:rPr>
          <w:rFonts w:ascii="Times New Roman" w:eastAsia="Times New Roman" w:hAnsi="Times New Roman" w:cs="Times New Roman"/>
          <w:color w:val="00000A"/>
          <w:sz w:val="24"/>
          <w:szCs w:val="24"/>
        </w:rPr>
        <w:t>Trelles</w:t>
      </w:r>
      <w:proofErr w:type="spellEnd"/>
      <w:r w:rsidRPr="00B655E7">
        <w:rPr>
          <w:rFonts w:ascii="Times New Roman" w:eastAsia="Times New Roman" w:hAnsi="Times New Roman" w:cs="Times New Roman"/>
          <w:color w:val="00000A"/>
          <w:sz w:val="24"/>
          <w:szCs w:val="24"/>
        </w:rPr>
        <w:t>, Micah Altman, y Michael McDonald (2015)</w:t>
      </w:r>
      <w:r w:rsidR="00936233"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 xml:space="preserve"> </w:t>
      </w:r>
      <w:r w:rsidR="005574B9"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Measuring malapportionment, gerrymander, and turnout</w:t>
      </w:r>
      <w:r w:rsidR="005574B9" w:rsidRPr="00B655E7">
        <w:rPr>
          <w:rFonts w:ascii="Times New Roman" w:eastAsia="Times New Roman" w:hAnsi="Times New Roman" w:cs="Times New Roman"/>
          <w:color w:val="00000A"/>
          <w:sz w:val="24"/>
          <w:szCs w:val="24"/>
        </w:rPr>
        <w:t xml:space="preserve"> effects in multi-party systems”,</w:t>
      </w:r>
      <w:r w:rsidRPr="00B655E7">
        <w:rPr>
          <w:rFonts w:ascii="Times New Roman" w:eastAsia="Times New Roman" w:hAnsi="Times New Roman" w:cs="Times New Roman"/>
          <w:color w:val="00000A"/>
          <w:sz w:val="24"/>
          <w:szCs w:val="24"/>
        </w:rPr>
        <w:t xml:space="preserve"> Typescript, ITAM.</w:t>
      </w:r>
      <w:proofErr w:type="gramEnd"/>
      <w:r w:rsidRPr="00B655E7">
        <w:rPr>
          <w:rFonts w:ascii="Times New Roman" w:eastAsia="Times New Roman" w:hAnsi="Times New Roman" w:cs="Times New Roman"/>
          <w:color w:val="00000A"/>
          <w:sz w:val="24"/>
          <w:szCs w:val="24"/>
        </w:rPr>
        <w:t xml:space="preserve"> </w:t>
      </w:r>
    </w:p>
    <w:p w14:paraId="29A7B4C4" w14:textId="100A8B0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Martínez Assad, Carlos R. (1990)</w:t>
      </w:r>
      <w:r w:rsidR="00936233">
        <w:rPr>
          <w:rFonts w:ascii="Times New Roman" w:eastAsia="Times New Roman" w:hAnsi="Times New Roman" w:cs="Times New Roman"/>
          <w:color w:val="00000A"/>
          <w:sz w:val="24"/>
          <w:szCs w:val="24"/>
          <w:lang w:val="es-ES_tradnl"/>
        </w:rPr>
        <w:t>,</w:t>
      </w:r>
      <w:r w:rsidRPr="003E6DED">
        <w:rPr>
          <w:rStyle w:val="apple-converted-space"/>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Balance y perspectivas de los estudios regionales en México</w:t>
      </w:r>
      <w:r w:rsidRPr="003E6DED">
        <w:rPr>
          <w:rFonts w:ascii="Times New Roman" w:eastAsia="Times New Roman" w:hAnsi="Times New Roman" w:cs="Times New Roman"/>
          <w:color w:val="00000A"/>
          <w:sz w:val="24"/>
          <w:szCs w:val="24"/>
          <w:lang w:val="es-ES_tradnl"/>
        </w:rPr>
        <w:t xml:space="preserve">. </w:t>
      </w:r>
      <w:r w:rsidR="005574B9">
        <w:rPr>
          <w:rFonts w:ascii="Times New Roman" w:eastAsia="Times New Roman" w:hAnsi="Times New Roman" w:cs="Times New Roman"/>
          <w:color w:val="00000A"/>
          <w:sz w:val="24"/>
          <w:szCs w:val="24"/>
          <w:lang w:val="es-ES_tradnl"/>
        </w:rPr>
        <w:t xml:space="preserve">México DF: </w:t>
      </w:r>
      <w:r w:rsidRPr="003E6DED">
        <w:rPr>
          <w:rFonts w:ascii="Times New Roman" w:eastAsia="Times New Roman" w:hAnsi="Times New Roman" w:cs="Times New Roman"/>
          <w:color w:val="00000A"/>
          <w:sz w:val="24"/>
          <w:szCs w:val="24"/>
          <w:lang w:val="es-ES_tradnl"/>
        </w:rPr>
        <w:t xml:space="preserve">Miguel </w:t>
      </w:r>
      <w:proofErr w:type="spellStart"/>
      <w:r w:rsidRPr="003E6DED">
        <w:rPr>
          <w:rFonts w:ascii="Times New Roman" w:eastAsia="Times New Roman" w:hAnsi="Times New Roman" w:cs="Times New Roman"/>
          <w:color w:val="00000A"/>
          <w:sz w:val="24"/>
          <w:szCs w:val="24"/>
          <w:lang w:val="es-ES_tradnl"/>
        </w:rPr>
        <w:t>Angel</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Porrua</w:t>
      </w:r>
      <w:proofErr w:type="spellEnd"/>
      <w:r w:rsidRPr="003E6DED">
        <w:rPr>
          <w:rFonts w:ascii="Times New Roman" w:eastAsia="Times New Roman" w:hAnsi="Times New Roman" w:cs="Times New Roman"/>
          <w:color w:val="00000A"/>
          <w:sz w:val="24"/>
          <w:szCs w:val="24"/>
          <w:lang w:val="es-ES_tradnl"/>
        </w:rPr>
        <w:t>, 1990.</w:t>
      </w:r>
    </w:p>
    <w:p w14:paraId="21CE879D" w14:textId="2624F47C" w:rsidR="00196BB3" w:rsidRPr="003E6DED" w:rsidRDefault="00936233">
      <w:pPr>
        <w:pStyle w:val="LO-normal"/>
        <w:spacing w:line="240" w:lineRule="auto"/>
        <w:ind w:left="720" w:hanging="720"/>
        <w:contextualSpacing/>
        <w:rPr>
          <w:rFonts w:ascii="Times New Roman" w:hAnsi="Times New Roman" w:cs="Times New Roman"/>
          <w:color w:val="00000A"/>
          <w:sz w:val="24"/>
          <w:szCs w:val="24"/>
          <w:lang w:val="es-ES_tradnl"/>
        </w:rPr>
      </w:pPr>
      <w:r>
        <w:rPr>
          <w:rFonts w:ascii="Times New Roman" w:hAnsi="Times New Roman" w:cs="Times New Roman"/>
          <w:color w:val="00000A"/>
          <w:sz w:val="24"/>
          <w:szCs w:val="24"/>
          <w:lang w:val="es-ES_tradnl"/>
        </w:rPr>
        <w:t xml:space="preserve">Molinar </w:t>
      </w:r>
      <w:proofErr w:type="spellStart"/>
      <w:r>
        <w:rPr>
          <w:rFonts w:ascii="Times New Roman" w:hAnsi="Times New Roman" w:cs="Times New Roman"/>
          <w:color w:val="00000A"/>
          <w:sz w:val="24"/>
          <w:szCs w:val="24"/>
          <w:lang w:val="es-ES_tradnl"/>
        </w:rPr>
        <w:t>Horcasitas</w:t>
      </w:r>
      <w:proofErr w:type="spellEnd"/>
      <w:r>
        <w:rPr>
          <w:rFonts w:ascii="Times New Roman" w:hAnsi="Times New Roman" w:cs="Times New Roman"/>
          <w:color w:val="00000A"/>
          <w:sz w:val="24"/>
          <w:szCs w:val="24"/>
          <w:lang w:val="es-ES_tradnl"/>
        </w:rPr>
        <w:t>, Juan (1990),</w:t>
      </w:r>
      <w:r w:rsidR="005F56AD" w:rsidRPr="003E6DED">
        <w:rPr>
          <w:rFonts w:ascii="Times New Roman" w:hAnsi="Times New Roman" w:cs="Times New Roman"/>
          <w:color w:val="00000A"/>
          <w:sz w:val="24"/>
          <w:szCs w:val="24"/>
          <w:lang w:val="es-ES_tradnl"/>
        </w:rPr>
        <w:t xml:space="preserve"> "Geografía elector</w:t>
      </w:r>
      <w:r w:rsidR="005574B9">
        <w:rPr>
          <w:rFonts w:ascii="Times New Roman" w:hAnsi="Times New Roman" w:cs="Times New Roman"/>
          <w:color w:val="00000A"/>
          <w:sz w:val="24"/>
          <w:szCs w:val="24"/>
          <w:lang w:val="es-ES_tradnl"/>
        </w:rPr>
        <w:t xml:space="preserve">al", en Martínez Assad, Carlos </w:t>
      </w:r>
      <w:proofErr w:type="spellStart"/>
      <w:r w:rsidR="005574B9">
        <w:rPr>
          <w:rFonts w:ascii="Times New Roman" w:hAnsi="Times New Roman" w:cs="Times New Roman"/>
          <w:color w:val="00000A"/>
          <w:sz w:val="24"/>
          <w:szCs w:val="24"/>
          <w:lang w:val="es-ES_tradnl"/>
        </w:rPr>
        <w:t>Cord</w:t>
      </w:r>
      <w:proofErr w:type="spellEnd"/>
      <w:r w:rsidR="005574B9">
        <w:rPr>
          <w:rFonts w:ascii="Times New Roman" w:hAnsi="Times New Roman" w:cs="Times New Roman"/>
          <w:color w:val="00000A"/>
          <w:sz w:val="24"/>
          <w:szCs w:val="24"/>
          <w:lang w:val="es-ES_tradnl"/>
        </w:rPr>
        <w:t>.</w:t>
      </w:r>
      <w:r w:rsidR="005F56AD" w:rsidRPr="003E6DED">
        <w:rPr>
          <w:rFonts w:ascii="Times New Roman" w:hAnsi="Times New Roman" w:cs="Times New Roman"/>
          <w:color w:val="00000A"/>
          <w:sz w:val="24"/>
          <w:szCs w:val="24"/>
          <w:lang w:val="es-ES_tradnl"/>
        </w:rPr>
        <w:t xml:space="preserve">, </w:t>
      </w:r>
      <w:r w:rsidR="005574B9">
        <w:rPr>
          <w:rFonts w:ascii="Times New Roman" w:hAnsi="Times New Roman" w:cs="Times New Roman"/>
          <w:i/>
          <w:color w:val="00000A"/>
          <w:sz w:val="24"/>
          <w:szCs w:val="24"/>
          <w:lang w:val="es-ES_tradnl"/>
        </w:rPr>
        <w:t xml:space="preserve">Balance y perspectivas </w:t>
      </w:r>
      <w:r w:rsidR="005F56AD" w:rsidRPr="005574B9">
        <w:rPr>
          <w:rFonts w:ascii="Times New Roman" w:hAnsi="Times New Roman" w:cs="Times New Roman"/>
          <w:i/>
          <w:color w:val="00000A"/>
          <w:sz w:val="24"/>
          <w:szCs w:val="24"/>
          <w:lang w:val="es-ES_tradnl"/>
        </w:rPr>
        <w:t>de los estudios </w:t>
      </w:r>
      <w:r w:rsidR="005574B9">
        <w:rPr>
          <w:rFonts w:ascii="Times New Roman" w:hAnsi="Times New Roman" w:cs="Times New Roman"/>
          <w:i/>
          <w:color w:val="00000A"/>
          <w:sz w:val="24"/>
          <w:szCs w:val="24"/>
          <w:lang w:val="es-ES_tradnl"/>
        </w:rPr>
        <w:t xml:space="preserve">regionales </w:t>
      </w:r>
      <w:r w:rsidR="005F56AD" w:rsidRPr="005574B9">
        <w:rPr>
          <w:rFonts w:ascii="Times New Roman" w:hAnsi="Times New Roman" w:cs="Times New Roman"/>
          <w:i/>
          <w:color w:val="00000A"/>
          <w:sz w:val="24"/>
          <w:szCs w:val="24"/>
          <w:lang w:val="es-ES_tradnl"/>
        </w:rPr>
        <w:t>en México</w:t>
      </w:r>
      <w:r w:rsidR="005F56AD" w:rsidRPr="003E6DED">
        <w:rPr>
          <w:rFonts w:ascii="Times New Roman" w:hAnsi="Times New Roman" w:cs="Times New Roman"/>
          <w:color w:val="00000A"/>
          <w:sz w:val="24"/>
          <w:szCs w:val="24"/>
          <w:lang w:val="es-ES_tradnl"/>
        </w:rPr>
        <w:t>, México, CIIH-UNAM/Editorial Porrúa.</w:t>
      </w:r>
    </w:p>
    <w:p w14:paraId="24072E01" w14:textId="77777777" w:rsidR="00735954" w:rsidRDefault="005F56AD" w:rsidP="00735954">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Otero, Jimena. </w:t>
      </w:r>
      <w:r w:rsidR="00936233">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2003</w:t>
      </w:r>
      <w:r w:rsidR="00936233">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w:t>
      </w:r>
      <w:r w:rsidR="005574B9" w:rsidRPr="00B655E7">
        <w:rPr>
          <w:rFonts w:ascii="Times New Roman" w:eastAsia="Times New Roman" w:hAnsi="Times New Roman" w:cs="Times New Roman"/>
          <w:color w:val="00000A"/>
          <w:sz w:val="24"/>
          <w:szCs w:val="24"/>
          <w:lang w:val="es-MX"/>
        </w:rPr>
        <w:t>“</w:t>
      </w:r>
      <w:proofErr w:type="spellStart"/>
      <w:r w:rsidRPr="003E6DED">
        <w:rPr>
          <w:rFonts w:ascii="Times New Roman" w:eastAsia="Times New Roman" w:hAnsi="Times New Roman" w:cs="Times New Roman"/>
          <w:color w:val="00000A"/>
          <w:sz w:val="24"/>
          <w:szCs w:val="24"/>
          <w:lang w:val="es-ES_tradnl"/>
        </w:rPr>
        <w:t>Gerrymandering</w:t>
      </w:r>
      <w:proofErr w:type="spellEnd"/>
      <w:r w:rsidRPr="003E6DED">
        <w:rPr>
          <w:rFonts w:ascii="Times New Roman" w:eastAsia="Times New Roman" w:hAnsi="Times New Roman" w:cs="Times New Roman"/>
          <w:color w:val="00000A"/>
          <w:sz w:val="24"/>
          <w:szCs w:val="24"/>
          <w:lang w:val="es-ES_tradnl"/>
        </w:rPr>
        <w:t xml:space="preserve"> en México</w:t>
      </w:r>
      <w:proofErr w:type="gramStart"/>
      <w:r w:rsidRPr="003E6DED">
        <w:rPr>
          <w:rFonts w:ascii="Times New Roman" w:eastAsia="Times New Roman" w:hAnsi="Times New Roman" w:cs="Times New Roman"/>
          <w:color w:val="00000A"/>
          <w:sz w:val="24"/>
          <w:szCs w:val="24"/>
          <w:lang w:val="es-ES_tradnl"/>
        </w:rPr>
        <w:t>?</w:t>
      </w:r>
      <w:proofErr w:type="gramEnd"/>
      <w:r w:rsidRPr="003E6DED">
        <w:rPr>
          <w:rFonts w:ascii="Times New Roman" w:eastAsia="Times New Roman" w:hAnsi="Times New Roman" w:cs="Times New Roman"/>
          <w:color w:val="00000A"/>
          <w:sz w:val="24"/>
          <w:szCs w:val="24"/>
          <w:lang w:val="es-ES_tradnl"/>
        </w:rPr>
        <w:t xml:space="preserve"> La geografía política federal, 1994-1997</w:t>
      </w:r>
      <w:r w:rsidR="005574B9">
        <w:rPr>
          <w:rFonts w:ascii="Times New Roman" w:eastAsia="Times New Roman" w:hAnsi="Times New Roman" w:cs="Times New Roman"/>
          <w:color w:val="00000A"/>
          <w:sz w:val="24"/>
          <w:szCs w:val="24"/>
          <w:lang w:val="es-ES_tradnl"/>
        </w:rPr>
        <w:t>”</w:t>
      </w:r>
      <w:r w:rsidR="00557223">
        <w:rPr>
          <w:rFonts w:ascii="Times New Roman" w:eastAsia="Times New Roman" w:hAnsi="Times New Roman" w:cs="Times New Roman"/>
          <w:color w:val="00000A"/>
          <w:sz w:val="24"/>
          <w:szCs w:val="24"/>
          <w:lang w:val="es-ES_tradnl"/>
        </w:rPr>
        <w:t>, Tesis de Licenciatura,</w:t>
      </w:r>
      <w:r w:rsidR="00557223" w:rsidRPr="003E6DED">
        <w:rPr>
          <w:rFonts w:ascii="Times New Roman" w:eastAsia="Times New Roman" w:hAnsi="Times New Roman" w:cs="Times New Roman"/>
          <w:color w:val="00000A"/>
          <w:sz w:val="24"/>
          <w:szCs w:val="24"/>
          <w:lang w:val="es-ES_tradnl"/>
        </w:rPr>
        <w:t xml:space="preserve"> Ciudad de México: Instituto Tecnológico Autónomo de México.</w:t>
      </w:r>
    </w:p>
    <w:p w14:paraId="125368BE" w14:textId="45203127" w:rsidR="00735954" w:rsidRPr="00673AF2" w:rsidRDefault="00735954" w:rsidP="00735954">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735954">
        <w:rPr>
          <w:rFonts w:ascii="Times New Roman" w:eastAsia="Times New Roman" w:hAnsi="Times New Roman" w:cs="Times New Roman"/>
          <w:color w:val="222222"/>
          <w:sz w:val="24"/>
          <w:szCs w:val="24"/>
        </w:rPr>
        <w:t xml:space="preserve">Owen, G., &amp; </w:t>
      </w:r>
      <w:proofErr w:type="spellStart"/>
      <w:r w:rsidRPr="00735954">
        <w:rPr>
          <w:rFonts w:ascii="Times New Roman" w:eastAsia="Times New Roman" w:hAnsi="Times New Roman" w:cs="Times New Roman"/>
          <w:color w:val="222222"/>
          <w:sz w:val="24"/>
          <w:szCs w:val="24"/>
        </w:rPr>
        <w:t>Grofm</w:t>
      </w:r>
      <w:r>
        <w:rPr>
          <w:rFonts w:ascii="Times New Roman" w:eastAsia="Times New Roman" w:hAnsi="Times New Roman" w:cs="Times New Roman"/>
          <w:color w:val="222222"/>
          <w:sz w:val="24"/>
          <w:szCs w:val="24"/>
        </w:rPr>
        <w:t>an</w:t>
      </w:r>
      <w:proofErr w:type="spellEnd"/>
      <w:r>
        <w:rPr>
          <w:rFonts w:ascii="Times New Roman" w:eastAsia="Times New Roman" w:hAnsi="Times New Roman" w:cs="Times New Roman"/>
          <w:color w:val="222222"/>
          <w:sz w:val="24"/>
          <w:szCs w:val="24"/>
        </w:rPr>
        <w:t>, B. (1988),</w:t>
      </w:r>
      <w:r w:rsidRPr="00735954">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“Optimal partisan gerrymandering”,</w:t>
      </w:r>
      <w:r w:rsidRPr="00735954">
        <w:rPr>
          <w:rFonts w:ascii="Times New Roman" w:eastAsia="Times New Roman" w:hAnsi="Times New Roman" w:cs="Times New Roman"/>
          <w:color w:val="222222"/>
          <w:sz w:val="24"/>
          <w:szCs w:val="24"/>
        </w:rPr>
        <w:t> </w:t>
      </w:r>
      <w:r w:rsidRPr="00735954">
        <w:rPr>
          <w:rFonts w:ascii="Times New Roman" w:eastAsia="Times New Roman" w:hAnsi="Times New Roman" w:cs="Times New Roman"/>
          <w:i/>
          <w:iCs/>
          <w:color w:val="222222"/>
          <w:sz w:val="24"/>
          <w:szCs w:val="24"/>
        </w:rPr>
        <w:t>Political Geography Quarterly</w:t>
      </w:r>
      <w:r w:rsidRPr="00735954">
        <w:rPr>
          <w:rFonts w:ascii="Times New Roman" w:eastAsia="Times New Roman" w:hAnsi="Times New Roman" w:cs="Times New Roman"/>
          <w:color w:val="222222"/>
          <w:sz w:val="24"/>
          <w:szCs w:val="24"/>
        </w:rPr>
        <w:t>, </w:t>
      </w:r>
      <w:r w:rsidRPr="00735954">
        <w:rPr>
          <w:rFonts w:ascii="Times New Roman" w:eastAsia="Times New Roman" w:hAnsi="Times New Roman" w:cs="Times New Roman"/>
          <w:i/>
          <w:iCs/>
          <w:color w:val="222222"/>
          <w:sz w:val="24"/>
          <w:szCs w:val="24"/>
        </w:rPr>
        <w:t>7</w:t>
      </w:r>
      <w:r w:rsidRPr="00735954">
        <w:rPr>
          <w:rFonts w:ascii="Times New Roman" w:eastAsia="Times New Roman" w:hAnsi="Times New Roman" w:cs="Times New Roman"/>
          <w:color w:val="222222"/>
          <w:sz w:val="24"/>
          <w:szCs w:val="24"/>
        </w:rPr>
        <w:t>(1), 5-22.</w:t>
      </w:r>
      <w:proofErr w:type="gramEnd"/>
    </w:p>
    <w:p w14:paraId="1A89ACC9" w14:textId="4D7DC1A1"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Palacios Mora, Celia y E</w:t>
      </w:r>
      <w:r w:rsidR="00936233">
        <w:rPr>
          <w:rFonts w:ascii="Times New Roman" w:hAnsi="Times New Roman" w:cs="Times New Roman"/>
          <w:color w:val="00000A"/>
          <w:sz w:val="24"/>
          <w:szCs w:val="24"/>
          <w:lang w:val="es-ES_tradnl"/>
        </w:rPr>
        <w:t>ruviel Tirado Cervantes (2009),</w:t>
      </w:r>
      <w:r w:rsidRPr="003E6DED">
        <w:rPr>
          <w:rFonts w:ascii="Times New Roman" w:hAnsi="Times New Roman" w:cs="Times New Roman"/>
          <w:color w:val="00000A"/>
          <w:sz w:val="24"/>
          <w:szCs w:val="24"/>
          <w:lang w:val="es-ES_tradnl"/>
        </w:rPr>
        <w:t xml:space="preserve"> “Circunscripciones electorales plurinominales: configuración geográfica y equ</w:t>
      </w:r>
      <w:r w:rsidR="006C77FA">
        <w:rPr>
          <w:rFonts w:ascii="Times New Roman" w:hAnsi="Times New Roman" w:cs="Times New Roman"/>
          <w:color w:val="00000A"/>
          <w:sz w:val="24"/>
          <w:szCs w:val="24"/>
          <w:lang w:val="es-ES_tradnl"/>
        </w:rPr>
        <w:t>ilibrio poblacional. 1977-2007”,</w:t>
      </w:r>
      <w:r w:rsidRPr="003E6DED">
        <w:rPr>
          <w:rFonts w:ascii="Times New Roman" w:hAnsi="Times New Roman" w:cs="Times New Roman"/>
          <w:color w:val="00000A"/>
          <w:sz w:val="24"/>
          <w:szCs w:val="24"/>
          <w:lang w:val="es-ES_tradnl"/>
        </w:rPr>
        <w:t xml:space="preserve"> </w:t>
      </w:r>
      <w:r w:rsidRPr="005574B9">
        <w:rPr>
          <w:rFonts w:ascii="Times New Roman" w:hAnsi="Times New Roman" w:cs="Times New Roman"/>
          <w:i/>
          <w:color w:val="00000A"/>
          <w:sz w:val="24"/>
          <w:szCs w:val="24"/>
          <w:lang w:val="es-ES_tradnl"/>
        </w:rPr>
        <w:t>Investigaciones Geográficas</w:t>
      </w:r>
      <w:r w:rsidRPr="003E6DED">
        <w:rPr>
          <w:rFonts w:ascii="Times New Roman" w:hAnsi="Times New Roman" w:cs="Times New Roman"/>
          <w:color w:val="00000A"/>
          <w:sz w:val="24"/>
          <w:szCs w:val="24"/>
          <w:lang w:val="es-ES_tradnl"/>
        </w:rPr>
        <w:t>, Boletín d</w:t>
      </w:r>
      <w:r w:rsidR="006C77FA">
        <w:rPr>
          <w:rFonts w:ascii="Times New Roman" w:hAnsi="Times New Roman" w:cs="Times New Roman"/>
          <w:color w:val="00000A"/>
          <w:sz w:val="24"/>
          <w:szCs w:val="24"/>
          <w:lang w:val="es-ES_tradnl"/>
        </w:rPr>
        <w:t>el Instituto de Geografía, UNAM,</w:t>
      </w:r>
      <w:r w:rsidRPr="003E6DED">
        <w:rPr>
          <w:rFonts w:ascii="Times New Roman" w:hAnsi="Times New Roman" w:cs="Times New Roman"/>
          <w:color w:val="00000A"/>
          <w:sz w:val="24"/>
          <w:szCs w:val="24"/>
          <w:lang w:val="es-ES_tradnl"/>
        </w:rPr>
        <w:t xml:space="preserve"> 69: 102-115. </w:t>
      </w:r>
    </w:p>
    <w:p w14:paraId="2EB64AD3" w14:textId="104569B1"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Pre</w:t>
      </w:r>
      <w:r w:rsidR="00936233">
        <w:rPr>
          <w:rFonts w:ascii="Times New Roman" w:eastAsia="Times New Roman" w:hAnsi="Times New Roman" w:cs="Times New Roman"/>
          <w:color w:val="00000A"/>
          <w:sz w:val="24"/>
          <w:szCs w:val="24"/>
          <w:lang w:val="es-ES_tradnl"/>
        </w:rPr>
        <w:t>sidencia de la República (2015),</w:t>
      </w:r>
      <w:r w:rsidRPr="003E6DED">
        <w:rPr>
          <w:rFonts w:ascii="Times New Roman" w:eastAsia="Times New Roman" w:hAnsi="Times New Roman" w:cs="Times New Roman"/>
          <w:color w:val="00000A"/>
          <w:sz w:val="24"/>
          <w:szCs w:val="24"/>
          <w:lang w:val="es-ES_tradnl"/>
        </w:rPr>
        <w:t xml:space="preserve"> Decreto por el que se establece la regulación en materia de Datos Abiertos. </w:t>
      </w:r>
      <w:r w:rsidRPr="003E6DED">
        <w:rPr>
          <w:rFonts w:ascii="Times New Roman" w:eastAsia="Times New Roman" w:hAnsi="Times New Roman" w:cs="Times New Roman"/>
          <w:i/>
          <w:color w:val="00000A"/>
          <w:sz w:val="24"/>
          <w:szCs w:val="24"/>
          <w:lang w:val="es-ES_tradnl"/>
        </w:rPr>
        <w:t xml:space="preserve">México, D.F.: Diario Oficial de la Federación. 20 de Febrero de 2015. En: </w:t>
      </w:r>
      <w:r w:rsidRPr="003E6DED">
        <w:rPr>
          <w:rStyle w:val="InternetLink"/>
          <w:rFonts w:ascii="Times New Roman" w:eastAsia="Times New Roman" w:hAnsi="Times New Roman" w:cs="Times New Roman"/>
          <w:color w:val="00000A"/>
          <w:sz w:val="24"/>
          <w:szCs w:val="24"/>
          <w:lang w:val="es-ES_tradnl"/>
        </w:rPr>
        <w:t>http://www.dof.gob.mx/nota_detalle.php?codigo=5382838&amp;fecha=20/02/2015</w:t>
      </w:r>
      <w:r w:rsidRPr="003E6DED">
        <w:rPr>
          <w:rFonts w:ascii="Times New Roman" w:eastAsia="Times New Roman" w:hAnsi="Times New Roman" w:cs="Times New Roman"/>
          <w:color w:val="00000A"/>
          <w:sz w:val="24"/>
          <w:szCs w:val="24"/>
          <w:u w:val="single"/>
          <w:lang w:val="es-ES_tradnl"/>
        </w:rPr>
        <w:t xml:space="preserve"> </w:t>
      </w:r>
      <w:r w:rsidRPr="003E6DED">
        <w:rPr>
          <w:rFonts w:ascii="Times New Roman" w:eastAsia="Times New Roman" w:hAnsi="Times New Roman" w:cs="Times New Roman"/>
          <w:color w:val="00000A"/>
          <w:sz w:val="24"/>
          <w:szCs w:val="24"/>
          <w:lang w:val="es-ES_tradnl"/>
        </w:rPr>
        <w:t>[18 de marzo de 2015].</w:t>
      </w:r>
    </w:p>
    <w:p w14:paraId="4C579EE4" w14:textId="1F859194" w:rsidR="00F51AC6" w:rsidRPr="00B655E7" w:rsidRDefault="005F56AD" w:rsidP="00F51AC6">
      <w:pPr>
        <w:pStyle w:val="LO-normal"/>
        <w:spacing w:line="240" w:lineRule="auto"/>
        <w:ind w:left="720" w:hanging="720"/>
        <w:contextualSpacing/>
        <w:rPr>
          <w:rStyle w:val="InternetLink"/>
          <w:rFonts w:ascii="Times New Roman" w:eastAsia="Times New Roman" w:hAnsi="Times New Roman" w:cs="Times New Roman"/>
          <w:color w:val="00000A"/>
          <w:sz w:val="24"/>
          <w:szCs w:val="24"/>
          <w:lang w:val="en-US"/>
        </w:rPr>
      </w:pPr>
      <w:r w:rsidRPr="00B655E7">
        <w:rPr>
          <w:rFonts w:ascii="Times New Roman" w:eastAsia="Times New Roman" w:hAnsi="Times New Roman" w:cs="Times New Roman"/>
          <w:color w:val="00000A"/>
          <w:sz w:val="24"/>
          <w:szCs w:val="24"/>
        </w:rPr>
        <w:t xml:space="preserve">Robinson, David G. and Yu, Harlan and Zeller, William </w:t>
      </w:r>
      <w:r w:rsidR="00936233" w:rsidRPr="00B655E7">
        <w:rPr>
          <w:rFonts w:ascii="Times New Roman" w:eastAsia="Times New Roman" w:hAnsi="Times New Roman" w:cs="Times New Roman"/>
          <w:color w:val="00000A"/>
          <w:sz w:val="24"/>
          <w:szCs w:val="24"/>
        </w:rPr>
        <w:t xml:space="preserve">P. and </w:t>
      </w:r>
      <w:proofErr w:type="spellStart"/>
      <w:r w:rsidR="00936233" w:rsidRPr="00B655E7">
        <w:rPr>
          <w:rFonts w:ascii="Times New Roman" w:eastAsia="Times New Roman" w:hAnsi="Times New Roman" w:cs="Times New Roman"/>
          <w:color w:val="00000A"/>
          <w:sz w:val="24"/>
          <w:szCs w:val="24"/>
        </w:rPr>
        <w:t>Felten</w:t>
      </w:r>
      <w:proofErr w:type="spellEnd"/>
      <w:r w:rsidR="00936233" w:rsidRPr="00B655E7">
        <w:rPr>
          <w:rFonts w:ascii="Times New Roman" w:eastAsia="Times New Roman" w:hAnsi="Times New Roman" w:cs="Times New Roman"/>
          <w:color w:val="00000A"/>
          <w:sz w:val="24"/>
          <w:szCs w:val="24"/>
        </w:rPr>
        <w:t>, Edward W. (2009),</w:t>
      </w:r>
      <w:r w:rsidRPr="00B655E7">
        <w:rPr>
          <w:rFonts w:ascii="Times New Roman" w:eastAsia="Times New Roman" w:hAnsi="Times New Roman" w:cs="Times New Roman"/>
          <w:color w:val="00000A"/>
          <w:sz w:val="24"/>
          <w:szCs w:val="24"/>
        </w:rPr>
        <w:t xml:space="preserve"> “Government Data and the Invisible Hand” Fall 2009. </w:t>
      </w:r>
      <w:r w:rsidRPr="00B655E7">
        <w:rPr>
          <w:rFonts w:ascii="Times New Roman" w:eastAsia="Times New Roman" w:hAnsi="Times New Roman" w:cs="Times New Roman"/>
          <w:i/>
          <w:color w:val="00000A"/>
          <w:sz w:val="24"/>
          <w:szCs w:val="24"/>
        </w:rPr>
        <w:t>Yale Journal of Law &amp; Technology</w:t>
      </w:r>
      <w:r w:rsidRPr="00B655E7">
        <w:rPr>
          <w:rFonts w:ascii="Times New Roman" w:eastAsia="Times New Roman" w:hAnsi="Times New Roman" w:cs="Times New Roman"/>
          <w:color w:val="00000A"/>
          <w:sz w:val="24"/>
          <w:szCs w:val="24"/>
        </w:rPr>
        <w:t xml:space="preserve">, Vol. 11, p. 160. </w:t>
      </w:r>
      <w:proofErr w:type="spellStart"/>
      <w:proofErr w:type="gramStart"/>
      <w:r w:rsidRPr="00B655E7">
        <w:rPr>
          <w:rFonts w:ascii="Times New Roman" w:eastAsia="Times New Roman" w:hAnsi="Times New Roman" w:cs="Times New Roman"/>
          <w:color w:val="00000A"/>
          <w:sz w:val="24"/>
          <w:szCs w:val="24"/>
        </w:rPr>
        <w:t>En</w:t>
      </w:r>
      <w:proofErr w:type="spellEnd"/>
      <w:r w:rsidRPr="00B655E7">
        <w:rPr>
          <w:rFonts w:ascii="Times New Roman" w:eastAsia="Times New Roman" w:hAnsi="Times New Roman" w:cs="Times New Roman"/>
          <w:color w:val="00000A"/>
          <w:sz w:val="24"/>
          <w:szCs w:val="24"/>
        </w:rPr>
        <w:t xml:space="preserve"> at </w:t>
      </w:r>
      <w:proofErr w:type="spellStart"/>
      <w:r w:rsidRPr="00B655E7">
        <w:rPr>
          <w:rFonts w:ascii="Times New Roman" w:eastAsia="Times New Roman" w:hAnsi="Times New Roman" w:cs="Times New Roman"/>
          <w:color w:val="00000A"/>
          <w:sz w:val="24"/>
          <w:szCs w:val="24"/>
        </w:rPr>
        <w:t>SSRN:</w:t>
      </w:r>
      <w:r w:rsidRPr="00B655E7">
        <w:rPr>
          <w:rStyle w:val="InternetLink"/>
          <w:rFonts w:ascii="Times New Roman" w:eastAsia="Times New Roman" w:hAnsi="Times New Roman" w:cs="Times New Roman"/>
          <w:color w:val="00000A"/>
          <w:sz w:val="24"/>
          <w:szCs w:val="24"/>
          <w:lang w:val="en-US"/>
        </w:rPr>
        <w:t>http</w:t>
      </w:r>
      <w:proofErr w:type="spellEnd"/>
      <w:r w:rsidRPr="00B655E7">
        <w:rPr>
          <w:rStyle w:val="InternetLink"/>
          <w:rFonts w:ascii="Times New Roman" w:eastAsia="Times New Roman" w:hAnsi="Times New Roman" w:cs="Times New Roman"/>
          <w:color w:val="00000A"/>
          <w:sz w:val="24"/>
          <w:szCs w:val="24"/>
          <w:lang w:val="en-US"/>
        </w:rPr>
        <w:t>://ssrn.com/abstract=1138083</w:t>
      </w:r>
      <w:r w:rsidR="00910168" w:rsidRPr="00B655E7">
        <w:rPr>
          <w:rStyle w:val="InternetLink"/>
          <w:rFonts w:ascii="Times New Roman" w:eastAsia="Times New Roman" w:hAnsi="Times New Roman" w:cs="Times New Roman"/>
          <w:color w:val="00000A"/>
          <w:sz w:val="24"/>
          <w:szCs w:val="24"/>
          <w:lang w:val="en-US"/>
        </w:rPr>
        <w:t>.</w:t>
      </w:r>
      <w:proofErr w:type="gramEnd"/>
      <w:r w:rsidR="00910168" w:rsidRPr="00B655E7">
        <w:rPr>
          <w:rStyle w:val="InternetLink"/>
          <w:rFonts w:ascii="Times New Roman" w:eastAsia="Times New Roman" w:hAnsi="Times New Roman" w:cs="Times New Roman"/>
          <w:color w:val="00000A"/>
          <w:sz w:val="24"/>
          <w:szCs w:val="24"/>
          <w:lang w:val="en-US"/>
        </w:rPr>
        <w:t xml:space="preserve"> </w:t>
      </w:r>
      <w:proofErr w:type="gramStart"/>
      <w:r w:rsidR="00910168" w:rsidRPr="00B655E7">
        <w:rPr>
          <w:rFonts w:ascii="Times New Roman" w:eastAsia="Times New Roman" w:hAnsi="Times New Roman" w:cs="Times New Roman"/>
          <w:color w:val="00000A"/>
          <w:sz w:val="24"/>
          <w:szCs w:val="24"/>
        </w:rPr>
        <w:t>[</w:t>
      </w:r>
      <w:r w:rsidR="00910168" w:rsidRPr="00B655E7">
        <w:rPr>
          <w:rFonts w:ascii="Times New Roman" w:eastAsia="Times New Roman" w:hAnsi="Times New Roman" w:cs="Times New Roman"/>
          <w:color w:val="00000A"/>
          <w:sz w:val="24"/>
          <w:szCs w:val="24"/>
          <w:highlight w:val="green"/>
        </w:rPr>
        <w:t xml:space="preserve">24 de </w:t>
      </w:r>
      <w:proofErr w:type="spellStart"/>
      <w:r w:rsidR="00910168" w:rsidRPr="00B655E7">
        <w:rPr>
          <w:rFonts w:ascii="Times New Roman" w:eastAsia="Times New Roman" w:hAnsi="Times New Roman" w:cs="Times New Roman"/>
          <w:color w:val="00000A"/>
          <w:sz w:val="24"/>
          <w:szCs w:val="24"/>
          <w:highlight w:val="green"/>
        </w:rPr>
        <w:t>marzo</w:t>
      </w:r>
      <w:proofErr w:type="spellEnd"/>
      <w:r w:rsidR="00910168" w:rsidRPr="00B655E7">
        <w:rPr>
          <w:rFonts w:ascii="Times New Roman" w:eastAsia="Times New Roman" w:hAnsi="Times New Roman" w:cs="Times New Roman"/>
          <w:color w:val="00000A"/>
          <w:sz w:val="24"/>
          <w:szCs w:val="24"/>
          <w:highlight w:val="green"/>
        </w:rPr>
        <w:t xml:space="preserve"> de 2015].</w:t>
      </w:r>
      <w:proofErr w:type="gramEnd"/>
    </w:p>
    <w:p w14:paraId="775A9DD1" w14:textId="4829EB92" w:rsidR="00F51AC6" w:rsidRPr="00B655E7" w:rsidRDefault="00F51AC6" w:rsidP="00F51AC6">
      <w:pPr>
        <w:pStyle w:val="LO-normal"/>
        <w:spacing w:line="240" w:lineRule="auto"/>
        <w:ind w:left="720" w:hanging="720"/>
        <w:contextualSpacing/>
        <w:rPr>
          <w:rFonts w:ascii="Times New Roman" w:eastAsia="Times New Roman" w:hAnsi="Times New Roman" w:cs="Times New Roman"/>
          <w:color w:val="00000A"/>
          <w:sz w:val="24"/>
          <w:szCs w:val="24"/>
          <w:u w:val="single"/>
          <w:lang w:eastAsia="uz-Cyrl-UZ" w:bidi="uz-Cyrl-UZ"/>
        </w:rPr>
      </w:pPr>
      <w:r w:rsidRPr="00F51AC6">
        <w:rPr>
          <w:rFonts w:ascii="Times New Roman" w:eastAsia="Times New Roman" w:hAnsi="Times New Roman" w:cs="Times New Roman"/>
          <w:color w:val="222222"/>
          <w:sz w:val="24"/>
          <w:szCs w:val="24"/>
        </w:rPr>
        <w:t>Rossiter, D. J., Johnston</w:t>
      </w:r>
      <w:r>
        <w:rPr>
          <w:rFonts w:ascii="Times New Roman" w:eastAsia="Times New Roman" w:hAnsi="Times New Roman" w:cs="Times New Roman"/>
          <w:color w:val="222222"/>
          <w:sz w:val="24"/>
          <w:szCs w:val="24"/>
        </w:rPr>
        <w:t>, R. J., &amp; Pattie, C. J. (1998),</w:t>
      </w:r>
      <w:r w:rsidRPr="00F51AC6">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w:t>
      </w:r>
      <w:r w:rsidRPr="00F51AC6">
        <w:rPr>
          <w:rFonts w:ascii="Times New Roman" w:eastAsia="Times New Roman" w:hAnsi="Times New Roman" w:cs="Times New Roman"/>
          <w:color w:val="222222"/>
          <w:sz w:val="24"/>
          <w:szCs w:val="24"/>
        </w:rPr>
        <w:t>The Partisan Impacts of Non</w:t>
      </w:r>
      <w:r w:rsidRPr="00F51AC6">
        <w:rPr>
          <w:rFonts w:ascii="American Typewriter" w:eastAsia="Times New Roman" w:hAnsi="American Typewriter" w:cs="American Typewriter"/>
          <w:color w:val="222222"/>
          <w:sz w:val="24"/>
          <w:szCs w:val="24"/>
        </w:rPr>
        <w:t>‐</w:t>
      </w:r>
      <w:r w:rsidRPr="00F51AC6">
        <w:rPr>
          <w:rFonts w:ascii="Times New Roman" w:eastAsia="Times New Roman" w:hAnsi="Times New Roman" w:cs="Times New Roman"/>
          <w:color w:val="222222"/>
          <w:sz w:val="24"/>
          <w:szCs w:val="24"/>
        </w:rPr>
        <w:t>Partisan Redistricting: Northern Ireland 1993–95</w:t>
      </w:r>
      <w:r>
        <w:rPr>
          <w:rFonts w:ascii="Times New Roman" w:eastAsia="Times New Roman" w:hAnsi="Times New Roman" w:cs="Times New Roman"/>
          <w:color w:val="222222"/>
          <w:sz w:val="24"/>
          <w:szCs w:val="24"/>
        </w:rPr>
        <w:t>”,</w:t>
      </w:r>
      <w:r w:rsidRPr="00F51AC6">
        <w:rPr>
          <w:rFonts w:ascii="Times New Roman" w:eastAsia="Times New Roman" w:hAnsi="Times New Roman" w:cs="Times New Roman"/>
          <w:color w:val="222222"/>
          <w:sz w:val="24"/>
          <w:szCs w:val="24"/>
        </w:rPr>
        <w:t> </w:t>
      </w:r>
      <w:r w:rsidRPr="00F51AC6">
        <w:rPr>
          <w:rFonts w:ascii="Times New Roman" w:eastAsia="Times New Roman" w:hAnsi="Times New Roman" w:cs="Times New Roman"/>
          <w:i/>
          <w:iCs/>
          <w:color w:val="222222"/>
          <w:sz w:val="24"/>
          <w:szCs w:val="24"/>
        </w:rPr>
        <w:t>Transactions of the Institute of British Geographers</w:t>
      </w:r>
      <w:r w:rsidRPr="00F51AC6">
        <w:rPr>
          <w:rFonts w:ascii="Times New Roman" w:eastAsia="Times New Roman" w:hAnsi="Times New Roman" w:cs="Times New Roman"/>
          <w:color w:val="222222"/>
          <w:sz w:val="24"/>
          <w:szCs w:val="24"/>
        </w:rPr>
        <w:t>, </w:t>
      </w:r>
      <w:r w:rsidRPr="00F51AC6">
        <w:rPr>
          <w:rFonts w:ascii="Times New Roman" w:eastAsia="Times New Roman" w:hAnsi="Times New Roman" w:cs="Times New Roman"/>
          <w:i/>
          <w:iCs/>
          <w:color w:val="222222"/>
          <w:sz w:val="24"/>
          <w:szCs w:val="24"/>
        </w:rPr>
        <w:t>23</w:t>
      </w:r>
      <w:r w:rsidRPr="00F51AC6">
        <w:rPr>
          <w:rFonts w:ascii="Times New Roman" w:eastAsia="Times New Roman" w:hAnsi="Times New Roman" w:cs="Times New Roman"/>
          <w:color w:val="222222"/>
          <w:sz w:val="24"/>
          <w:szCs w:val="24"/>
        </w:rPr>
        <w:t>(4), 455-480.</w:t>
      </w:r>
    </w:p>
    <w:p w14:paraId="0B32ACF3" w14:textId="25928406" w:rsidR="00196BB3" w:rsidRPr="00B655E7"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655E7">
        <w:rPr>
          <w:rFonts w:ascii="Times New Roman" w:eastAsia="Times New Roman" w:hAnsi="Times New Roman" w:cs="Times New Roman"/>
          <w:color w:val="00000A"/>
          <w:sz w:val="24"/>
          <w:szCs w:val="24"/>
        </w:rPr>
        <w:t>Rincón-García</w:t>
      </w:r>
      <w:proofErr w:type="spellEnd"/>
      <w:r w:rsidRPr="00B655E7">
        <w:rPr>
          <w:rFonts w:ascii="Times New Roman" w:eastAsia="Times New Roman" w:hAnsi="Times New Roman" w:cs="Times New Roman"/>
          <w:color w:val="00000A"/>
          <w:sz w:val="24"/>
          <w:szCs w:val="24"/>
        </w:rPr>
        <w:t>, E. A., Gutiérrez-Andrade, M. Á., de-</w:t>
      </w:r>
      <w:proofErr w:type="spellStart"/>
      <w:r w:rsidRPr="00B655E7">
        <w:rPr>
          <w:rFonts w:ascii="Times New Roman" w:eastAsia="Times New Roman" w:hAnsi="Times New Roman" w:cs="Times New Roman"/>
          <w:color w:val="00000A"/>
          <w:sz w:val="24"/>
          <w:szCs w:val="24"/>
        </w:rPr>
        <w:t>los</w:t>
      </w:r>
      <w:proofErr w:type="spellEnd"/>
      <w:r w:rsidRPr="00B655E7">
        <w:rPr>
          <w:rFonts w:ascii="Times New Roman" w:eastAsia="Times New Roman" w:hAnsi="Times New Roman" w:cs="Times New Roman"/>
          <w:color w:val="00000A"/>
          <w:sz w:val="24"/>
          <w:szCs w:val="24"/>
        </w:rPr>
        <w:t>-</w:t>
      </w:r>
      <w:proofErr w:type="spellStart"/>
      <w:r w:rsidRPr="00B655E7">
        <w:rPr>
          <w:rFonts w:ascii="Times New Roman" w:eastAsia="Times New Roman" w:hAnsi="Times New Roman" w:cs="Times New Roman"/>
          <w:color w:val="00000A"/>
          <w:sz w:val="24"/>
          <w:szCs w:val="24"/>
        </w:rPr>
        <w:t>Cobos</w:t>
      </w:r>
      <w:proofErr w:type="spellEnd"/>
      <w:r w:rsidRPr="00B655E7">
        <w:rPr>
          <w:rFonts w:ascii="Times New Roman" w:eastAsia="Times New Roman" w:hAnsi="Times New Roman" w:cs="Times New Roman"/>
          <w:color w:val="00000A"/>
          <w:sz w:val="24"/>
          <w:szCs w:val="24"/>
        </w:rPr>
        <w:t>-Silva, S. G., Lara-Velázquez, P., Mora-Gutiérrez</w:t>
      </w:r>
      <w:r w:rsidR="00936233" w:rsidRPr="00B655E7">
        <w:rPr>
          <w:rFonts w:ascii="Times New Roman" w:eastAsia="Times New Roman" w:hAnsi="Times New Roman" w:cs="Times New Roman"/>
          <w:color w:val="00000A"/>
          <w:sz w:val="24"/>
          <w:szCs w:val="24"/>
        </w:rPr>
        <w:t xml:space="preserve">, R. A., &amp; </w:t>
      </w:r>
      <w:proofErr w:type="spellStart"/>
      <w:r w:rsidR="00936233" w:rsidRPr="00B655E7">
        <w:rPr>
          <w:rFonts w:ascii="Times New Roman" w:eastAsia="Times New Roman" w:hAnsi="Times New Roman" w:cs="Times New Roman"/>
          <w:color w:val="00000A"/>
          <w:sz w:val="24"/>
          <w:szCs w:val="24"/>
        </w:rPr>
        <w:t>Ponsich</w:t>
      </w:r>
      <w:proofErr w:type="spellEnd"/>
      <w:r w:rsidR="00936233" w:rsidRPr="00B655E7">
        <w:rPr>
          <w:rFonts w:ascii="Times New Roman" w:eastAsia="Times New Roman" w:hAnsi="Times New Roman" w:cs="Times New Roman"/>
          <w:color w:val="00000A"/>
          <w:sz w:val="24"/>
          <w:szCs w:val="24"/>
        </w:rPr>
        <w:t>, A (2015),</w:t>
      </w:r>
      <w:r w:rsidRPr="00B655E7">
        <w:rPr>
          <w:rFonts w:ascii="Times New Roman" w:eastAsia="Times New Roman" w:hAnsi="Times New Roman" w:cs="Times New Roman"/>
          <w:color w:val="00000A"/>
          <w:sz w:val="24"/>
          <w:szCs w:val="24"/>
        </w:rPr>
        <w:t xml:space="preserve"> </w:t>
      </w:r>
      <w:r w:rsidR="002B24E2" w:rsidRPr="00B655E7">
        <w:rPr>
          <w:rFonts w:ascii="Times New Roman" w:eastAsia="Times New Roman" w:hAnsi="Times New Roman" w:cs="Times New Roman"/>
          <w:color w:val="00000A"/>
          <w:sz w:val="24"/>
          <w:szCs w:val="24"/>
        </w:rPr>
        <w:t>“</w:t>
      </w:r>
      <w:r w:rsidRPr="00B655E7">
        <w:rPr>
          <w:rFonts w:ascii="Times New Roman" w:eastAsia="Times New Roman" w:hAnsi="Times New Roman" w:cs="Times New Roman"/>
          <w:color w:val="00000A"/>
          <w:sz w:val="24"/>
          <w:szCs w:val="24"/>
        </w:rPr>
        <w:t>ABC, A Viable Algorithm for th</w:t>
      </w:r>
      <w:r w:rsidR="002B24E2" w:rsidRPr="00B655E7">
        <w:rPr>
          <w:rFonts w:ascii="Times New Roman" w:eastAsia="Times New Roman" w:hAnsi="Times New Roman" w:cs="Times New Roman"/>
          <w:color w:val="00000A"/>
          <w:sz w:val="24"/>
          <w:szCs w:val="24"/>
        </w:rPr>
        <w:t>e Political Districting Problem”,</w:t>
      </w:r>
      <w:r w:rsidRPr="00B655E7">
        <w:rPr>
          <w:rFonts w:ascii="Times New Roman" w:eastAsia="Times New Roman" w:hAnsi="Times New Roman" w:cs="Times New Roman"/>
          <w:color w:val="00000A"/>
          <w:sz w:val="24"/>
          <w:szCs w:val="24"/>
        </w:rPr>
        <w:t xml:space="preserve"> In </w:t>
      </w:r>
      <w:r w:rsidRPr="00B655E7">
        <w:rPr>
          <w:rFonts w:ascii="Times New Roman" w:eastAsia="Times New Roman" w:hAnsi="Times New Roman" w:cs="Times New Roman"/>
          <w:i/>
          <w:iCs/>
          <w:color w:val="00000A"/>
          <w:sz w:val="24"/>
          <w:szCs w:val="24"/>
        </w:rPr>
        <w:t>Scientific Methods for the Treatment of Uncertainty in Social Sciences</w:t>
      </w:r>
      <w:r w:rsidR="006C77FA" w:rsidRPr="00B655E7">
        <w:rPr>
          <w:rFonts w:ascii="Times New Roman" w:eastAsia="Times New Roman" w:hAnsi="Times New Roman" w:cs="Times New Roman"/>
          <w:color w:val="00000A"/>
          <w:sz w:val="24"/>
          <w:szCs w:val="24"/>
        </w:rPr>
        <w:t> (pp. 269-278),</w:t>
      </w:r>
      <w:r w:rsidRPr="00B655E7">
        <w:rPr>
          <w:rFonts w:ascii="Times New Roman" w:eastAsia="Times New Roman" w:hAnsi="Times New Roman" w:cs="Times New Roman"/>
          <w:color w:val="00000A"/>
          <w:sz w:val="24"/>
          <w:szCs w:val="24"/>
        </w:rPr>
        <w:t xml:space="preserve"> Springer International Publishing.</w:t>
      </w:r>
    </w:p>
    <w:p w14:paraId="3221A225" w14:textId="68A336D5" w:rsidR="00196BB3" w:rsidRPr="00B655E7"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655E7">
        <w:rPr>
          <w:rFonts w:ascii="Times New Roman" w:eastAsia="Times New Roman" w:hAnsi="Times New Roman" w:cs="Times New Roman"/>
          <w:color w:val="00000A"/>
          <w:sz w:val="24"/>
          <w:szCs w:val="24"/>
        </w:rPr>
        <w:t>Shugart</w:t>
      </w:r>
      <w:proofErr w:type="spellEnd"/>
      <w:r w:rsidRPr="00B655E7">
        <w:rPr>
          <w:rFonts w:ascii="Times New Roman" w:eastAsia="Times New Roman" w:hAnsi="Times New Roman" w:cs="Times New Roman"/>
          <w:color w:val="00000A"/>
          <w:sz w:val="24"/>
          <w:szCs w:val="24"/>
        </w:rPr>
        <w:t>, Matthew and Martin P. Wattenb</w:t>
      </w:r>
      <w:r w:rsidR="00936233" w:rsidRPr="00B655E7">
        <w:rPr>
          <w:rFonts w:ascii="Times New Roman" w:eastAsia="Times New Roman" w:hAnsi="Times New Roman" w:cs="Times New Roman"/>
          <w:color w:val="00000A"/>
          <w:sz w:val="24"/>
          <w:szCs w:val="24"/>
        </w:rPr>
        <w:t xml:space="preserve">erg, </w:t>
      </w:r>
      <w:proofErr w:type="spellStart"/>
      <w:r w:rsidR="00936233" w:rsidRPr="00B655E7">
        <w:rPr>
          <w:rFonts w:ascii="Times New Roman" w:eastAsia="Times New Roman" w:hAnsi="Times New Roman" w:cs="Times New Roman"/>
          <w:color w:val="00000A"/>
          <w:sz w:val="24"/>
          <w:szCs w:val="24"/>
        </w:rPr>
        <w:t>eds</w:t>
      </w:r>
      <w:proofErr w:type="spellEnd"/>
      <w:r w:rsidR="00936233" w:rsidRPr="00B655E7">
        <w:rPr>
          <w:rFonts w:ascii="Times New Roman" w:eastAsia="Times New Roman" w:hAnsi="Times New Roman" w:cs="Times New Roman"/>
          <w:color w:val="00000A"/>
          <w:sz w:val="24"/>
          <w:szCs w:val="24"/>
        </w:rPr>
        <w:t xml:space="preserve"> (2001),</w:t>
      </w:r>
      <w:r w:rsidRPr="00B655E7">
        <w:rPr>
          <w:rFonts w:ascii="Times New Roman" w:eastAsia="Times New Roman" w:hAnsi="Times New Roman" w:cs="Times New Roman"/>
          <w:color w:val="00000A"/>
          <w:sz w:val="24"/>
          <w:szCs w:val="24"/>
        </w:rPr>
        <w:t xml:space="preserve"> </w:t>
      </w:r>
      <w:r w:rsidRPr="00B655E7">
        <w:rPr>
          <w:rFonts w:ascii="Times New Roman" w:eastAsia="Times New Roman" w:hAnsi="Times New Roman" w:cs="Times New Roman"/>
          <w:i/>
          <w:color w:val="00000A"/>
          <w:sz w:val="24"/>
          <w:szCs w:val="24"/>
        </w:rPr>
        <w:t>Mixed-Member Electoral Systems: The Best of Both Worlds</w:t>
      </w:r>
      <w:proofErr w:type="gramStart"/>
      <w:r w:rsidRPr="00B655E7">
        <w:rPr>
          <w:rFonts w:ascii="Times New Roman" w:eastAsia="Times New Roman" w:hAnsi="Times New Roman" w:cs="Times New Roman"/>
          <w:i/>
          <w:color w:val="00000A"/>
          <w:sz w:val="24"/>
          <w:szCs w:val="24"/>
        </w:rPr>
        <w:t>?</w:t>
      </w:r>
      <w:r w:rsidR="002B24E2" w:rsidRPr="00B655E7">
        <w:rPr>
          <w:rFonts w:ascii="Times New Roman" w:eastAsia="Times New Roman" w:hAnsi="Times New Roman" w:cs="Times New Roman"/>
          <w:color w:val="00000A"/>
          <w:sz w:val="24"/>
          <w:szCs w:val="24"/>
        </w:rPr>
        <w:t>,</w:t>
      </w:r>
      <w:proofErr w:type="gramEnd"/>
      <w:r w:rsidR="002B24E2" w:rsidRPr="00B655E7">
        <w:rPr>
          <w:rFonts w:ascii="Times New Roman" w:eastAsia="Times New Roman" w:hAnsi="Times New Roman" w:cs="Times New Roman"/>
          <w:color w:val="00000A"/>
          <w:sz w:val="24"/>
          <w:szCs w:val="24"/>
        </w:rPr>
        <w:t xml:space="preserve"> Oxford: Oxford University Press</w:t>
      </w:r>
      <w:r w:rsidRPr="00B655E7">
        <w:rPr>
          <w:rFonts w:ascii="Times New Roman" w:eastAsia="Times New Roman" w:hAnsi="Times New Roman" w:cs="Times New Roman"/>
          <w:color w:val="00000A"/>
          <w:sz w:val="24"/>
          <w:szCs w:val="24"/>
        </w:rPr>
        <w:t>.</w:t>
      </w:r>
    </w:p>
    <w:p w14:paraId="4F56444D" w14:textId="58B488BB" w:rsidR="00196BB3" w:rsidRPr="00B655E7" w:rsidRDefault="00936233">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655E7">
        <w:rPr>
          <w:rFonts w:ascii="Times New Roman" w:eastAsia="Times New Roman" w:hAnsi="Times New Roman" w:cs="Times New Roman"/>
          <w:color w:val="00000A"/>
          <w:sz w:val="24"/>
          <w:szCs w:val="24"/>
        </w:rPr>
        <w:t>Smith, Heidi Jane (2015),</w:t>
      </w:r>
      <w:r w:rsidR="005F56AD" w:rsidRPr="00B655E7">
        <w:rPr>
          <w:rFonts w:ascii="Times New Roman" w:eastAsia="Times New Roman" w:hAnsi="Times New Roman" w:cs="Times New Roman"/>
          <w:color w:val="00000A"/>
          <w:sz w:val="24"/>
          <w:szCs w:val="24"/>
        </w:rPr>
        <w:t xml:space="preserve"> </w:t>
      </w:r>
      <w:r w:rsidR="003F0F6B" w:rsidRPr="00B655E7">
        <w:rPr>
          <w:rFonts w:ascii="Times New Roman" w:eastAsia="Times New Roman" w:hAnsi="Times New Roman" w:cs="Times New Roman"/>
          <w:color w:val="00000A"/>
          <w:sz w:val="24"/>
          <w:szCs w:val="24"/>
        </w:rPr>
        <w:t>“</w:t>
      </w:r>
      <w:r w:rsidR="005F56AD" w:rsidRPr="00B655E7">
        <w:rPr>
          <w:rFonts w:ascii="Times New Roman" w:eastAsia="Times New Roman" w:hAnsi="Times New Roman" w:cs="Times New Roman"/>
          <w:color w:val="00000A"/>
          <w:sz w:val="24"/>
          <w:szCs w:val="24"/>
        </w:rPr>
        <w:t>Accountability as a public</w:t>
      </w:r>
      <w:r w:rsidR="006C77FA" w:rsidRPr="00B655E7">
        <w:rPr>
          <w:rFonts w:ascii="Times New Roman" w:eastAsia="Times New Roman" w:hAnsi="Times New Roman" w:cs="Times New Roman"/>
          <w:color w:val="00000A"/>
          <w:sz w:val="24"/>
          <w:szCs w:val="24"/>
        </w:rPr>
        <w:t xml:space="preserve"> administration process</w:t>
      </w:r>
      <w:r w:rsidR="003F0F6B" w:rsidRPr="00B655E7">
        <w:rPr>
          <w:rFonts w:ascii="Times New Roman" w:eastAsia="Times New Roman" w:hAnsi="Times New Roman" w:cs="Times New Roman"/>
          <w:color w:val="00000A"/>
          <w:sz w:val="24"/>
          <w:szCs w:val="24"/>
        </w:rPr>
        <w:t>”,</w:t>
      </w:r>
      <w:r w:rsidR="006C77FA" w:rsidRPr="00B655E7">
        <w:rPr>
          <w:rFonts w:ascii="Times New Roman" w:eastAsia="Times New Roman" w:hAnsi="Times New Roman" w:cs="Times New Roman"/>
          <w:color w:val="00000A"/>
          <w:sz w:val="24"/>
          <w:szCs w:val="24"/>
        </w:rPr>
        <w:t xml:space="preserve"> ITAM, Working P</w:t>
      </w:r>
      <w:r w:rsidR="005F56AD" w:rsidRPr="00B655E7">
        <w:rPr>
          <w:rFonts w:ascii="Times New Roman" w:eastAsia="Times New Roman" w:hAnsi="Times New Roman" w:cs="Times New Roman"/>
          <w:color w:val="00000A"/>
          <w:sz w:val="24"/>
          <w:szCs w:val="24"/>
        </w:rPr>
        <w:t>aper.</w:t>
      </w:r>
      <w:proofErr w:type="gramEnd"/>
      <w:r w:rsidR="005F56AD" w:rsidRPr="00B655E7">
        <w:rPr>
          <w:rFonts w:ascii="Times New Roman" w:eastAsia="Times New Roman" w:hAnsi="Times New Roman" w:cs="Times New Roman"/>
          <w:color w:val="00000A"/>
          <w:sz w:val="24"/>
          <w:szCs w:val="24"/>
        </w:rPr>
        <w:t xml:space="preserve"> </w:t>
      </w:r>
    </w:p>
    <w:p w14:paraId="3B87162A" w14:textId="4EF334A9"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Pr>
          <w:rFonts w:ascii="Times New Roman" w:eastAsia="Times New Roman" w:hAnsi="Times New Roman" w:cs="Times New Roman"/>
          <w:color w:val="00000A"/>
          <w:sz w:val="24"/>
          <w:szCs w:val="24"/>
          <w:lang w:val="es-ES_tradnl"/>
        </w:rPr>
        <w:t>Sonnleitner</w:t>
      </w:r>
      <w:proofErr w:type="spellEnd"/>
      <w:r>
        <w:rPr>
          <w:rFonts w:ascii="Times New Roman" w:eastAsia="Times New Roman" w:hAnsi="Times New Roman" w:cs="Times New Roman"/>
          <w:color w:val="00000A"/>
          <w:sz w:val="24"/>
          <w:szCs w:val="24"/>
          <w:lang w:val="es-ES_tradnl"/>
        </w:rPr>
        <w:t xml:space="preserve">, </w:t>
      </w:r>
      <w:proofErr w:type="spellStart"/>
      <w:r>
        <w:rPr>
          <w:rFonts w:ascii="Times New Roman" w:eastAsia="Times New Roman" w:hAnsi="Times New Roman" w:cs="Times New Roman"/>
          <w:color w:val="00000A"/>
          <w:sz w:val="24"/>
          <w:szCs w:val="24"/>
          <w:lang w:val="es-ES_tradnl"/>
        </w:rPr>
        <w:t>Willibald</w:t>
      </w:r>
      <w:proofErr w:type="spellEnd"/>
      <w:r>
        <w:rPr>
          <w:rFonts w:ascii="Times New Roman" w:eastAsia="Times New Roman" w:hAnsi="Times New Roman" w:cs="Times New Roman"/>
          <w:color w:val="00000A"/>
          <w:sz w:val="24"/>
          <w:szCs w:val="24"/>
          <w:lang w:val="es-ES_tradnl"/>
        </w:rPr>
        <w:t xml:space="preserve"> (2001),</w:t>
      </w:r>
      <w:r w:rsidR="005F56AD" w:rsidRPr="003E6DED">
        <w:rPr>
          <w:rFonts w:ascii="Times New Roman" w:eastAsia="Times New Roman" w:hAnsi="Times New Roman" w:cs="Times New Roman"/>
          <w:color w:val="00000A"/>
          <w:sz w:val="24"/>
          <w:szCs w:val="24"/>
          <w:lang w:val="es-ES_tradnl"/>
        </w:rPr>
        <w:t xml:space="preserve"> </w:t>
      </w:r>
      <w:r w:rsidR="005F56AD" w:rsidRPr="006C77FA">
        <w:rPr>
          <w:rFonts w:ascii="Times New Roman" w:eastAsia="Times New Roman" w:hAnsi="Times New Roman" w:cs="Times New Roman"/>
          <w:i/>
          <w:color w:val="00000A"/>
          <w:sz w:val="24"/>
          <w:szCs w:val="24"/>
          <w:lang w:val="es-ES_tradnl"/>
        </w:rPr>
        <w:t>Los indígenas y la democratización electoral.</w:t>
      </w:r>
      <w:r w:rsidR="005F56AD" w:rsidRPr="006C77FA">
        <w:rPr>
          <w:rStyle w:val="apple-converted-space"/>
          <w:rFonts w:ascii="Times New Roman" w:eastAsia="Times New Roman" w:hAnsi="Times New Roman" w:cs="Times New Roman"/>
          <w:i/>
          <w:color w:val="00000A"/>
          <w:sz w:val="24"/>
          <w:szCs w:val="24"/>
          <w:lang w:val="es-ES_tradnl"/>
        </w:rPr>
        <w:t> </w:t>
      </w:r>
      <w:r w:rsidR="005F56AD" w:rsidRPr="003E6DED">
        <w:rPr>
          <w:rFonts w:ascii="Times New Roman" w:eastAsia="Times New Roman" w:hAnsi="Times New Roman" w:cs="Times New Roman"/>
          <w:i/>
          <w:iCs/>
          <w:color w:val="00000A"/>
          <w:sz w:val="24"/>
          <w:szCs w:val="24"/>
          <w:lang w:val="es-ES_tradnl"/>
        </w:rPr>
        <w:t>Una década de cambio político entre los tzotziles y tzeltales de Lo</w:t>
      </w:r>
      <w:r w:rsidR="006C77FA">
        <w:rPr>
          <w:rFonts w:ascii="Times New Roman" w:eastAsia="Times New Roman" w:hAnsi="Times New Roman" w:cs="Times New Roman"/>
          <w:i/>
          <w:iCs/>
          <w:color w:val="00000A"/>
          <w:sz w:val="24"/>
          <w:szCs w:val="24"/>
          <w:lang w:val="es-ES_tradnl"/>
        </w:rPr>
        <w:t xml:space="preserve">s Altos de Chiapas (1988-2000), </w:t>
      </w:r>
      <w:r w:rsidR="005F56AD" w:rsidRPr="003E6DED">
        <w:rPr>
          <w:rFonts w:ascii="Times New Roman" w:eastAsia="Times New Roman" w:hAnsi="Times New Roman" w:cs="Times New Roman"/>
          <w:i/>
          <w:iCs/>
          <w:color w:val="00000A"/>
          <w:sz w:val="24"/>
          <w:szCs w:val="24"/>
          <w:lang w:val="es-ES_tradnl"/>
        </w:rPr>
        <w:t>México: El Colegio de México-Instituto Federal Electoral)</w:t>
      </w:r>
      <w:r w:rsidR="005F56AD" w:rsidRPr="003E6DED">
        <w:rPr>
          <w:rFonts w:ascii="Times New Roman" w:eastAsia="Times New Roman" w:hAnsi="Times New Roman" w:cs="Times New Roman"/>
          <w:color w:val="00000A"/>
          <w:sz w:val="24"/>
          <w:szCs w:val="24"/>
          <w:lang w:val="es-ES_tradnl"/>
        </w:rPr>
        <w:t>.</w:t>
      </w:r>
    </w:p>
    <w:p w14:paraId="486A1B14" w14:textId="69A7506F"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w:t>
      </w:r>
      <w:r w:rsidR="005F56AD"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(2013</w:t>
      </w:r>
      <w:r w:rsidR="00557223">
        <w:rPr>
          <w:rFonts w:ascii="Times New Roman" w:eastAsia="Times New Roman" w:hAnsi="Times New Roman" w:cs="Times New Roman"/>
          <w:color w:val="00000A"/>
          <w:sz w:val="24"/>
          <w:szCs w:val="24"/>
          <w:lang w:val="es-ES_tradnl"/>
        </w:rPr>
        <w:t>a</w:t>
      </w:r>
      <w:r>
        <w:rPr>
          <w:rFonts w:ascii="Times New Roman" w:eastAsia="Times New Roman" w:hAnsi="Times New Roman" w:cs="Times New Roman"/>
          <w:color w:val="00000A"/>
          <w:sz w:val="24"/>
          <w:szCs w:val="24"/>
          <w:lang w:val="es-ES_tradnl"/>
        </w:rPr>
        <w:t>),</w:t>
      </w:r>
      <w:r w:rsidR="005F56AD" w:rsidRPr="003E6DED">
        <w:rPr>
          <w:rFonts w:ascii="Times New Roman" w:eastAsia="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i/>
          <w:iCs/>
          <w:color w:val="00000A"/>
          <w:sz w:val="24"/>
          <w:szCs w:val="24"/>
          <w:lang w:val="es-ES_tradnl"/>
        </w:rPr>
        <w:t xml:space="preserve">La representación legislativa de los indígenas en México: De la </w:t>
      </w:r>
      <w:r w:rsidR="005F56AD" w:rsidRPr="003E6DED">
        <w:rPr>
          <w:rFonts w:ascii="Times New Roman" w:eastAsia="Times New Roman" w:hAnsi="Times New Roman" w:cs="Times New Roman"/>
          <w:i/>
          <w:iCs/>
          <w:color w:val="00000A"/>
          <w:sz w:val="24"/>
          <w:szCs w:val="24"/>
          <w:lang w:val="es-ES_tradnl"/>
        </w:rPr>
        <w:lastRenderedPageBreak/>
        <w:t>representatividad descriptiva a una representación de mejor calidad</w:t>
      </w:r>
      <w:r w:rsidR="005F56AD" w:rsidRPr="003E6DED">
        <w:rPr>
          <w:rFonts w:ascii="Times New Roman" w:eastAsia="Times New Roman" w:hAnsi="Times New Roman" w:cs="Times New Roman"/>
          <w:color w:val="00000A"/>
          <w:sz w:val="24"/>
          <w:szCs w:val="24"/>
          <w:lang w:val="es-ES_tradnl"/>
        </w:rPr>
        <w:t>. Ciudad de México: Tribunal Electoral del Poder Judicial de la Federación. Disponible en</w:t>
      </w:r>
      <w:r w:rsidR="005F56AD" w:rsidRPr="003E6DED">
        <w:rPr>
          <w:rFonts w:ascii="Times New Roman" w:hAnsi="Times New Roman" w:cs="Times New Roman"/>
          <w:color w:val="00000A"/>
          <w:sz w:val="24"/>
          <w:szCs w:val="24"/>
          <w:lang w:val="es-ES_tradnl"/>
        </w:rPr>
        <w:t xml:space="preserve">: </w:t>
      </w:r>
      <w:hyperlink r:id="rId18">
        <w:r w:rsidR="005F56AD" w:rsidRPr="003E6DED">
          <w:rPr>
            <w:rStyle w:val="InternetLink"/>
            <w:rFonts w:ascii="Times New Roman" w:hAnsi="Times New Roman" w:cs="Times New Roman"/>
            <w:color w:val="00000A"/>
            <w:sz w:val="24"/>
            <w:szCs w:val="24"/>
            <w:lang w:val="es-ES_tradnl"/>
          </w:rPr>
          <w:t>http://portal.te.gob.mx/sites/default/files/32_representacion.pdf</w:t>
        </w:r>
      </w:hyperlink>
      <w:r w:rsidR="005F56AD" w:rsidRPr="003E6DED">
        <w:rPr>
          <w:rFonts w:ascii="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color w:val="00000A"/>
          <w:sz w:val="24"/>
          <w:szCs w:val="24"/>
          <w:lang w:val="es-ES_tradnl"/>
        </w:rPr>
        <w:t>[25 de junio de 2015].</w:t>
      </w:r>
    </w:p>
    <w:p w14:paraId="299DB598" w14:textId="7F2A77DA"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w:t>
      </w:r>
      <w:r w:rsidR="005F56AD" w:rsidRPr="003E6DED">
        <w:rPr>
          <w:rFonts w:ascii="Times New Roman" w:eastAsia="Times New Roman" w:hAnsi="Times New Roman" w:cs="Times New Roman"/>
          <w:color w:val="00000A"/>
          <w:sz w:val="24"/>
          <w:szCs w:val="24"/>
          <w:lang w:val="es-ES_tradnl"/>
        </w:rPr>
        <w:t xml:space="preserve"> </w:t>
      </w:r>
      <w:r>
        <w:rPr>
          <w:rFonts w:ascii="Times New Roman" w:eastAsia="Times New Roman" w:hAnsi="Times New Roman" w:cs="Times New Roman"/>
          <w:color w:val="00000A"/>
          <w:sz w:val="24"/>
          <w:szCs w:val="24"/>
          <w:lang w:val="es-ES_tradnl"/>
        </w:rPr>
        <w:t>(2013b),</w:t>
      </w:r>
      <w:r w:rsidR="005F56AD" w:rsidRPr="003E6DED">
        <w:rPr>
          <w:rFonts w:ascii="Times New Roman" w:eastAsia="Times New Roman" w:hAnsi="Times New Roman" w:cs="Times New Roman"/>
          <w:color w:val="00000A"/>
          <w:sz w:val="24"/>
          <w:szCs w:val="24"/>
          <w:lang w:val="es-ES_tradnl"/>
        </w:rPr>
        <w:t xml:space="preserve"> “Explorando las dimensiones territoriales del comportamiento político: reflexiones teórico-metodológicas sobre la geografía electoral, la cartografía exploratoria y los enfoques espaciales del voto.” </w:t>
      </w:r>
      <w:r w:rsidR="005F56AD" w:rsidRPr="003E6DED">
        <w:rPr>
          <w:rFonts w:ascii="Times New Roman" w:eastAsia="Times New Roman" w:hAnsi="Times New Roman" w:cs="Times New Roman"/>
          <w:i/>
          <w:iCs/>
          <w:color w:val="00000A"/>
          <w:sz w:val="24"/>
          <w:szCs w:val="24"/>
          <w:lang w:val="es-ES_tradnl"/>
        </w:rPr>
        <w:t>Estudios Sociológicos</w:t>
      </w:r>
      <w:r w:rsidR="005F56AD" w:rsidRPr="003E6DED">
        <w:rPr>
          <w:rFonts w:ascii="Times New Roman" w:eastAsia="Times New Roman" w:hAnsi="Times New Roman" w:cs="Times New Roman"/>
          <w:color w:val="00000A"/>
          <w:sz w:val="24"/>
          <w:szCs w:val="24"/>
          <w:lang w:val="es-ES_tradnl"/>
        </w:rPr>
        <w:t>, 97-142.</w:t>
      </w:r>
    </w:p>
    <w:p w14:paraId="224C4E34" w14:textId="24C73693"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Trelles y Martínez (2007),</w:t>
      </w:r>
      <w:r w:rsidR="005F56AD" w:rsidRPr="003E6DED">
        <w:rPr>
          <w:rFonts w:ascii="Times New Roman" w:eastAsia="Times New Roman" w:hAnsi="Times New Roman" w:cs="Times New Roman"/>
          <w:color w:val="00000A"/>
          <w:sz w:val="24"/>
          <w:szCs w:val="24"/>
          <w:lang w:val="es-ES_tradnl"/>
        </w:rPr>
        <w:t xml:space="preserve"> “Fronteras electorales. Aportaciones del modelo de redistritación mexicano al Estado de Cal</w:t>
      </w:r>
      <w:r w:rsidR="00557223">
        <w:rPr>
          <w:rFonts w:ascii="Times New Roman" w:eastAsia="Times New Roman" w:hAnsi="Times New Roman" w:cs="Times New Roman"/>
          <w:color w:val="00000A"/>
          <w:sz w:val="24"/>
          <w:szCs w:val="24"/>
          <w:lang w:val="es-ES_tradnl"/>
        </w:rPr>
        <w:t>ifornia”, Tesis de Licenciatura,</w:t>
      </w:r>
      <w:r w:rsidR="005F56AD" w:rsidRPr="003E6DED">
        <w:rPr>
          <w:rFonts w:ascii="Times New Roman" w:eastAsia="Times New Roman" w:hAnsi="Times New Roman" w:cs="Times New Roman"/>
          <w:color w:val="00000A"/>
          <w:sz w:val="24"/>
          <w:szCs w:val="24"/>
          <w:lang w:val="es-ES_tradnl"/>
        </w:rPr>
        <w:t xml:space="preserve"> Ciudad de México: Instituto Tecnológico Autónomo de México. </w:t>
      </w:r>
    </w:p>
    <w:p w14:paraId="6460ED64" w14:textId="5EF124D8"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________ (2012),</w:t>
      </w:r>
      <w:r w:rsidR="005F56AD" w:rsidRPr="003E6DED">
        <w:rPr>
          <w:rFonts w:ascii="Times New Roman" w:eastAsia="Times New Roman" w:hAnsi="Times New Roman" w:cs="Times New Roman"/>
          <w:color w:val="00000A"/>
          <w:sz w:val="24"/>
          <w:szCs w:val="24"/>
          <w:lang w:val="es-ES_tradnl"/>
        </w:rPr>
        <w:t xml:space="preserve"> “Fronteras Electorales. Lecciones de la redistritación en México para California”.  </w:t>
      </w:r>
      <w:r w:rsidR="005F56AD" w:rsidRPr="003E6DED">
        <w:rPr>
          <w:rFonts w:ascii="Times New Roman" w:eastAsia="Times New Roman" w:hAnsi="Times New Roman" w:cs="Times New Roman"/>
          <w:i/>
          <w:color w:val="00000A"/>
          <w:sz w:val="24"/>
          <w:szCs w:val="24"/>
          <w:lang w:val="es-ES_tradnl"/>
        </w:rPr>
        <w:t xml:space="preserve">Política y Gobierno. </w:t>
      </w:r>
      <w:r w:rsidR="005F56AD" w:rsidRPr="003E6DED">
        <w:rPr>
          <w:rFonts w:ascii="Times New Roman" w:eastAsia="Times New Roman" w:hAnsi="Times New Roman" w:cs="Times New Roman"/>
          <w:color w:val="00000A"/>
          <w:sz w:val="24"/>
          <w:szCs w:val="24"/>
          <w:lang w:val="es-ES_tradnl"/>
        </w:rPr>
        <w:t xml:space="preserve">Ciudad de México: CIDE. Vol. XIX. No. 2. </w:t>
      </w:r>
    </w:p>
    <w:p w14:paraId="7580009F" w14:textId="1A2CE959"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sidRPr="00B655E7">
        <w:rPr>
          <w:rFonts w:ascii="Times New Roman" w:eastAsia="Times New Roman" w:hAnsi="Times New Roman" w:cs="Times New Roman"/>
          <w:color w:val="00000A"/>
          <w:sz w:val="24"/>
          <w:szCs w:val="24"/>
        </w:rPr>
        <w:t>Trelles</w:t>
      </w:r>
      <w:proofErr w:type="spellEnd"/>
      <w:r w:rsidRPr="00B655E7">
        <w:rPr>
          <w:rFonts w:ascii="Times New Roman" w:eastAsia="Times New Roman" w:hAnsi="Times New Roman" w:cs="Times New Roman"/>
          <w:color w:val="00000A"/>
          <w:sz w:val="24"/>
          <w:szCs w:val="24"/>
        </w:rPr>
        <w:t>, Alejandro, Micah Altman, Eric Magar y Michael McD</w:t>
      </w:r>
      <w:r w:rsidR="00936233" w:rsidRPr="00B655E7">
        <w:rPr>
          <w:rFonts w:ascii="Times New Roman" w:eastAsia="Times New Roman" w:hAnsi="Times New Roman" w:cs="Times New Roman"/>
          <w:color w:val="00000A"/>
          <w:sz w:val="24"/>
          <w:szCs w:val="24"/>
        </w:rPr>
        <w:t>onald (2015),</w:t>
      </w:r>
      <w:r w:rsidRPr="00B655E7">
        <w:rPr>
          <w:rFonts w:ascii="Times New Roman" w:eastAsia="Times New Roman" w:hAnsi="Times New Roman" w:cs="Times New Roman"/>
          <w:color w:val="00000A"/>
          <w:sz w:val="24"/>
          <w:szCs w:val="24"/>
        </w:rPr>
        <w:t xml:space="preserve"> “Transparency, Automated Redistricting, and Partisan Strategic Interaction: The Case of Mexico” Paper presented at the Electoral Integrity Workshop, San Francisco, CA. </w:t>
      </w:r>
      <w:proofErr w:type="spellStart"/>
      <w:r w:rsidRPr="003E6DED">
        <w:rPr>
          <w:rFonts w:ascii="Times New Roman" w:eastAsia="Times New Roman" w:hAnsi="Times New Roman" w:cs="Times New Roman"/>
          <w:color w:val="00000A"/>
          <w:sz w:val="24"/>
          <w:szCs w:val="24"/>
          <w:lang w:val="es-ES_tradnl"/>
        </w:rPr>
        <w:t>September</w:t>
      </w:r>
      <w:proofErr w:type="spellEnd"/>
      <w:r w:rsidRPr="003E6DED">
        <w:rPr>
          <w:rFonts w:ascii="Times New Roman" w:eastAsia="Times New Roman" w:hAnsi="Times New Roman" w:cs="Times New Roman"/>
          <w:color w:val="00000A"/>
          <w:sz w:val="24"/>
          <w:szCs w:val="24"/>
          <w:lang w:val="es-ES_tradnl"/>
        </w:rPr>
        <w:t xml:space="preserve"> 2015.</w:t>
      </w:r>
    </w:p>
    <w:p w14:paraId="17410527" w14:textId="0B7097D8" w:rsidR="003333EE" w:rsidRDefault="003333EE">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333EE">
        <w:rPr>
          <w:rFonts w:ascii="Times New Roman" w:eastAsia="Times New Roman" w:hAnsi="Times New Roman" w:cs="Times New Roman"/>
          <w:color w:val="00000A"/>
          <w:sz w:val="24"/>
          <w:szCs w:val="24"/>
          <w:highlight w:val="green"/>
          <w:lang w:val="es-ES_tradnl"/>
        </w:rPr>
        <w:t>Tribunal Electoral del Poder Judicial de la Federación (TEPJF). 2015. Jurisprudencia 37/2015. Ciudad de México, México.</w:t>
      </w:r>
    </w:p>
    <w:p w14:paraId="4AA4D829" w14:textId="346F74EC" w:rsidR="00196BB3" w:rsidRPr="003E6DED" w:rsidRDefault="00936233">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sidRPr="00B655E7">
        <w:rPr>
          <w:rFonts w:ascii="Times New Roman" w:eastAsia="Times New Roman" w:hAnsi="Times New Roman" w:cs="Times New Roman"/>
          <w:color w:val="00000A"/>
          <w:sz w:val="24"/>
          <w:szCs w:val="24"/>
        </w:rPr>
        <w:t>Wonderlich</w:t>
      </w:r>
      <w:proofErr w:type="spellEnd"/>
      <w:r w:rsidRPr="00B655E7">
        <w:rPr>
          <w:rFonts w:ascii="Times New Roman" w:eastAsia="Times New Roman" w:hAnsi="Times New Roman" w:cs="Times New Roman"/>
          <w:color w:val="00000A"/>
          <w:sz w:val="24"/>
          <w:szCs w:val="24"/>
        </w:rPr>
        <w:t>, John (2010),</w:t>
      </w:r>
      <w:r w:rsidR="005F56AD" w:rsidRPr="00B655E7">
        <w:rPr>
          <w:rFonts w:ascii="Times New Roman" w:eastAsia="Times New Roman" w:hAnsi="Times New Roman" w:cs="Times New Roman"/>
          <w:color w:val="00000A"/>
          <w:sz w:val="24"/>
          <w:szCs w:val="24"/>
        </w:rPr>
        <w:t xml:space="preserve"> </w:t>
      </w:r>
      <w:bookmarkStart w:id="21" w:name="h.1fob9te"/>
      <w:bookmarkEnd w:id="21"/>
      <w:r w:rsidR="005F56AD" w:rsidRPr="00B655E7">
        <w:rPr>
          <w:rFonts w:ascii="Times New Roman" w:eastAsia="Times New Roman" w:hAnsi="Times New Roman" w:cs="Times New Roman"/>
          <w:color w:val="00000A"/>
          <w:sz w:val="24"/>
          <w:szCs w:val="24"/>
        </w:rPr>
        <w:t xml:space="preserve">“Ten Principles </w:t>
      </w:r>
      <w:proofErr w:type="gramStart"/>
      <w:r w:rsidR="005F56AD" w:rsidRPr="00B655E7">
        <w:rPr>
          <w:rFonts w:ascii="Times New Roman" w:eastAsia="Times New Roman" w:hAnsi="Times New Roman" w:cs="Times New Roman"/>
          <w:color w:val="00000A"/>
          <w:sz w:val="24"/>
          <w:szCs w:val="24"/>
        </w:rPr>
        <w:t>For</w:t>
      </w:r>
      <w:proofErr w:type="gramEnd"/>
      <w:r w:rsidR="005F56AD" w:rsidRPr="00B655E7">
        <w:rPr>
          <w:rFonts w:ascii="Times New Roman" w:eastAsia="Times New Roman" w:hAnsi="Times New Roman" w:cs="Times New Roman"/>
          <w:color w:val="00000A"/>
          <w:sz w:val="24"/>
          <w:szCs w:val="24"/>
        </w:rPr>
        <w:t xml:space="preserve"> Opening up Government Information”. Washington, DC: Sunlight Foundation. August 11, 2010. </w:t>
      </w:r>
      <w:proofErr w:type="spellStart"/>
      <w:r w:rsidR="005F56AD" w:rsidRPr="00B655E7">
        <w:rPr>
          <w:rFonts w:ascii="Times New Roman" w:eastAsia="Times New Roman" w:hAnsi="Times New Roman" w:cs="Times New Roman"/>
          <w:color w:val="00000A"/>
          <w:sz w:val="24"/>
          <w:szCs w:val="24"/>
        </w:rPr>
        <w:t>En</w:t>
      </w:r>
      <w:proofErr w:type="spellEnd"/>
      <w:r w:rsidR="005F56AD" w:rsidRPr="00B655E7">
        <w:rPr>
          <w:rFonts w:ascii="Times New Roman" w:eastAsia="Times New Roman" w:hAnsi="Times New Roman" w:cs="Times New Roman"/>
          <w:color w:val="00000A"/>
          <w:sz w:val="24"/>
          <w:szCs w:val="24"/>
        </w:rPr>
        <w:t xml:space="preserve">: </w:t>
      </w:r>
      <w:hyperlink r:id="rId19">
        <w:r w:rsidR="005F56AD" w:rsidRPr="00B655E7">
          <w:rPr>
            <w:rStyle w:val="InternetLink"/>
            <w:rFonts w:ascii="Times New Roman" w:eastAsia="Times New Roman" w:hAnsi="Times New Roman" w:cs="Times New Roman"/>
            <w:color w:val="00000A"/>
            <w:sz w:val="24"/>
            <w:szCs w:val="24"/>
            <w:lang w:val="en-US"/>
          </w:rPr>
          <w:t>http://sunlightfoundation.com/policy/documents/ten-open-data-principles</w:t>
        </w:r>
      </w:hyperlink>
      <w:r w:rsidR="005F56AD" w:rsidRPr="00B655E7">
        <w:rPr>
          <w:rFonts w:ascii="Times New Roman" w:eastAsia="Times New Roman" w:hAnsi="Times New Roman" w:cs="Times New Roman"/>
          <w:color w:val="00000A"/>
          <w:sz w:val="24"/>
          <w:szCs w:val="24"/>
        </w:rPr>
        <w:t xml:space="preserve">. </w:t>
      </w:r>
      <w:r w:rsidR="005F56AD" w:rsidRPr="003E6DED">
        <w:rPr>
          <w:rFonts w:ascii="Times New Roman" w:eastAsia="Times New Roman" w:hAnsi="Times New Roman" w:cs="Times New Roman"/>
          <w:color w:val="00000A"/>
          <w:sz w:val="24"/>
          <w:szCs w:val="24"/>
          <w:lang w:val="es-ES_tradnl"/>
        </w:rPr>
        <w:t>[18 de marzo de 2015].</w:t>
      </w:r>
    </w:p>
    <w:p w14:paraId="3105753C"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 </w:t>
      </w:r>
    </w:p>
    <w:p w14:paraId="396F5E8E" w14:textId="77777777" w:rsidR="00196BB3" w:rsidRPr="003E6DED" w:rsidRDefault="00196BB3">
      <w:pPr>
        <w:pStyle w:val="LO-normal"/>
        <w:spacing w:line="240" w:lineRule="auto"/>
        <w:rPr>
          <w:rFonts w:ascii="Times New Roman" w:hAnsi="Times New Roman" w:cs="Times New Roman"/>
          <w:color w:val="00000A"/>
          <w:lang w:val="es-ES_tradnl"/>
        </w:rPr>
      </w:pPr>
    </w:p>
    <w:p w14:paraId="008B4CAD" w14:textId="77777777" w:rsidR="00196BB3" w:rsidRPr="003E6DED" w:rsidRDefault="00196BB3">
      <w:pPr>
        <w:pStyle w:val="LO-normal"/>
        <w:spacing w:line="240" w:lineRule="auto"/>
        <w:rPr>
          <w:rFonts w:ascii="Times New Roman" w:hAnsi="Times New Roman" w:cs="Times New Roman"/>
          <w:color w:val="00000A"/>
          <w:lang w:val="es-ES_tradnl"/>
        </w:rPr>
      </w:pPr>
    </w:p>
    <w:p w14:paraId="7B092937" w14:textId="77777777" w:rsidR="00196BB3" w:rsidRPr="003E6DED" w:rsidRDefault="00196BB3">
      <w:pPr>
        <w:pStyle w:val="LO-normal1"/>
        <w:spacing w:line="240" w:lineRule="auto"/>
        <w:rPr>
          <w:rFonts w:ascii="Times New Roman" w:hAnsi="Times New Roman" w:cs="Times New Roman"/>
          <w:color w:val="00000A"/>
          <w:lang w:val="es-ES_tradnl"/>
        </w:rPr>
      </w:pPr>
    </w:p>
    <w:p w14:paraId="297F0ECE" w14:textId="77777777" w:rsidR="00196BB3" w:rsidRPr="003E6DED" w:rsidRDefault="00196BB3">
      <w:pPr>
        <w:pStyle w:val="LO-normal1"/>
        <w:spacing w:line="240" w:lineRule="auto"/>
        <w:rPr>
          <w:rFonts w:ascii="Times New Roman" w:hAnsi="Times New Roman" w:cs="Times New Roman"/>
          <w:color w:val="00000A"/>
          <w:lang w:val="es-ES_tradnl"/>
        </w:rPr>
      </w:pPr>
    </w:p>
    <w:p w14:paraId="0A67C28A" w14:textId="77777777" w:rsidR="00196BB3" w:rsidRPr="003E6DED" w:rsidRDefault="00196BB3">
      <w:pPr>
        <w:pStyle w:val="LO-normal1"/>
        <w:spacing w:line="240" w:lineRule="auto"/>
        <w:rPr>
          <w:rFonts w:ascii="Times New Roman" w:hAnsi="Times New Roman" w:cs="Times New Roman"/>
          <w:color w:val="00000A"/>
          <w:lang w:val="es-ES_tradnl"/>
        </w:rPr>
      </w:pPr>
    </w:p>
    <w:p w14:paraId="4135A39B" w14:textId="77777777" w:rsidR="00196BB3" w:rsidRPr="003E6DED" w:rsidRDefault="00196BB3">
      <w:pPr>
        <w:pStyle w:val="LO-normal1"/>
        <w:spacing w:line="240" w:lineRule="auto"/>
        <w:rPr>
          <w:rFonts w:ascii="Times New Roman" w:hAnsi="Times New Roman" w:cs="Times New Roman"/>
          <w:color w:val="00000A"/>
          <w:lang w:val="es-ES_tradnl"/>
        </w:rPr>
      </w:pPr>
    </w:p>
    <w:p w14:paraId="68E47E13" w14:textId="20C58D6C" w:rsidR="00196BB3" w:rsidRPr="00684E14" w:rsidRDefault="00196BB3" w:rsidP="00684E14">
      <w:pPr>
        <w:tabs>
          <w:tab w:val="left" w:pos="960"/>
        </w:tabs>
        <w:rPr>
          <w:rFonts w:ascii="Times New Roman" w:hAnsi="Times New Roman" w:cs="Times New Roman"/>
          <w:sz w:val="24"/>
          <w:szCs w:val="24"/>
          <w:lang w:val="es-ES_tradnl"/>
        </w:rPr>
      </w:pPr>
    </w:p>
    <w:p w14:paraId="666662FF" w14:textId="77777777" w:rsidR="00196BB3" w:rsidRPr="003E6DED" w:rsidRDefault="005F56AD">
      <w:pPr>
        <w:pStyle w:val="Ttulo1"/>
        <w:pageBreakBefore/>
        <w:spacing w:line="240" w:lineRule="auto"/>
        <w:jc w:val="center"/>
        <w:rPr>
          <w:rStyle w:val="FootnoteAncho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Apéndice en Internet. Datos abiertos e información pública necesaria para transparentar los procesos de redistritación</w:t>
      </w:r>
      <w:r w:rsidRPr="003E6DED">
        <w:rPr>
          <w:rStyle w:val="FootnoteAnchor"/>
          <w:rFonts w:ascii="Times New Roman" w:eastAsia="Times New Roman" w:hAnsi="Times New Roman" w:cs="Times New Roman"/>
          <w:b/>
          <w:color w:val="00000A"/>
          <w:sz w:val="24"/>
          <w:lang w:val="es-ES_tradnl"/>
        </w:rPr>
        <w:footnoteReference w:id="24"/>
      </w:r>
    </w:p>
    <w:p w14:paraId="00F0C77A" w14:textId="77777777" w:rsidR="00196BB3" w:rsidRPr="003E6DED" w:rsidRDefault="005F56AD">
      <w:pPr>
        <w:pStyle w:val="Ttulo1"/>
        <w:spacing w:before="20" w:line="240" w:lineRule="auto"/>
        <w:rPr>
          <w:rFonts w:ascii="Times New Roman" w:eastAsia="Times New Roman" w:hAnsi="Times New Roman" w:cs="Times New Roman"/>
          <w:color w:val="00000A"/>
          <w:sz w:val="24"/>
          <w:lang w:val="es-ES_tradnl"/>
        </w:rPr>
      </w:pPr>
      <w:bookmarkStart w:id="22" w:name="h.3znysh7"/>
      <w:bookmarkEnd w:id="22"/>
      <w:r w:rsidRPr="003E6DED">
        <w:rPr>
          <w:rFonts w:ascii="Times New Roman" w:eastAsia="Times New Roman" w:hAnsi="Times New Roman" w:cs="Times New Roman"/>
          <w:color w:val="00000A"/>
          <w:sz w:val="24"/>
          <w:lang w:val="es-ES_tradnl"/>
        </w:rPr>
        <w:t xml:space="preserve">En este documento enlistamos y describimos los datos e información generada con recursos públicos, por distintas instituciones del sector público en México, que deben estar abiertos, actualizados, y a disposición del público en un formato accesible, gratuito, y en un mismo sitio web, con el fin de </w:t>
      </w:r>
      <w:r w:rsidRPr="003E6DED">
        <w:rPr>
          <w:rFonts w:ascii="Times New Roman" w:eastAsia="Times New Roman" w:hAnsi="Times New Roman" w:cs="Times New Roman"/>
          <w:i/>
          <w:color w:val="00000A"/>
          <w:sz w:val="24"/>
          <w:lang w:val="es-ES_tradnl"/>
        </w:rPr>
        <w:t>transparentar los procesos de redistritación en México</w:t>
      </w:r>
      <w:r w:rsidRPr="003E6DED">
        <w:rPr>
          <w:rFonts w:ascii="Times New Roman" w:eastAsia="Times New Roman" w:hAnsi="Times New Roman" w:cs="Times New Roman"/>
          <w:color w:val="00000A"/>
          <w:sz w:val="24"/>
          <w:lang w:val="es-ES_tradnl"/>
        </w:rPr>
        <w:t xml:space="preserve">. </w:t>
      </w:r>
    </w:p>
    <w:p w14:paraId="302149F2"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Secretaría de Comunicaciones y Transportes (SCT)</w:t>
      </w:r>
    </w:p>
    <w:p w14:paraId="081E8C5B" w14:textId="77777777" w:rsidR="00196BB3" w:rsidRPr="003E6DED" w:rsidRDefault="005F56AD">
      <w:pPr>
        <w:pStyle w:val="LO-normal1"/>
        <w:numPr>
          <w:ilvl w:val="0"/>
          <w:numId w:val="2"/>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las distancias, y tiempos de traslado, del sistema de carreteras en México a nivel estatal y municipal. </w:t>
      </w:r>
    </w:p>
    <w:p w14:paraId="16FB29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Comisión Nacional para el Desarrollo de los Pueblos Indígenas (CDI)</w:t>
      </w:r>
    </w:p>
    <w:p w14:paraId="3C856240" w14:textId="77777777" w:rsidR="00196BB3" w:rsidRPr="003E6DED" w:rsidRDefault="005F56AD">
      <w:pPr>
        <w:pStyle w:val="LO-normal1"/>
        <w:numPr>
          <w:ilvl w:val="0"/>
          <w:numId w:val="1"/>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concentración de población indígena en México a nivel estatal y municipal. </w:t>
      </w:r>
    </w:p>
    <w:p w14:paraId="641702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de Estadística y Geografía (INEGI)</w:t>
      </w:r>
    </w:p>
    <w:p w14:paraId="61D96118"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cartografía administrativa a nivel nacional, estatal y municipal. </w:t>
      </w:r>
    </w:p>
    <w:p w14:paraId="6B6ECBBA"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Base de datos con la cartografía administrativa y de accidentes geográficos a nivel nacional, estatal y municipal.</w:t>
      </w:r>
    </w:p>
    <w:p w14:paraId="148AA1FF"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INEGI-INE</w:t>
      </w:r>
    </w:p>
    <w:p w14:paraId="25757E3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información censal a escalas geo-electorales (secciones electorales) a nivel estatal y municipal. </w:t>
      </w:r>
    </w:p>
    <w:p w14:paraId="2776ED60"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Electoral</w:t>
      </w:r>
    </w:p>
    <w:p w14:paraId="187D51F8" w14:textId="77777777" w:rsidR="00196BB3" w:rsidRPr="003E6DED" w:rsidRDefault="005F56AD">
      <w:pPr>
        <w:pStyle w:val="LO-normal1"/>
        <w:numPr>
          <w:ilvl w:val="0"/>
          <w:numId w:val="3"/>
        </w:numPr>
        <w:spacing w:line="240" w:lineRule="auto"/>
        <w:ind w:left="0"/>
        <w:contextualSpacing/>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Información, normatividad y procedimientos</w:t>
      </w:r>
    </w:p>
    <w:p w14:paraId="1ABE659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154D4607"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5084360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7B19D9A6"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Modelo matemático utilizado para propiciar que los distritos tengan formas circulares (lo más cercano a un polígono irregular), evitando la generación de formas irregulares. </w:t>
      </w:r>
    </w:p>
    <w:p w14:paraId="29BFA21A"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Algoritmo matemático determinístico que identifica imparcialmente los procesos de preservación de integridad municipal en todo el espacio de posibilidades conocido como “</w:t>
      </w:r>
      <w:r w:rsidRPr="003E6DED">
        <w:rPr>
          <w:rFonts w:ascii="Times New Roman" w:eastAsia="Times New Roman" w:hAnsi="Times New Roman" w:cs="Times New Roman"/>
          <w:i/>
          <w:color w:val="00000A"/>
          <w:sz w:val="24"/>
          <w:lang w:val="es-ES_tradnl"/>
        </w:rPr>
        <w:t>Proceso de preservación de integridad municipal”</w:t>
      </w:r>
      <w:r w:rsidRPr="003E6DED">
        <w:rPr>
          <w:rFonts w:ascii="Times New Roman" w:eastAsia="Times New Roman" w:hAnsi="Times New Roman" w:cs="Times New Roman"/>
          <w:color w:val="00000A"/>
          <w:sz w:val="24"/>
          <w:lang w:val="es-ES_tradnl"/>
        </w:rPr>
        <w:t>.</w:t>
      </w:r>
    </w:p>
    <w:p w14:paraId="37BA8F65"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Fórmulas, ponderadores y constantes de calibración para todas las entidades federativas. </w:t>
      </w:r>
    </w:p>
    <w:p w14:paraId="0B1BE84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derivada del proceso de interacción entre partidos políticos y la </w:t>
      </w:r>
      <w:r w:rsidRPr="003E6DED">
        <w:rPr>
          <w:rFonts w:ascii="Times New Roman" w:eastAsia="Times New Roman" w:hAnsi="Times New Roman" w:cs="Times New Roman"/>
          <w:color w:val="00000A"/>
          <w:sz w:val="24"/>
          <w:lang w:val="es-ES_tradnl"/>
        </w:rPr>
        <w:lastRenderedPageBreak/>
        <w:t>autoridad electoral durante los procesos de redistritación.</w:t>
      </w:r>
    </w:p>
    <w:p w14:paraId="48AA329F"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4464E743"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II. Bases de datos</w:t>
      </w:r>
    </w:p>
    <w:p w14:paraId="6E08C596"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vinculados al proceso de redistritación</w:t>
      </w:r>
    </w:p>
    <w:p w14:paraId="6190F9E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11D13C24" w14:textId="1E61CBB1"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vecindades interseccionales e intermunicipales que el Sistema de Distritación utiliza para detectar la continuidad geográfica de los distritos a construir.</w:t>
      </w:r>
    </w:p>
    <w:p w14:paraId="22FCDD4A" w14:textId="52A3A11F"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la agrupación de los municipios y/o secciones (que por su naturaleza están constituidos por territorios discontinuos) como una sola unidad geográfica (o como unidades geográficas independientes) por su tamaño, población y ubicación territorial. </w:t>
      </w:r>
    </w:p>
    <w:p w14:paraId="59C219CD"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Bases cartográficas con áreas, perímetros, vecindades y coordenadas de centroides/rectángulos que contienen secciones. </w:t>
      </w:r>
    </w:p>
    <w:p w14:paraId="0664B6FA" w14:textId="26806B54"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tiempos de traslado interseccionales o intermunicipales, para cada una de las 32 entidades federativas, las cuales sirven de insumo al Sistema de Distritación.</w:t>
      </w:r>
    </w:p>
    <w:p w14:paraId="60CC3EB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Cartografía electoral vigente a nivel nacional, estatal, municipal, distrital y seccional generada por el IFE/INE para los procesos de redistritación a nivel federal y local. </w:t>
      </w:r>
    </w:p>
    <w:p w14:paraId="168E6DD6" w14:textId="77777777" w:rsidR="00196BB3" w:rsidRPr="003E6DED" w:rsidRDefault="00196BB3">
      <w:pPr>
        <w:pStyle w:val="LO-normal1"/>
        <w:spacing w:line="240" w:lineRule="auto"/>
        <w:ind w:left="720"/>
        <w:rPr>
          <w:rFonts w:ascii="Times New Roman" w:hAnsi="Times New Roman" w:cs="Times New Roman"/>
          <w:color w:val="00000A"/>
          <w:lang w:val="es-ES_tradnl"/>
        </w:rPr>
      </w:pPr>
    </w:p>
    <w:p w14:paraId="71187A8A"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electorales</w:t>
      </w:r>
    </w:p>
    <w:p w14:paraId="5321EB2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el número de electores, resultados electorales y participación electoral a nivel estatal, municipal, distrital y seccional. </w:t>
      </w:r>
    </w:p>
    <w:p w14:paraId="57463983"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3C193F57" w14:textId="77777777" w:rsidR="00196BB3" w:rsidRPr="003E6DED" w:rsidRDefault="005F56AD">
      <w:pPr>
        <w:pStyle w:val="LO-normal1"/>
        <w:spacing w:line="240" w:lineRule="auto"/>
        <w:ind w:firstLine="720"/>
        <w:rPr>
          <w:rFonts w:ascii="Times New Roman" w:eastAsia="Times New Roman" w:hAnsi="Times New Roman" w:cs="Times New Roman"/>
          <w:b/>
          <w:i/>
          <w:color w:val="00000A"/>
          <w:sz w:val="24"/>
          <w:lang w:val="es-ES_tradnl"/>
        </w:rPr>
      </w:pPr>
      <w:r w:rsidRPr="003E6DED">
        <w:rPr>
          <w:rFonts w:ascii="Times New Roman" w:eastAsia="Times New Roman" w:hAnsi="Times New Roman" w:cs="Times New Roman"/>
          <w:b/>
          <w:color w:val="00000A"/>
          <w:sz w:val="24"/>
          <w:lang w:val="es-ES_tradnl"/>
        </w:rPr>
        <w:t xml:space="preserve">III. </w:t>
      </w:r>
      <w:r w:rsidRPr="003E6DED">
        <w:rPr>
          <w:rFonts w:ascii="Times New Roman" w:eastAsia="Times New Roman" w:hAnsi="Times New Roman" w:cs="Times New Roman"/>
          <w:b/>
          <w:i/>
          <w:color w:val="00000A"/>
          <w:sz w:val="24"/>
          <w:lang w:val="es-ES_tradnl"/>
        </w:rPr>
        <w:t>Software</w:t>
      </w:r>
    </w:p>
    <w:p w14:paraId="2F9FC3E6"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1F2B197C"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Plataforma de Indicadores (sistema de indicadores) desarrollado por el IFE/INE para evaluar las distintas propuestas generadas por el sistema de redistritación, el comité técnico, y los partidos políticos.</w:t>
      </w:r>
    </w:p>
    <w:p w14:paraId="537D761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Código fuente del Sistema de Distritación.  </w:t>
      </w:r>
    </w:p>
    <w:p w14:paraId="0F2884F0" w14:textId="77777777" w:rsidR="00196BB3" w:rsidRPr="003E6DED" w:rsidRDefault="00196BB3">
      <w:pPr>
        <w:pStyle w:val="LO-normal"/>
        <w:spacing w:line="240" w:lineRule="auto"/>
        <w:rPr>
          <w:lang w:val="es-ES_tradnl"/>
        </w:rPr>
      </w:pPr>
    </w:p>
    <w:sectPr w:rsidR="00196BB3" w:rsidRPr="003E6DED">
      <w:footerReference w:type="default" r:id="rId20"/>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00B4B5" w14:textId="77777777" w:rsidR="00686B7E" w:rsidRDefault="00686B7E">
      <w:pPr>
        <w:spacing w:line="240" w:lineRule="auto"/>
      </w:pPr>
      <w:r>
        <w:separator/>
      </w:r>
    </w:p>
  </w:endnote>
  <w:endnote w:type="continuationSeparator" w:id="0">
    <w:p w14:paraId="1D185377" w14:textId="77777777" w:rsidR="00686B7E" w:rsidRDefault="00686B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merican Typewriter">
    <w:altName w:val="Arial"/>
    <w:charset w:val="00"/>
    <w:family w:val="auto"/>
    <w:pitch w:val="variable"/>
    <w:sig w:usb0="00000001" w:usb1="00000019" w:usb2="00000000" w:usb3="00000000" w:csb0="0000011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D99D1" w14:textId="77777777" w:rsidR="000E5993" w:rsidRPr="00C251DE" w:rsidRDefault="000E5993">
    <w:pPr>
      <w:pStyle w:val="LO-normal"/>
      <w:spacing w:after="720"/>
      <w:jc w:val="right"/>
      <w:rPr>
        <w:rFonts w:ascii="Times New Roman" w:hAnsi="Times New Roman" w:cs="Times New Roman"/>
        <w:sz w:val="20"/>
      </w:rPr>
    </w:pPr>
    <w:r w:rsidRPr="00C251DE">
      <w:rPr>
        <w:rFonts w:ascii="Times New Roman" w:hAnsi="Times New Roman" w:cs="Times New Roman"/>
        <w:sz w:val="20"/>
      </w:rPr>
      <w:fldChar w:fldCharType="begin"/>
    </w:r>
    <w:r w:rsidRPr="00C251DE">
      <w:rPr>
        <w:rFonts w:ascii="Times New Roman" w:hAnsi="Times New Roman" w:cs="Times New Roman"/>
        <w:sz w:val="20"/>
      </w:rPr>
      <w:instrText>PAGE</w:instrText>
    </w:r>
    <w:r w:rsidRPr="00C251DE">
      <w:rPr>
        <w:rFonts w:ascii="Times New Roman" w:hAnsi="Times New Roman" w:cs="Times New Roman"/>
        <w:sz w:val="20"/>
      </w:rPr>
      <w:fldChar w:fldCharType="separate"/>
    </w:r>
    <w:r w:rsidR="00BF0416">
      <w:rPr>
        <w:rFonts w:ascii="Times New Roman" w:hAnsi="Times New Roman" w:cs="Times New Roman"/>
        <w:noProof/>
        <w:sz w:val="20"/>
      </w:rPr>
      <w:t>4</w:t>
    </w:r>
    <w:r w:rsidRPr="00C251DE">
      <w:rPr>
        <w:rFonts w:ascii="Times New Roman" w:hAnsi="Times New Roman" w:cs="Times New Roman"/>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718DC4" w14:textId="77777777" w:rsidR="00686B7E" w:rsidRDefault="00686B7E">
      <w:r>
        <w:separator/>
      </w:r>
    </w:p>
  </w:footnote>
  <w:footnote w:type="continuationSeparator" w:id="0">
    <w:p w14:paraId="76F14623" w14:textId="77777777" w:rsidR="00686B7E" w:rsidRDefault="00686B7E">
      <w:r>
        <w:continuationSeparator/>
      </w:r>
    </w:p>
  </w:footnote>
  <w:footnote w:id="1">
    <w:p w14:paraId="29EA20AB" w14:textId="54654CD3" w:rsidR="000E5993" w:rsidRDefault="000E5993" w:rsidP="0042625A">
      <w:pPr>
        <w:pStyle w:val="Footnote"/>
        <w:rPr>
          <w:lang w:val="es-ES_tradnl"/>
        </w:rPr>
      </w:pPr>
      <w:r w:rsidRPr="0042625A">
        <w:rPr>
          <w:rStyle w:val="Refdenotaalpie"/>
          <w:lang w:val="es-ES_tradnl"/>
        </w:rPr>
        <w:footnoteRef/>
      </w:r>
      <w:r w:rsidRPr="0042625A">
        <w:rPr>
          <w:rStyle w:val="Refdenotaalpie"/>
          <w:lang w:val="es-ES_tradnl"/>
        </w:rPr>
        <w:tab/>
      </w:r>
      <w:r w:rsidRPr="0042625A">
        <w:rPr>
          <w:lang w:val="es-ES_tradnl"/>
        </w:rPr>
        <w:t xml:space="preserve"> Agradecemos los comentarios y sugerencias formuladas por los dictaminadores anónimos. A su vez, agradecemos al Centro de Estudios Internacionales del Colegio de México la organización de una mesa de discusión en la Ciudad de México (Octubre, 2015). También agradecemos al Departamento de Cartografía del Instituto Nacional Electoral, por compartir con nosotros su experiencia en los procesos de redistritación desde 1996. Eric Magar desea agradecer el apoyo de la Asociación Mexicana de Cultura A.C. y del </w:t>
      </w:r>
      <w:r w:rsidR="00673AF2">
        <w:rPr>
          <w:lang w:val="es-ES_tradnl"/>
        </w:rPr>
        <w:t>Sistema Nacional de Investigadores</w:t>
      </w:r>
      <w:r w:rsidRPr="0042625A">
        <w:rPr>
          <w:lang w:val="es-ES_tradnl"/>
        </w:rPr>
        <w:t xml:space="preserve"> para el desarrollo de este trabajo. Los datos de la nota y un apéndice técnico serán publicados en línea tras la publicación del trabajo.</w:t>
      </w:r>
      <w:r w:rsidR="00B655E7">
        <w:rPr>
          <w:lang w:val="es-ES_tradnl"/>
        </w:rPr>
        <w:t xml:space="preserve"> </w:t>
      </w:r>
    </w:p>
    <w:p w14:paraId="4734AF48" w14:textId="0AB1146C" w:rsidR="000E5993" w:rsidRPr="005956E6" w:rsidRDefault="000E5993" w:rsidP="005956E6">
      <w:pPr>
        <w:widowControl/>
        <w:suppressAutoHyphens w:val="0"/>
        <w:spacing w:line="240" w:lineRule="auto"/>
        <w:jc w:val="left"/>
        <w:rPr>
          <w:rFonts w:ascii="Times New Roman" w:eastAsia="Times New Roman" w:hAnsi="Times New Roman" w:cs="Times New Roman"/>
          <w:color w:val="auto"/>
          <w:sz w:val="20"/>
          <w:shd w:val="clear" w:color="auto" w:fill="auto"/>
          <w:lang w:val="es-ES_tradnl"/>
        </w:rPr>
      </w:pPr>
      <w:r w:rsidRPr="008C0931">
        <w:rPr>
          <w:rFonts w:ascii="Times New Roman" w:eastAsia="Times New Roman" w:hAnsi="Times New Roman" w:cs="Times New Roman"/>
          <w:color w:val="auto"/>
          <w:sz w:val="20"/>
          <w:shd w:val="clear" w:color="auto" w:fill="auto"/>
          <w:lang w:val="es-ES_tradnl"/>
        </w:rPr>
        <w:t>Artículo recibido el 10 de abril de 2015 y aceptado para su publicación el 26 de enero de 2016.</w:t>
      </w:r>
    </w:p>
  </w:footnote>
  <w:footnote w:id="2">
    <w:p w14:paraId="15F40834" w14:textId="77777777" w:rsidR="000E5993" w:rsidRPr="0042625A" w:rsidRDefault="000E5993" w:rsidP="0042625A">
      <w:pPr>
        <w:pStyle w:val="Footnote"/>
        <w:rPr>
          <w:lang w:val="es-ES_tradnl"/>
        </w:rPr>
      </w:pPr>
      <w:r w:rsidRPr="0042625A">
        <w:rPr>
          <w:vertAlign w:val="superscript"/>
          <w:lang w:val="es-ES_tradnl"/>
        </w:rPr>
        <w:footnoteRef/>
      </w:r>
      <w:r w:rsidRPr="0042625A">
        <w:rPr>
          <w:vertAlign w:val="superscript"/>
          <w:lang w:val="es-ES_tradnl"/>
        </w:rPr>
        <w:tab/>
      </w:r>
      <w:r w:rsidRPr="0042625A">
        <w:rPr>
          <w:b/>
          <w:lang w:val="es-ES_tradnl"/>
        </w:rPr>
        <w:t>Alejandro Trelles</w:t>
      </w:r>
      <w:r w:rsidRPr="0042625A">
        <w:rPr>
          <w:lang w:val="es-ES_tradnl"/>
        </w:rPr>
        <w:t xml:space="preserve">, </w:t>
      </w:r>
      <w:r w:rsidRPr="0042625A">
        <w:rPr>
          <w:rStyle w:val="InternetLink"/>
          <w:lang w:val="es-ES_tradnl"/>
        </w:rPr>
        <w:t>lat44@pitt.edu</w:t>
      </w:r>
      <w:r w:rsidRPr="0042625A">
        <w:rPr>
          <w:lang w:val="es-ES_tradnl"/>
        </w:rPr>
        <w:t xml:space="preserve">, es candidato a doctor en ciencia política por la Universidad de Pittsburgh, 4600 Wesley W. </w:t>
      </w:r>
      <w:proofErr w:type="spellStart"/>
      <w:r w:rsidRPr="0042625A">
        <w:rPr>
          <w:lang w:val="es-ES_tradnl"/>
        </w:rPr>
        <w:t>Posvar</w:t>
      </w:r>
      <w:proofErr w:type="spellEnd"/>
      <w:r w:rsidRPr="0042625A">
        <w:rPr>
          <w:lang w:val="es-ES_tradnl"/>
        </w:rPr>
        <w:t xml:space="preserve"> Hall, Pittsburgh, PA, 15260. Tel: +1(412)9790715. </w:t>
      </w:r>
      <w:r w:rsidRPr="0042625A">
        <w:rPr>
          <w:b/>
          <w:lang w:val="es-ES_tradnl"/>
        </w:rPr>
        <w:t>Micah Altman</w:t>
      </w:r>
      <w:r w:rsidRPr="0042625A">
        <w:rPr>
          <w:lang w:val="es-ES_tradnl"/>
        </w:rPr>
        <w:t xml:space="preserve">, </w:t>
      </w:r>
      <w:r w:rsidRPr="0042625A">
        <w:rPr>
          <w:rStyle w:val="InternetLink"/>
          <w:lang w:val="es-ES_tradnl"/>
        </w:rPr>
        <w:t>escience@mit.edu</w:t>
      </w:r>
      <w:r w:rsidRPr="0042625A">
        <w:rPr>
          <w:lang w:val="es-ES_tradnl"/>
        </w:rPr>
        <w:t xml:space="preserve">, Es director de investigación en el programa de ciencia de la información en el Instituto de Tecnológico de Massachusetts (MIT), E25-131, 77 Massachusetts Ave, Massachusetts Institute of Technology, Cambridge, Massachusetts, 02139. Tel: +1(585)4664224. </w:t>
      </w:r>
      <w:r w:rsidRPr="0042625A">
        <w:rPr>
          <w:b/>
          <w:lang w:val="es-ES_tradnl"/>
        </w:rPr>
        <w:t>Eric Magar</w:t>
      </w:r>
      <w:r w:rsidRPr="0042625A">
        <w:rPr>
          <w:lang w:val="es-ES_tradnl"/>
        </w:rPr>
        <w:t xml:space="preserve">, </w:t>
      </w:r>
      <w:r w:rsidRPr="0042625A">
        <w:rPr>
          <w:rStyle w:val="InternetLink"/>
          <w:lang w:val="es-ES_tradnl"/>
        </w:rPr>
        <w:t>emagar@itam.mx</w:t>
      </w:r>
      <w:r w:rsidRPr="0042625A">
        <w:rPr>
          <w:lang w:val="es-ES_tradnl"/>
        </w:rPr>
        <w:t xml:space="preserve">, es profesor de tiempo completo en el departamento de ciencia política del Instituto Tecnológico Autónomo de México, Río Hondo 1, Progreso Tizapán, México, D.F., 01000. Tel: +52(55)56284079. </w:t>
      </w:r>
      <w:r w:rsidRPr="0042625A">
        <w:rPr>
          <w:b/>
          <w:lang w:val="es-ES_tradnl"/>
        </w:rPr>
        <w:t>Michael P. McDonald</w:t>
      </w:r>
      <w:r w:rsidRPr="0042625A">
        <w:rPr>
          <w:lang w:val="es-ES_tradnl"/>
        </w:rPr>
        <w:t xml:space="preserve">, </w:t>
      </w:r>
      <w:r w:rsidRPr="0042625A">
        <w:rPr>
          <w:rStyle w:val="InternetLink"/>
          <w:lang w:val="es-ES_tradnl"/>
        </w:rPr>
        <w:t>michael.mcdonald@ufl.edu</w:t>
      </w:r>
      <w:r w:rsidRPr="0042625A">
        <w:rPr>
          <w:lang w:val="es-ES_tradnl"/>
        </w:rPr>
        <w:t xml:space="preserve">, es profesor investigador en departamento de ciencia política de la Universidad de Florida, 234 Anderson Hall, Gainesville, Florida, 32611. Tel: +1(352)3920262. </w:t>
      </w:r>
    </w:p>
    <w:p w14:paraId="4DEB82B0" w14:textId="77777777" w:rsidR="000E5993" w:rsidRPr="0042625A" w:rsidRDefault="000E5993" w:rsidP="0042625A">
      <w:pPr>
        <w:pStyle w:val="Footnote"/>
        <w:rPr>
          <w:lang w:val="es-ES_tradnl"/>
        </w:rPr>
      </w:pPr>
    </w:p>
    <w:p w14:paraId="5F0184EF" w14:textId="77777777" w:rsidR="000E5993" w:rsidRPr="0042625A" w:rsidRDefault="000E5993" w:rsidP="0042625A">
      <w:pPr>
        <w:pStyle w:val="Footnote"/>
        <w:rPr>
          <w:lang w:val="es-ES_tradnl"/>
        </w:rPr>
      </w:pPr>
    </w:p>
  </w:footnote>
  <w:footnote w:id="3">
    <w:p w14:paraId="5855AD59" w14:textId="37107325" w:rsidR="000E5993" w:rsidRPr="0042625A" w:rsidRDefault="000E5993" w:rsidP="0042625A">
      <w:pPr>
        <w:pStyle w:val="Footnote"/>
        <w:rPr>
          <w:lang w:val="es-ES_tradnl"/>
        </w:rPr>
      </w:pPr>
      <w:r w:rsidRPr="0042625A">
        <w:rPr>
          <w:rStyle w:val="Refdenotaalpie"/>
          <w:lang w:val="es-ES_tradnl"/>
        </w:rPr>
        <w:footnoteRef/>
      </w:r>
      <w:r w:rsidRPr="0042625A">
        <w:rPr>
          <w:rStyle w:val="Refdenotaalpie"/>
          <w:lang w:val="es-ES_tradnl"/>
        </w:rPr>
        <w:t xml:space="preserve"> </w:t>
      </w:r>
      <w:r w:rsidRPr="0042625A">
        <w:rPr>
          <w:lang w:val="es-ES_tradnl"/>
        </w:rPr>
        <w:t xml:space="preserve">Véase, por ejemplo, la misión del </w:t>
      </w:r>
      <w:r w:rsidRPr="003F0F6B">
        <w:rPr>
          <w:i/>
          <w:lang w:val="es-ES_tradnl"/>
        </w:rPr>
        <w:t xml:space="preserve">Open </w:t>
      </w:r>
      <w:proofErr w:type="spellStart"/>
      <w:r w:rsidRPr="003F0F6B">
        <w:rPr>
          <w:i/>
          <w:lang w:val="es-ES_tradnl"/>
        </w:rPr>
        <w:t>Government</w:t>
      </w:r>
      <w:proofErr w:type="spellEnd"/>
      <w:r w:rsidRPr="003F0F6B">
        <w:rPr>
          <w:i/>
          <w:lang w:val="es-ES_tradnl"/>
        </w:rPr>
        <w:t xml:space="preserve"> </w:t>
      </w:r>
      <w:proofErr w:type="spellStart"/>
      <w:r w:rsidRPr="003F0F6B">
        <w:rPr>
          <w:i/>
          <w:lang w:val="es-ES_tradnl"/>
        </w:rPr>
        <w:t>Partnership</w:t>
      </w:r>
      <w:proofErr w:type="spellEnd"/>
      <w:r w:rsidRPr="0042625A">
        <w:rPr>
          <w:lang w:val="es-ES_tradnl"/>
        </w:rPr>
        <w:t xml:space="preserve"> en </w:t>
      </w:r>
      <w:hyperlink r:id="rId1">
        <w:r w:rsidRPr="0042625A">
          <w:rPr>
            <w:rStyle w:val="InternetLink"/>
            <w:lang w:val="es-ES_tradnl"/>
          </w:rPr>
          <w:t>http://www.opengovpartnership.org</w:t>
        </w:r>
      </w:hyperlink>
      <w:r w:rsidRPr="0042625A">
        <w:rPr>
          <w:lang w:val="es-ES_tradnl"/>
        </w:rPr>
        <w:t>.</w:t>
      </w:r>
    </w:p>
  </w:footnote>
  <w:footnote w:id="4">
    <w:p w14:paraId="25328BC1" w14:textId="035031BB" w:rsidR="00BF0416" w:rsidRDefault="00BF0416">
      <w:pPr>
        <w:pStyle w:val="Textonotapie"/>
      </w:pPr>
      <w:r>
        <w:rPr>
          <w:rStyle w:val="Refdenotaalpie"/>
        </w:rPr>
        <w:footnoteRef/>
      </w:r>
      <w:r>
        <w:t xml:space="preserve"> </w:t>
      </w:r>
      <w:bookmarkStart w:id="0" w:name="_GoBack"/>
      <w:bookmarkEnd w:id="0"/>
      <w:r w:rsidRPr="00BF0416">
        <w:rPr>
          <w:highlight w:val="green"/>
        </w:rPr>
        <w:t>Cuando el manuscrito se encontraba en el proceso editorial caímos en cuenta de un fallo de la Suprema Corte, de *noviembre 2015, que obliga al INE a realizar consultas con los pueblos indígenas previo a la redistritación. El fallo y el acuerdo que tomó al respecto el instituto avalan las deficiencias del mecanismo usado hasta ahora y demuestran la necesidad de contar con una herramienta como la que describimos más adelante. LEE PLIS EL ACUERDO Y ADECUA ESTO; QUIZAS VENGA MAS AL CASO CON EL EJEMPLO DE MAS ADELANTE.</w:t>
      </w:r>
    </w:p>
  </w:footnote>
  <w:footnote w:id="5">
    <w:p w14:paraId="4998816D" w14:textId="2BA0C5A8" w:rsidR="000E5993" w:rsidRPr="00051D01" w:rsidRDefault="000E5993">
      <w:pPr>
        <w:pStyle w:val="Textonotapie"/>
        <w:rPr>
          <w:highlight w:val="green"/>
        </w:rPr>
      </w:pPr>
      <w:r w:rsidRPr="00CA28BF">
        <w:rPr>
          <w:rStyle w:val="Refdenotaalpie"/>
        </w:rPr>
        <w:footnoteRef/>
      </w:r>
      <w:r w:rsidRPr="00CA28BF">
        <w:t xml:space="preserve"> </w:t>
      </w:r>
      <w:r w:rsidR="00CA28BF" w:rsidRPr="00854C5B">
        <w:rPr>
          <w:highlight w:val="green"/>
        </w:rPr>
        <w:t>Con la reforma elector</w:t>
      </w:r>
      <w:r w:rsidRPr="00854C5B">
        <w:rPr>
          <w:highlight w:val="green"/>
        </w:rPr>
        <w:t xml:space="preserve">al de 2014, </w:t>
      </w:r>
      <w:r w:rsidR="00CA28BF" w:rsidRPr="00854C5B">
        <w:rPr>
          <w:highlight w:val="green"/>
        </w:rPr>
        <w:t xml:space="preserve">el Instituto Federal Electoral (IFE) cambió de nombre a Instituto Nacional Electoral (INE), </w:t>
      </w:r>
      <w:r w:rsidRPr="00854C5B">
        <w:rPr>
          <w:highlight w:val="green"/>
        </w:rPr>
        <w:t>reflejan</w:t>
      </w:r>
      <w:r w:rsidR="00CA28BF" w:rsidRPr="00854C5B">
        <w:rPr>
          <w:highlight w:val="green"/>
        </w:rPr>
        <w:t>do su nueva atribución de admin</w:t>
      </w:r>
      <w:r w:rsidRPr="00854C5B">
        <w:rPr>
          <w:highlight w:val="green"/>
        </w:rPr>
        <w:t>i</w:t>
      </w:r>
      <w:r w:rsidR="00CA28BF" w:rsidRPr="00854C5B">
        <w:rPr>
          <w:highlight w:val="green"/>
        </w:rPr>
        <w:t>s</w:t>
      </w:r>
      <w:r w:rsidRPr="00854C5B">
        <w:rPr>
          <w:highlight w:val="green"/>
        </w:rPr>
        <w:t xml:space="preserve">tración electoral </w:t>
      </w:r>
      <w:r w:rsidR="00CA28BF" w:rsidRPr="00854C5B">
        <w:rPr>
          <w:highlight w:val="green"/>
        </w:rPr>
        <w:t>no solo en el federal, también en el nivel local</w:t>
      </w:r>
      <w:r w:rsidRPr="00854C5B">
        <w:rPr>
          <w:highlight w:val="green"/>
        </w:rPr>
        <w:t>. A lo largo del texto utilizamos los términos IFE e INE, así como la autoridad electoral para</w:t>
      </w:r>
      <w:r w:rsidR="00CA28BF" w:rsidRPr="00854C5B">
        <w:rPr>
          <w:highlight w:val="green"/>
        </w:rPr>
        <w:t xml:space="preserve"> referirnos a la institución en</w:t>
      </w:r>
      <w:r w:rsidRPr="00854C5B">
        <w:rPr>
          <w:highlight w:val="green"/>
        </w:rPr>
        <w:t>cargada de la administración electoral y el trazo distrital en el país</w:t>
      </w:r>
      <w:r w:rsidRPr="00CA28BF">
        <w:t xml:space="preserve">. </w:t>
      </w:r>
    </w:p>
  </w:footnote>
  <w:footnote w:id="6">
    <w:p w14:paraId="38598CAA" w14:textId="49DA6983" w:rsidR="000E5993" w:rsidRPr="0042625A" w:rsidRDefault="000E5993" w:rsidP="0042625A">
      <w:pPr>
        <w:pStyle w:val="Footnote"/>
        <w:rPr>
          <w:lang w:val="es-ES_tradnl"/>
        </w:rPr>
      </w:pPr>
      <w:r w:rsidRPr="0042625A">
        <w:rPr>
          <w:rStyle w:val="Refdenotaalpie"/>
          <w:lang w:val="es-ES_tradnl"/>
        </w:rPr>
        <w:footnoteRef/>
      </w:r>
      <w:r w:rsidR="00C53376">
        <w:rPr>
          <w:lang w:val="es-ES_tradnl"/>
        </w:rPr>
        <w:t xml:space="preserve"> </w:t>
      </w:r>
      <w:r w:rsidRPr="0042625A">
        <w:rPr>
          <w:lang w:val="es-ES_tradnl"/>
        </w:rPr>
        <w:t xml:space="preserve">A partir de la reforma electoral de 2014, el INE también está a cargo de redistritar los estados y el DF para la elección de legisladores sub-nacionales por el principio mayoritario. </w:t>
      </w:r>
    </w:p>
  </w:footnote>
  <w:footnote w:id="7">
    <w:p w14:paraId="5E7621CF" w14:textId="276F4BAF" w:rsidR="000E5993" w:rsidRPr="0042625A" w:rsidRDefault="000E5993" w:rsidP="0042625A">
      <w:pPr>
        <w:pStyle w:val="Footnote"/>
        <w:rPr>
          <w:lang w:val="es-ES_tradnl"/>
        </w:rPr>
      </w:pPr>
      <w:r w:rsidRPr="0042625A">
        <w:rPr>
          <w:rStyle w:val="Refdenotaalpie"/>
          <w:lang w:val="es-ES_tradnl"/>
        </w:rPr>
        <w:footnoteRef/>
      </w:r>
      <w:r w:rsidRPr="0042625A">
        <w:rPr>
          <w:lang w:val="es-ES_tradnl"/>
        </w:rPr>
        <w:t xml:space="preserve"> La redistritación de 2005 creó, por vez primera, 28 distritos que agrupan municipios contiguos con elevadas concentraciones de pobladores indígenas (Trelles y Martínez 2007). Ha brillado por su ausencia la discusión de si la dicotomía indígena-no indígena es condición suficiente, o incluso necesaria, para salvaguardar los intereses de los habitantes originarios en la representación. </w:t>
      </w:r>
    </w:p>
  </w:footnote>
  <w:footnote w:id="8">
    <w:p w14:paraId="09ADE0D8" w14:textId="5854FB89" w:rsidR="000E5993" w:rsidRPr="00A14385" w:rsidRDefault="000E5993">
      <w:pPr>
        <w:pStyle w:val="Textonotapie"/>
        <w:rPr>
          <w:lang w:val="es-ES_tradnl"/>
        </w:rPr>
      </w:pPr>
      <w:r w:rsidRPr="00A14385">
        <w:rPr>
          <w:rStyle w:val="Refdenotaalpie"/>
        </w:rPr>
        <w:footnoteRef/>
      </w:r>
      <w:r w:rsidRPr="00A14385">
        <w:t xml:space="preserve"> </w:t>
      </w:r>
      <w:r w:rsidR="00C53376">
        <w:t xml:space="preserve"> </w:t>
      </w:r>
      <w:r w:rsidRPr="00A14385">
        <w:rPr>
          <w:lang w:val="es-ES_tradnl"/>
        </w:rPr>
        <w:t xml:space="preserve">Para más información sobre los distintos tipos de sesgo –y sus mediciones– en la redistritación se pueden consultar trabajos como el de Owen y </w:t>
      </w:r>
      <w:proofErr w:type="spellStart"/>
      <w:r w:rsidRPr="00A14385">
        <w:rPr>
          <w:lang w:val="es-ES_tradnl"/>
        </w:rPr>
        <w:t>Grofman</w:t>
      </w:r>
      <w:proofErr w:type="spellEnd"/>
      <w:r w:rsidRPr="00A14385">
        <w:rPr>
          <w:lang w:val="es-ES_tradnl"/>
        </w:rPr>
        <w:t xml:space="preserve"> (1988), </w:t>
      </w:r>
      <w:r w:rsidRPr="00A14385">
        <w:rPr>
          <w:rFonts w:eastAsia="Times New Roman"/>
          <w:color w:val="222222"/>
        </w:rPr>
        <w:t xml:space="preserve">Johnston, Rossiter, y Pattie (1999), </w:t>
      </w:r>
      <w:r w:rsidRPr="00A14385">
        <w:rPr>
          <w:lang w:val="es-ES_tradnl"/>
        </w:rPr>
        <w:t xml:space="preserve">Johnston (2002) y Magar, Trelles, Altman y McDonald (2015).  </w:t>
      </w:r>
    </w:p>
  </w:footnote>
  <w:footnote w:id="9">
    <w:p w14:paraId="48756AA3" w14:textId="77777777" w:rsidR="00FD3D4E" w:rsidRPr="0042625A" w:rsidRDefault="00FD3D4E" w:rsidP="00FD3D4E">
      <w:pPr>
        <w:pStyle w:val="Footnote"/>
        <w:rPr>
          <w:lang w:val="es-ES_tradnl"/>
        </w:rPr>
      </w:pPr>
      <w:r w:rsidRPr="0042625A">
        <w:rPr>
          <w:rStyle w:val="Refdenotaalpie"/>
          <w:lang w:val="es-ES_tradnl"/>
        </w:rPr>
        <w:footnoteRef/>
      </w:r>
      <w:r>
        <w:rPr>
          <w:lang w:val="es-ES_tradnl"/>
        </w:rPr>
        <w:t xml:space="preserve">  </w:t>
      </w:r>
      <w:r w:rsidRPr="0042625A">
        <w:rPr>
          <w:lang w:val="es-ES_tradnl"/>
        </w:rPr>
        <w:t xml:space="preserve">Pueden consultarse en </w:t>
      </w:r>
      <w:r w:rsidRPr="0042625A">
        <w:rPr>
          <w:rStyle w:val="InternetLink"/>
          <w:lang w:val="es-ES_tradnl"/>
        </w:rPr>
        <w:t>http://cartografia.ife.org.mx/</w:t>
      </w:r>
      <w:r>
        <w:rPr>
          <w:lang w:val="es-ES_tradnl"/>
        </w:rPr>
        <w:t xml:space="preserve"> </w:t>
      </w:r>
      <w:r w:rsidRPr="0042625A">
        <w:rPr>
          <w:lang w:val="es-ES_tradnl"/>
        </w:rPr>
        <w:t>y</w:t>
      </w:r>
      <w:r>
        <w:rPr>
          <w:lang w:val="es-ES_tradnl"/>
        </w:rPr>
        <w:t xml:space="preserve"> </w:t>
      </w:r>
    </w:p>
    <w:p w14:paraId="5B88C814" w14:textId="77777777" w:rsidR="00FD3D4E" w:rsidRPr="0042625A" w:rsidRDefault="00FD3D4E" w:rsidP="00FD3D4E">
      <w:pPr>
        <w:pStyle w:val="Textonotapie"/>
        <w:rPr>
          <w:lang w:val="es-ES_tradnl"/>
        </w:rPr>
      </w:pPr>
      <w:r w:rsidRPr="0042625A">
        <w:rPr>
          <w:rStyle w:val="InternetLink"/>
          <w:lang w:val="es-ES_tradnl"/>
        </w:rPr>
        <w:t>http://www.ine.mx/archivos3/portal/historico/contenido/Geografia_Electoral_y_Cartografia/.</w:t>
      </w:r>
    </w:p>
  </w:footnote>
  <w:footnote w:id="10">
    <w:p w14:paraId="74FBEA0C" w14:textId="6D3C6A11" w:rsidR="000E5993" w:rsidRPr="0042625A" w:rsidRDefault="000E5993" w:rsidP="0042625A">
      <w:pPr>
        <w:pStyle w:val="Footnote"/>
        <w:rPr>
          <w:lang w:val="es-ES_tradnl"/>
        </w:rPr>
      </w:pPr>
      <w:r w:rsidRPr="0042625A">
        <w:rPr>
          <w:rStyle w:val="Refdenotaalpie"/>
          <w:lang w:val="es-ES_tradnl"/>
        </w:rPr>
        <w:footnoteRef/>
      </w:r>
      <w:r w:rsidRPr="0042625A">
        <w:rPr>
          <w:lang w:val="es-ES_tradnl"/>
        </w:rPr>
        <w:t xml:space="preserve"> Los </w:t>
      </w:r>
      <w:proofErr w:type="spellStart"/>
      <w:r w:rsidRPr="0042625A">
        <w:rPr>
          <w:i/>
          <w:lang w:val="es-ES_tradnl"/>
        </w:rPr>
        <w:t>items</w:t>
      </w:r>
      <w:proofErr w:type="spellEnd"/>
      <w:r w:rsidRPr="0042625A">
        <w:rPr>
          <w:lang w:val="es-ES_tradnl"/>
        </w:rPr>
        <w:t xml:space="preserve"> en el cuadro se desprenden de una lectura del marco legal y de varios acuerdos del Consejo General del IFE durante el proceso de redistritación, así como de entrevistas con personal técnico y con los partidos políticos. La descripción de los componentes de cada rubro está disponible en el apéndice en línea. </w:t>
      </w:r>
    </w:p>
  </w:footnote>
  <w:footnote w:id="11">
    <w:p w14:paraId="7F4EC51E" w14:textId="38015D91" w:rsidR="000E5993" w:rsidRPr="0042625A" w:rsidRDefault="000E5993" w:rsidP="0042625A">
      <w:pPr>
        <w:pStyle w:val="Footnote"/>
        <w:rPr>
          <w:lang w:val="es-ES_tradnl"/>
        </w:rPr>
      </w:pPr>
      <w:r w:rsidRPr="0042625A">
        <w:rPr>
          <w:rStyle w:val="Refdenotaalpie"/>
          <w:lang w:val="es-ES_tradnl"/>
        </w:rPr>
        <w:footnoteRef/>
      </w:r>
      <w:r w:rsidRPr="0042625A">
        <w:rPr>
          <w:rStyle w:val="Refdenotaalpie"/>
          <w:lang w:val="es-ES_tradnl"/>
        </w:rPr>
        <w:t xml:space="preserve"> </w:t>
      </w:r>
      <w:r w:rsidRPr="0042625A">
        <w:rPr>
          <w:lang w:val="es-ES_tradnl"/>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2">
    <w:p w14:paraId="58C3BB2A" w14:textId="349C6964" w:rsidR="000E5993" w:rsidRPr="0042625A" w:rsidRDefault="000E5993" w:rsidP="0042625A">
      <w:pPr>
        <w:pStyle w:val="Footnote"/>
        <w:rPr>
          <w:lang w:val="es-MX"/>
        </w:rPr>
      </w:pPr>
      <w:r w:rsidRPr="0042625A">
        <w:rPr>
          <w:rStyle w:val="Refdenotaalpie"/>
        </w:rPr>
        <w:footnoteRef/>
      </w:r>
      <w:r w:rsidRPr="00B655E7">
        <w:rPr>
          <w:lang w:val="es-MX"/>
        </w:rPr>
        <w:t xml:space="preserve"> </w:t>
      </w:r>
      <w:r w:rsidRPr="0042625A">
        <w:rPr>
          <w:lang w:val="es-ES_tradnl"/>
        </w:rPr>
        <w:tab/>
      </w:r>
      <w:r w:rsidRPr="0042625A">
        <w:rPr>
          <w:lang w:val="es-MX"/>
        </w:rPr>
        <w:t xml:space="preserve">Por </w:t>
      </w:r>
      <w:r w:rsidRPr="0042625A">
        <w:rPr>
          <w:i/>
          <w:lang w:val="es-MX"/>
        </w:rPr>
        <w:t xml:space="preserve">transparencia </w:t>
      </w:r>
      <w:r w:rsidRPr="0042625A">
        <w:rPr>
          <w:lang w:val="es-MX"/>
        </w:rPr>
        <w:t xml:space="preserve">nos referimos al esfuerzo continuo por clasificar como públicos y facilitar la distribución de los datos e información sobre decisiones regulatorias y sus procesos. Por </w:t>
      </w:r>
      <w:r w:rsidRPr="0042625A">
        <w:rPr>
          <w:i/>
          <w:lang w:val="es-MX"/>
        </w:rPr>
        <w:t>rendición de cuentas</w:t>
      </w:r>
      <w:r w:rsidRPr="0042625A">
        <w:rPr>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es suficiente. </w:t>
      </w:r>
    </w:p>
    <w:p w14:paraId="6832C9B3" w14:textId="1CB4A251" w:rsidR="000E5993" w:rsidRPr="0042625A" w:rsidRDefault="000E5993" w:rsidP="0042625A">
      <w:pPr>
        <w:pStyle w:val="Textonotapie"/>
        <w:rPr>
          <w:lang w:val="es-ES_tradnl"/>
        </w:rPr>
      </w:pPr>
    </w:p>
  </w:footnote>
  <w:footnote w:id="13">
    <w:p w14:paraId="0BED0C5C" w14:textId="28113A96" w:rsidR="000E5993" w:rsidRPr="0042625A" w:rsidRDefault="000E5993" w:rsidP="0042625A">
      <w:pPr>
        <w:pStyle w:val="Footnote"/>
        <w:rPr>
          <w:lang w:val="es-ES_tradnl"/>
        </w:rPr>
      </w:pPr>
      <w:r w:rsidRPr="0042625A">
        <w:rPr>
          <w:rStyle w:val="Refdenotaalpie"/>
          <w:lang w:val="es-ES_tradnl"/>
        </w:rPr>
        <w:footnoteRef/>
      </w:r>
      <w:r w:rsidRPr="0042625A">
        <w:rPr>
          <w:lang w:val="es-ES_tradnl"/>
        </w:rPr>
        <w:t xml:space="preserve"> Los sistemas de información geográfica (GIS </w:t>
      </w:r>
      <w:r w:rsidRPr="0042625A">
        <w:rPr>
          <w:i/>
          <w:lang w:val="es-ES_tradnl"/>
        </w:rPr>
        <w:t>software</w:t>
      </w:r>
      <w:r w:rsidRPr="0042625A">
        <w:rPr>
          <w:lang w:val="es-ES_tradnl"/>
        </w:rPr>
        <w:t xml:space="preserve">) disponibles en el mercado –como </w:t>
      </w:r>
      <w:proofErr w:type="spellStart"/>
      <w:r w:rsidRPr="0042625A">
        <w:rPr>
          <w:i/>
          <w:lang w:val="es-ES_tradnl"/>
        </w:rPr>
        <w:t>Arc</w:t>
      </w:r>
      <w:proofErr w:type="spellEnd"/>
      <w:r w:rsidRPr="0042625A">
        <w:rPr>
          <w:i/>
          <w:lang w:val="es-ES_tradnl"/>
        </w:rPr>
        <w:t xml:space="preserve"> GIS–</w:t>
      </w:r>
      <w:r w:rsidRPr="0042625A">
        <w:rPr>
          <w:lang w:val="es-ES_tradnl"/>
        </w:rPr>
        <w:t xml:space="preserve"> suelen presentar una pronunciada curva de aprendizaje que disuade su uso por no iniciados o especialistas en el análisis cartográfico.</w:t>
      </w:r>
    </w:p>
  </w:footnote>
  <w:footnote w:id="14">
    <w:p w14:paraId="786952C8" w14:textId="7D83C17E" w:rsidR="000E5993" w:rsidRPr="0042625A" w:rsidRDefault="000E5993" w:rsidP="0042625A">
      <w:pPr>
        <w:pStyle w:val="Textonotapie"/>
        <w:rPr>
          <w:lang w:val="es-ES_tradnl"/>
        </w:rPr>
      </w:pPr>
      <w:r w:rsidRPr="0042625A">
        <w:rPr>
          <w:rStyle w:val="Refdenotaalpie"/>
        </w:rPr>
        <w:footnoteRef/>
      </w:r>
      <w:r w:rsidRPr="0042625A">
        <w:t xml:space="preserve"> </w:t>
      </w:r>
      <w:r w:rsidR="00C53376">
        <w:rPr>
          <w:lang w:val="es-ES_tradnl"/>
        </w:rPr>
        <w:t xml:space="preserve"> </w:t>
      </w:r>
      <w:r w:rsidRPr="0042625A">
        <w:rPr>
          <w:lang w:val="es-ES_tradnl"/>
        </w:rPr>
        <w:t xml:space="preserve">En </w:t>
      </w:r>
      <w:r w:rsidRPr="0042625A">
        <w:rPr>
          <w:rFonts w:eastAsia="Tahoma"/>
          <w:color w:val="auto"/>
        </w:rPr>
        <w:t xml:space="preserve">el Estado de México, por ejemplo, los distritos locales no han sido actualizados en dos décadas (desde 1996) por un desacuerdo político entre el partido en el poder –y con mayoría legislativa– y los partidos de oposición. </w:t>
      </w:r>
      <w:r w:rsidRPr="0042625A">
        <w:t xml:space="preserve">La cartografía electoral local de dicha entindad sólo está disponible en formato pdf, pero no están disponibles los archivos cartográficos digitalizados que permitan replicar o analizar la información. Véase por ejemplo: </w:t>
      </w:r>
      <w:r w:rsidRPr="0042625A">
        <w:rPr>
          <w:rStyle w:val="InternetLink"/>
          <w:lang w:val="es-ES_tradnl"/>
        </w:rPr>
        <w:t>http://www.ieem.org.mx/numeralia/msd/msd01.html</w:t>
      </w:r>
      <w:r w:rsidRPr="0042625A">
        <w:t xml:space="preserve"> (</w:t>
      </w:r>
      <w:r w:rsidRPr="00BF0416">
        <w:rPr>
          <w:highlight w:val="green"/>
        </w:rPr>
        <w:t>consulta</w:t>
      </w:r>
      <w:r w:rsidR="00BF0416" w:rsidRPr="00BF0416">
        <w:rPr>
          <w:highlight w:val="green"/>
        </w:rPr>
        <w:t>do</w:t>
      </w:r>
      <w:r w:rsidRPr="00BF0416">
        <w:rPr>
          <w:highlight w:val="green"/>
        </w:rPr>
        <w:t xml:space="preserve"> en</w:t>
      </w:r>
      <w:r w:rsidRPr="0042625A">
        <w:t xml:space="preserve"> diciembre de 2015).</w:t>
      </w:r>
    </w:p>
  </w:footnote>
  <w:footnote w:id="15">
    <w:p w14:paraId="1FFFCDA9" w14:textId="5DD33E96" w:rsidR="000E5993" w:rsidRPr="0042625A" w:rsidRDefault="000E5993" w:rsidP="0042625A">
      <w:pPr>
        <w:pStyle w:val="Footnote"/>
        <w:rPr>
          <w:lang w:val="es-ES_tradnl"/>
        </w:rPr>
      </w:pPr>
      <w:r w:rsidRPr="0042625A">
        <w:rPr>
          <w:rStyle w:val="Refdenotaalpie"/>
          <w:lang w:val="es-ES_tradnl"/>
        </w:rPr>
        <w:footnoteRef/>
      </w:r>
      <w:r w:rsidRPr="0042625A">
        <w:rPr>
          <w:rStyle w:val="Refdenotaalpie"/>
          <w:lang w:val="es-ES_tradnl"/>
        </w:rPr>
        <w:t xml:space="preserve"> </w:t>
      </w:r>
      <w:r w:rsidRPr="0042625A">
        <w:rPr>
          <w:lang w:val="es-ES_tradnl"/>
        </w:rPr>
        <w:t xml:space="preserve">En 2015 el INE aprobó la redistritación local en </w:t>
      </w:r>
      <w:r w:rsidRPr="002D652F">
        <w:rPr>
          <w:highlight w:val="green"/>
          <w:lang w:val="es-ES_tradnl"/>
        </w:rPr>
        <w:t>quince</w:t>
      </w:r>
      <w:r w:rsidRPr="0042625A">
        <w:rPr>
          <w:lang w:val="es-ES_tradnl"/>
        </w:rPr>
        <w:t xml:space="preserve"> entidades: Aguascalientes, Baja California, Coahuila, Chihuahua, Durango, </w:t>
      </w:r>
      <w:r w:rsidRPr="002D652F">
        <w:rPr>
          <w:highlight w:val="green"/>
          <w:lang w:val="es-ES_tradnl"/>
        </w:rPr>
        <w:t>Hidalgo</w:t>
      </w:r>
      <w:r>
        <w:rPr>
          <w:lang w:val="es-ES_tradnl"/>
        </w:rPr>
        <w:t xml:space="preserve">, </w:t>
      </w:r>
      <w:r w:rsidRPr="0042625A">
        <w:rPr>
          <w:lang w:val="es-ES_tradnl"/>
        </w:rPr>
        <w:t xml:space="preserve">Nayarit, Oaxaca, Puebla, Quintana Roo, </w:t>
      </w:r>
      <w:r w:rsidRPr="00A0210C">
        <w:rPr>
          <w:highlight w:val="green"/>
          <w:lang w:val="es-ES_tradnl"/>
        </w:rPr>
        <w:t>Sinaloa</w:t>
      </w:r>
      <w:r>
        <w:rPr>
          <w:lang w:val="es-ES_tradnl"/>
        </w:rPr>
        <w:t xml:space="preserve">, </w:t>
      </w:r>
      <w:r w:rsidRPr="0042625A">
        <w:rPr>
          <w:lang w:val="es-ES_tradnl"/>
        </w:rPr>
        <w:t xml:space="preserve">Tamaulipas, Tlaxcala, Veracruz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 </w:t>
      </w:r>
    </w:p>
  </w:footnote>
  <w:footnote w:id="16">
    <w:p w14:paraId="0B369147" w14:textId="3A976A3B" w:rsidR="000E5993" w:rsidRPr="0042625A" w:rsidRDefault="000E5993" w:rsidP="0042625A">
      <w:pPr>
        <w:pStyle w:val="Footnote"/>
        <w:rPr>
          <w:rFonts w:eastAsia="Tahoma"/>
          <w:lang w:val="es-ES_tradnl"/>
        </w:rPr>
      </w:pPr>
      <w:r w:rsidRPr="0042625A">
        <w:rPr>
          <w:rStyle w:val="Refdenotaalpie"/>
          <w:lang w:val="es-ES_tradnl"/>
        </w:rPr>
        <w:footnoteRef/>
      </w:r>
      <w:r w:rsidRPr="0042625A">
        <w:rPr>
          <w:lang w:val="es-ES_tradnl"/>
        </w:rPr>
        <w:t xml:space="preserve"> La autoridad electoral utilizó un modelo “heurístico” en 1996 y un algoritmo de optimización combinatoria conocido como “recocido simulado” para los procesos federales de redistritación en 2004 y en 2013 (</w:t>
      </w:r>
      <w:r w:rsidRPr="0042625A">
        <w:rPr>
          <w:rFonts w:eastAsia="Tahoma"/>
          <w:lang w:val="es-ES_tradnl"/>
        </w:rPr>
        <w:t>Trelles y Martínez 2007)</w:t>
      </w:r>
      <w:r w:rsidRPr="0042625A">
        <w:rPr>
          <w:lang w:val="es-ES_tradnl"/>
        </w:rPr>
        <w:t xml:space="preserve">, pero para los procesos locales decidió cambiar el algoritmo y utilizar </w:t>
      </w:r>
      <w:r w:rsidRPr="0042625A">
        <w:rPr>
          <w:rFonts w:eastAsia="Tahoma"/>
          <w:lang w:val="es-ES_tradnl"/>
        </w:rPr>
        <w:t xml:space="preserve">un método de búsqueda conocido como “optimización por enjambre”. </w:t>
      </w:r>
    </w:p>
  </w:footnote>
  <w:footnote w:id="17">
    <w:p w14:paraId="67997B25" w14:textId="4BB2066F" w:rsidR="000E5993" w:rsidRPr="0042625A" w:rsidRDefault="000E5993" w:rsidP="00BF0416">
      <w:pPr>
        <w:pStyle w:val="Footnote"/>
        <w:ind w:left="720" w:hanging="720"/>
        <w:rPr>
          <w:lang w:val="es-ES_tradnl"/>
        </w:rPr>
      </w:pPr>
      <w:r w:rsidRPr="0042625A">
        <w:rPr>
          <w:rStyle w:val="Refdenotaalpie"/>
          <w:lang w:val="es-ES_tradnl"/>
        </w:rPr>
        <w:footnoteRef/>
      </w:r>
      <w:r w:rsidRPr="0042625A">
        <w:rPr>
          <w:rStyle w:val="Refdenotaalpie"/>
          <w:lang w:val="es-ES_tradnl"/>
        </w:rPr>
        <w:t xml:space="preserve"> </w:t>
      </w:r>
      <w:r w:rsidRPr="0042625A">
        <w:rPr>
          <w:lang w:val="es-ES_tradnl"/>
        </w:rPr>
        <w:t>En 2004 se utilizó el método de optimización con</w:t>
      </w:r>
      <w:r w:rsidR="00BF0416">
        <w:rPr>
          <w:lang w:val="es-ES_tradnl"/>
        </w:rPr>
        <w:t xml:space="preserve">ocido como “recocido simulado” </w:t>
      </w:r>
      <w:r w:rsidRPr="0042625A">
        <w:rPr>
          <w:lang w:val="es-ES_tradnl"/>
        </w:rPr>
        <w:t xml:space="preserve">con cuatro componentes </w:t>
      </w:r>
      <w:r w:rsidRPr="00BF0416">
        <w:rPr>
          <w:highlight w:val="green"/>
          <w:lang w:val="es-ES_tradnl"/>
        </w:rPr>
        <w:t>ponderados (</w:t>
      </w:r>
      <w:r w:rsidR="00BF0416" w:rsidRPr="00BF0416">
        <w:rPr>
          <w:highlight w:val="green"/>
          <w:lang w:val="es-ES_tradnl"/>
        </w:rPr>
        <w:t>y</w:t>
      </w:r>
      <w:r w:rsidR="00BF0416">
        <w:rPr>
          <w:lang w:val="es-ES_tradnl"/>
        </w:rPr>
        <w:t xml:space="preserve"> su </w:t>
      </w:r>
      <w:r w:rsidRPr="0042625A">
        <w:rPr>
          <w:lang w:val="es-ES_tradnl"/>
        </w:rPr>
        <w:t xml:space="preserve">peso relativo entre paréntesis): equilibro poblacional (.4), compacidad geométrica (.3), integridad municipal (.2), y tiempos de traslado (.1). En 2013 la autoridad electoral decidió utilizar el mismo método de optimización con y los mismos cuatro componentes, pero modificó la ponderación –o jerarquía– de los componentes: equilibro poblacional (.4), integridad municipal (.3), tiempos de traslado (.2) y compacidad geométrica (.1). En cambio, en los procesos de redistritación local que ha implementado el INE a partir del 2015, se decidió utilizar un método de optimización distinto –conocido como “optimización por enjambre”– y considerar sólo dos componentes. </w:t>
      </w:r>
      <w:r w:rsidRPr="0042625A">
        <w:rPr>
          <w:rFonts w:eastAsia="Tahoma"/>
          <w:color w:val="00000A"/>
          <w:lang w:val="es-MX"/>
        </w:rPr>
        <w:t xml:space="preserve">La geografía municipal, la concentración de población indígena, y el criterio vinculado a los tiempos de traslado entre cabeceras municipales, no fueron parte del proceso de optimización. </w:t>
      </w:r>
    </w:p>
  </w:footnote>
  <w:footnote w:id="18">
    <w:p w14:paraId="44EE1BA6" w14:textId="23679B58" w:rsidR="000E5993" w:rsidRPr="0042625A" w:rsidRDefault="000E5993" w:rsidP="0042625A">
      <w:pPr>
        <w:pStyle w:val="Footnote"/>
        <w:rPr>
          <w:spacing w:val="-3"/>
          <w:lang w:val="es-ES_tradnl"/>
        </w:rPr>
      </w:pPr>
      <w:r w:rsidRPr="0042625A">
        <w:rPr>
          <w:rStyle w:val="Refdenotaalpie"/>
          <w:lang w:val="es-ES_tradnl"/>
        </w:rPr>
        <w:footnoteRef/>
      </w:r>
      <w:r w:rsidRPr="0042625A">
        <w:rPr>
          <w:lang w:val="es-ES_tradnl"/>
        </w:rPr>
        <w:t xml:space="preserve"> El Artículo </w:t>
      </w:r>
      <w:r w:rsidRPr="0042625A">
        <w:rPr>
          <w:spacing w:val="-5"/>
          <w:lang w:val="es-ES_tradnl"/>
        </w:rPr>
        <w:t>T</w:t>
      </w:r>
      <w:r w:rsidRPr="0042625A">
        <w:rPr>
          <w:spacing w:val="-4"/>
          <w:lang w:val="es-ES_tradnl"/>
        </w:rPr>
        <w:t>ercero</w:t>
      </w:r>
      <w:r w:rsidRPr="0042625A">
        <w:rPr>
          <w:spacing w:val="6"/>
          <w:lang w:val="es-ES_tradnl"/>
        </w:rPr>
        <w:t xml:space="preserve"> </w:t>
      </w:r>
      <w:r w:rsidRPr="0042625A">
        <w:rPr>
          <w:spacing w:val="-5"/>
          <w:lang w:val="es-ES_tradnl"/>
        </w:rPr>
        <w:t>T</w:t>
      </w:r>
      <w:r w:rsidRPr="0042625A">
        <w:rPr>
          <w:spacing w:val="-4"/>
          <w:lang w:val="es-ES_tradnl"/>
        </w:rPr>
        <w:t>rans</w:t>
      </w:r>
      <w:r w:rsidRPr="0042625A">
        <w:rPr>
          <w:spacing w:val="-6"/>
          <w:lang w:val="es-ES_tradnl"/>
        </w:rPr>
        <w:t>i</w:t>
      </w:r>
      <w:r w:rsidRPr="0042625A">
        <w:rPr>
          <w:spacing w:val="-4"/>
          <w:lang w:val="es-ES_tradnl"/>
        </w:rPr>
        <w:t>tor</w:t>
      </w:r>
      <w:r w:rsidRPr="0042625A">
        <w:rPr>
          <w:spacing w:val="-6"/>
          <w:lang w:val="es-ES_tradnl"/>
        </w:rPr>
        <w:t>i</w:t>
      </w:r>
      <w:r w:rsidRPr="0042625A">
        <w:rPr>
          <w:spacing w:val="-4"/>
          <w:lang w:val="es-ES_tradnl"/>
        </w:rPr>
        <w:t>o</w:t>
      </w:r>
      <w:r w:rsidRPr="0042625A">
        <w:rPr>
          <w:spacing w:val="6"/>
          <w:lang w:val="es-ES_tradnl"/>
        </w:rPr>
        <w:t xml:space="preserve"> </w:t>
      </w:r>
      <w:r w:rsidRPr="0042625A">
        <w:rPr>
          <w:spacing w:val="-3"/>
          <w:lang w:val="es-ES_tradnl"/>
        </w:rPr>
        <w:t>C</w:t>
      </w:r>
      <w:r w:rsidRPr="0042625A">
        <w:rPr>
          <w:lang w:val="es-ES_tradnl"/>
        </w:rPr>
        <w:t>onst</w:t>
      </w:r>
      <w:r w:rsidRPr="0042625A">
        <w:rPr>
          <w:spacing w:val="-3"/>
          <w:lang w:val="es-ES_tradnl"/>
        </w:rPr>
        <w:t>i</w:t>
      </w:r>
      <w:r w:rsidRPr="0042625A">
        <w:rPr>
          <w:lang w:val="es-ES_tradnl"/>
        </w:rPr>
        <w:t>tuc</w:t>
      </w:r>
      <w:r w:rsidRPr="0042625A">
        <w:rPr>
          <w:spacing w:val="-3"/>
          <w:lang w:val="es-ES_tradnl"/>
        </w:rPr>
        <w:t>i</w:t>
      </w:r>
      <w:r w:rsidRPr="0042625A">
        <w:rPr>
          <w:lang w:val="es-ES_tradnl"/>
        </w:rPr>
        <w:t>ona</w:t>
      </w:r>
      <w:r w:rsidRPr="0042625A">
        <w:rPr>
          <w:spacing w:val="-3"/>
          <w:lang w:val="es-ES_tradnl"/>
        </w:rPr>
        <w:t>l</w:t>
      </w:r>
      <w:r w:rsidRPr="0042625A">
        <w:rPr>
          <w:spacing w:val="7"/>
          <w:lang w:val="es-ES_tradnl"/>
        </w:rPr>
        <w:t xml:space="preserve"> </w:t>
      </w:r>
      <w:r w:rsidRPr="0042625A">
        <w:rPr>
          <w:spacing w:val="-1"/>
          <w:lang w:val="es-ES_tradnl"/>
        </w:rPr>
        <w:t>de</w:t>
      </w:r>
      <w:r w:rsidRPr="0042625A">
        <w:rPr>
          <w:spacing w:val="6"/>
          <w:lang w:val="es-ES_tradnl"/>
        </w:rPr>
        <w:t xml:space="preserve"> </w:t>
      </w:r>
      <w:r w:rsidRPr="0042625A">
        <w:rPr>
          <w:lang w:val="es-ES_tradnl"/>
        </w:rPr>
        <w:t>l</w:t>
      </w:r>
      <w:r w:rsidRPr="0042625A">
        <w:rPr>
          <w:spacing w:val="-1"/>
          <w:lang w:val="es-ES_tradnl"/>
        </w:rPr>
        <w:t>a</w:t>
      </w:r>
      <w:r w:rsidRPr="0042625A">
        <w:rPr>
          <w:spacing w:val="7"/>
          <w:lang w:val="es-ES_tradnl"/>
        </w:rPr>
        <w:t xml:space="preserve"> </w:t>
      </w:r>
      <w:r w:rsidRPr="0042625A">
        <w:rPr>
          <w:lang w:val="es-ES_tradnl"/>
        </w:rPr>
        <w:t>re</w:t>
      </w:r>
      <w:r w:rsidRPr="0042625A">
        <w:rPr>
          <w:spacing w:val="-3"/>
          <w:lang w:val="es-ES_tradnl"/>
        </w:rPr>
        <w:t>f</w:t>
      </w:r>
      <w:r w:rsidRPr="0042625A">
        <w:rPr>
          <w:lang w:val="es-ES_tradnl"/>
        </w:rPr>
        <w:t>or</w:t>
      </w:r>
      <w:r w:rsidRPr="0042625A">
        <w:rPr>
          <w:spacing w:val="-3"/>
          <w:lang w:val="es-ES_tradnl"/>
        </w:rPr>
        <w:t>m</w:t>
      </w:r>
      <w:r w:rsidRPr="0042625A">
        <w:rPr>
          <w:lang w:val="es-ES_tradnl"/>
        </w:rPr>
        <w:t>a</w:t>
      </w:r>
      <w:r w:rsidRPr="0042625A">
        <w:rPr>
          <w:spacing w:val="6"/>
          <w:lang w:val="es-ES_tradnl"/>
        </w:rPr>
        <w:t xml:space="preserve"> </w:t>
      </w:r>
      <w:r w:rsidRPr="0042625A">
        <w:rPr>
          <w:lang w:val="es-ES_tradnl"/>
        </w:rPr>
        <w:t>de</w:t>
      </w:r>
      <w:r w:rsidRPr="0042625A">
        <w:rPr>
          <w:spacing w:val="-3"/>
          <w:lang w:val="es-ES_tradnl"/>
        </w:rPr>
        <w:t>l</w:t>
      </w:r>
      <w:r w:rsidRPr="0042625A">
        <w:rPr>
          <w:spacing w:val="7"/>
          <w:lang w:val="es-ES_tradnl"/>
        </w:rPr>
        <w:t xml:space="preserve"> </w:t>
      </w:r>
      <w:r w:rsidRPr="0042625A">
        <w:rPr>
          <w:lang w:val="es-ES_tradnl"/>
        </w:rPr>
        <w:t>14</w:t>
      </w:r>
      <w:r w:rsidRPr="0042625A">
        <w:rPr>
          <w:spacing w:val="6"/>
          <w:lang w:val="es-ES_tradnl"/>
        </w:rPr>
        <w:t xml:space="preserve"> </w:t>
      </w:r>
      <w:r w:rsidRPr="0042625A">
        <w:rPr>
          <w:spacing w:val="-1"/>
          <w:lang w:val="es-ES_tradnl"/>
        </w:rPr>
        <w:t>de</w:t>
      </w:r>
      <w:r w:rsidRPr="0042625A">
        <w:rPr>
          <w:spacing w:val="6"/>
          <w:lang w:val="es-ES_tradnl"/>
        </w:rPr>
        <w:t xml:space="preserve"> </w:t>
      </w:r>
      <w:r w:rsidRPr="0042625A">
        <w:rPr>
          <w:lang w:val="es-ES_tradnl"/>
        </w:rPr>
        <w:t>agosto</w:t>
      </w:r>
      <w:r w:rsidRPr="0042625A">
        <w:rPr>
          <w:spacing w:val="7"/>
          <w:lang w:val="es-ES_tradnl"/>
        </w:rPr>
        <w:t xml:space="preserve"> </w:t>
      </w:r>
      <w:r w:rsidRPr="0042625A">
        <w:rPr>
          <w:lang w:val="es-ES_tradnl"/>
        </w:rPr>
        <w:t>de</w:t>
      </w:r>
      <w:r w:rsidRPr="0042625A">
        <w:rPr>
          <w:spacing w:val="-3"/>
          <w:lang w:val="es-ES_tradnl"/>
        </w:rPr>
        <w:t>l</w:t>
      </w:r>
      <w:r w:rsidRPr="0042625A">
        <w:rPr>
          <w:spacing w:val="6"/>
          <w:lang w:val="es-ES_tradnl"/>
        </w:rPr>
        <w:t xml:space="preserve"> </w:t>
      </w:r>
      <w:r w:rsidRPr="0042625A">
        <w:rPr>
          <w:spacing w:val="-3"/>
          <w:lang w:val="es-ES_tradnl"/>
        </w:rPr>
        <w:t>2001</w:t>
      </w:r>
      <w:r w:rsidRPr="0042625A">
        <w:rPr>
          <w:spacing w:val="7"/>
          <w:lang w:val="es-ES_tradnl"/>
        </w:rPr>
        <w:t xml:space="preserve"> </w:t>
      </w:r>
      <w:r w:rsidRPr="0042625A">
        <w:rPr>
          <w:lang w:val="es-ES_tradnl"/>
        </w:rPr>
        <w:t>establecía lo siguiente</w:t>
      </w:r>
      <w:r w:rsidRPr="0042625A">
        <w:rPr>
          <w:spacing w:val="-3"/>
          <w:lang w:val="es-ES_tradnl"/>
        </w:rPr>
        <w:t>:</w:t>
      </w:r>
      <w:r w:rsidRPr="0042625A">
        <w:rPr>
          <w:spacing w:val="-9"/>
          <w:lang w:val="es-ES_tradnl"/>
        </w:rPr>
        <w:t xml:space="preserve"> </w:t>
      </w:r>
      <w:r w:rsidRPr="0042625A">
        <w:rPr>
          <w:spacing w:val="-3"/>
          <w:lang w:val="es-ES_tradnl"/>
        </w:rPr>
        <w:t>“P</w:t>
      </w:r>
      <w:r w:rsidRPr="0042625A">
        <w:rPr>
          <w:lang w:val="es-ES_tradnl"/>
        </w:rPr>
        <w:t>a</w:t>
      </w:r>
      <w:r w:rsidRPr="0042625A">
        <w:rPr>
          <w:spacing w:val="-3"/>
          <w:lang w:val="es-ES_tradnl"/>
        </w:rPr>
        <w:t>r</w:t>
      </w:r>
      <w:r w:rsidRPr="0042625A">
        <w:rPr>
          <w:lang w:val="es-ES_tradnl"/>
        </w:rPr>
        <w:t>a</w:t>
      </w:r>
      <w:r w:rsidRPr="0042625A">
        <w:rPr>
          <w:spacing w:val="-8"/>
          <w:lang w:val="es-ES_tradnl"/>
        </w:rPr>
        <w:t xml:space="preserve"> </w:t>
      </w:r>
      <w:r w:rsidRPr="0042625A">
        <w:rPr>
          <w:lang w:val="es-ES_tradnl"/>
        </w:rPr>
        <w:t>estab</w:t>
      </w:r>
      <w:r w:rsidRPr="0042625A">
        <w:rPr>
          <w:spacing w:val="-3"/>
          <w:lang w:val="es-ES_tradnl"/>
        </w:rPr>
        <w:t>l</w:t>
      </w:r>
      <w:r w:rsidRPr="0042625A">
        <w:rPr>
          <w:lang w:val="es-ES_tradnl"/>
        </w:rPr>
        <w:t>ece</w:t>
      </w:r>
      <w:r w:rsidRPr="0042625A">
        <w:rPr>
          <w:spacing w:val="-3"/>
          <w:lang w:val="es-ES_tradnl"/>
        </w:rPr>
        <w:t>r</w:t>
      </w:r>
      <w:r w:rsidRPr="0042625A">
        <w:rPr>
          <w:spacing w:val="-9"/>
          <w:lang w:val="es-ES_tradnl"/>
        </w:rPr>
        <w:t xml:space="preserve"> </w:t>
      </w:r>
      <w:r w:rsidRPr="0042625A">
        <w:rPr>
          <w:lang w:val="es-ES_tradnl"/>
        </w:rPr>
        <w:t>l</w:t>
      </w:r>
      <w:r w:rsidRPr="0042625A">
        <w:rPr>
          <w:spacing w:val="-1"/>
          <w:lang w:val="es-ES_tradnl"/>
        </w:rPr>
        <w:t>a</w:t>
      </w:r>
      <w:r w:rsidRPr="0042625A">
        <w:rPr>
          <w:spacing w:val="-8"/>
          <w:lang w:val="es-ES_tradnl"/>
        </w:rPr>
        <w:t xml:space="preserve"> </w:t>
      </w:r>
      <w:r w:rsidRPr="0042625A">
        <w:rPr>
          <w:lang w:val="es-ES_tradnl"/>
        </w:rPr>
        <w:t>dema</w:t>
      </w:r>
      <w:r w:rsidRPr="0042625A">
        <w:rPr>
          <w:spacing w:val="-3"/>
          <w:lang w:val="es-ES_tradnl"/>
        </w:rPr>
        <w:t>r</w:t>
      </w:r>
      <w:r w:rsidRPr="0042625A">
        <w:rPr>
          <w:lang w:val="es-ES_tradnl"/>
        </w:rPr>
        <w:t>cac</w:t>
      </w:r>
      <w:r w:rsidRPr="0042625A">
        <w:rPr>
          <w:spacing w:val="-3"/>
          <w:lang w:val="es-ES_tradnl"/>
        </w:rPr>
        <w:t>i</w:t>
      </w:r>
      <w:r w:rsidRPr="0042625A">
        <w:rPr>
          <w:lang w:val="es-ES_tradnl"/>
        </w:rPr>
        <w:t>ón</w:t>
      </w:r>
      <w:r w:rsidRPr="0042625A">
        <w:rPr>
          <w:spacing w:val="-8"/>
          <w:lang w:val="es-ES_tradnl"/>
        </w:rPr>
        <w:t xml:space="preserve"> </w:t>
      </w:r>
      <w:r w:rsidRPr="0042625A">
        <w:rPr>
          <w:lang w:val="es-ES_tradnl"/>
        </w:rPr>
        <w:t>te</w:t>
      </w:r>
      <w:r w:rsidRPr="0042625A">
        <w:rPr>
          <w:spacing w:val="-3"/>
          <w:lang w:val="es-ES_tradnl"/>
        </w:rPr>
        <w:t>rri</w:t>
      </w:r>
      <w:r w:rsidRPr="0042625A">
        <w:rPr>
          <w:lang w:val="es-ES_tradnl"/>
        </w:rPr>
        <w:t>to</w:t>
      </w:r>
      <w:r w:rsidRPr="0042625A">
        <w:rPr>
          <w:spacing w:val="-3"/>
          <w:lang w:val="es-ES_tradnl"/>
        </w:rPr>
        <w:t>ri</w:t>
      </w:r>
      <w:r w:rsidRPr="0042625A">
        <w:rPr>
          <w:lang w:val="es-ES_tradnl"/>
        </w:rPr>
        <w:t>a</w:t>
      </w:r>
      <w:r w:rsidRPr="0042625A">
        <w:rPr>
          <w:spacing w:val="-3"/>
          <w:lang w:val="es-ES_tradnl"/>
        </w:rPr>
        <w:t>l</w:t>
      </w:r>
      <w:r w:rsidRPr="0042625A">
        <w:rPr>
          <w:spacing w:val="-9"/>
          <w:lang w:val="es-ES_tradnl"/>
        </w:rPr>
        <w:t xml:space="preserve"> </w:t>
      </w:r>
      <w:r w:rsidRPr="0042625A">
        <w:rPr>
          <w:spacing w:val="-1"/>
          <w:lang w:val="es-ES_tradnl"/>
        </w:rPr>
        <w:t>de</w:t>
      </w:r>
      <w:r w:rsidRPr="0042625A">
        <w:rPr>
          <w:spacing w:val="-8"/>
          <w:lang w:val="es-ES_tradnl"/>
        </w:rPr>
        <w:t xml:space="preserve"> </w:t>
      </w:r>
      <w:r w:rsidRPr="0042625A">
        <w:rPr>
          <w:spacing w:val="-3"/>
          <w:lang w:val="es-ES_tradnl"/>
        </w:rPr>
        <w:t>l</w:t>
      </w:r>
      <w:r w:rsidRPr="0042625A">
        <w:rPr>
          <w:lang w:val="es-ES_tradnl"/>
        </w:rPr>
        <w:t>os</w:t>
      </w:r>
      <w:r w:rsidRPr="0042625A">
        <w:rPr>
          <w:spacing w:val="-9"/>
          <w:lang w:val="es-ES_tradnl"/>
        </w:rPr>
        <w:t xml:space="preserve"> </w:t>
      </w:r>
      <w:r w:rsidRPr="0042625A">
        <w:rPr>
          <w:lang w:val="es-ES_tradnl"/>
        </w:rPr>
        <w:t>d</w:t>
      </w:r>
      <w:r w:rsidRPr="0042625A">
        <w:rPr>
          <w:spacing w:val="-3"/>
          <w:lang w:val="es-ES_tradnl"/>
        </w:rPr>
        <w:t>i</w:t>
      </w:r>
      <w:r w:rsidRPr="0042625A">
        <w:rPr>
          <w:lang w:val="es-ES_tradnl"/>
        </w:rPr>
        <w:t>st</w:t>
      </w:r>
      <w:r w:rsidRPr="0042625A">
        <w:rPr>
          <w:spacing w:val="-3"/>
          <w:lang w:val="es-ES_tradnl"/>
        </w:rPr>
        <w:t>ri</w:t>
      </w:r>
      <w:r w:rsidRPr="0042625A">
        <w:rPr>
          <w:lang w:val="es-ES_tradnl"/>
        </w:rPr>
        <w:t>tos</w:t>
      </w:r>
      <w:r w:rsidRPr="0042625A">
        <w:rPr>
          <w:spacing w:val="-8"/>
          <w:lang w:val="es-ES_tradnl"/>
        </w:rPr>
        <w:t xml:space="preserve"> </w:t>
      </w:r>
      <w:r w:rsidRPr="0042625A">
        <w:rPr>
          <w:lang w:val="es-ES_tradnl"/>
        </w:rPr>
        <w:t>e</w:t>
      </w:r>
      <w:r w:rsidRPr="0042625A">
        <w:rPr>
          <w:spacing w:val="-3"/>
          <w:lang w:val="es-ES_tradnl"/>
        </w:rPr>
        <w:t>l</w:t>
      </w:r>
      <w:r w:rsidRPr="0042625A">
        <w:rPr>
          <w:lang w:val="es-ES_tradnl"/>
        </w:rPr>
        <w:t>ecto</w:t>
      </w:r>
      <w:r w:rsidRPr="0042625A">
        <w:rPr>
          <w:spacing w:val="-3"/>
          <w:lang w:val="es-ES_tradnl"/>
        </w:rPr>
        <w:t>r</w:t>
      </w:r>
      <w:r w:rsidRPr="0042625A">
        <w:rPr>
          <w:lang w:val="es-ES_tradnl"/>
        </w:rPr>
        <w:t>a</w:t>
      </w:r>
      <w:r w:rsidRPr="0042625A">
        <w:rPr>
          <w:spacing w:val="-3"/>
          <w:lang w:val="es-ES_tradnl"/>
        </w:rPr>
        <w:t>l</w:t>
      </w:r>
      <w:r w:rsidRPr="0042625A">
        <w:rPr>
          <w:lang w:val="es-ES_tradnl"/>
        </w:rPr>
        <w:t>es</w:t>
      </w:r>
      <w:r w:rsidRPr="0042625A">
        <w:rPr>
          <w:spacing w:val="-8"/>
          <w:lang w:val="es-ES_tradnl"/>
        </w:rPr>
        <w:t xml:space="preserve"> </w:t>
      </w:r>
      <w:r w:rsidRPr="0042625A">
        <w:rPr>
          <w:lang w:val="es-ES_tradnl"/>
        </w:rPr>
        <w:t>un</w:t>
      </w:r>
      <w:r w:rsidRPr="0042625A">
        <w:rPr>
          <w:spacing w:val="-3"/>
          <w:lang w:val="es-ES_tradnl"/>
        </w:rPr>
        <w:t>i</w:t>
      </w:r>
      <w:r w:rsidRPr="0042625A">
        <w:rPr>
          <w:lang w:val="es-ES_tradnl"/>
        </w:rPr>
        <w:t>nom</w:t>
      </w:r>
      <w:r w:rsidRPr="0042625A">
        <w:rPr>
          <w:spacing w:val="-3"/>
          <w:lang w:val="es-ES_tradnl"/>
        </w:rPr>
        <w:t>i</w:t>
      </w:r>
      <w:r w:rsidRPr="0042625A">
        <w:rPr>
          <w:lang w:val="es-ES_tradnl"/>
        </w:rPr>
        <w:t>na</w:t>
      </w:r>
      <w:r w:rsidRPr="0042625A">
        <w:rPr>
          <w:spacing w:val="-3"/>
          <w:lang w:val="es-ES_tradnl"/>
        </w:rPr>
        <w:t>l</w:t>
      </w:r>
      <w:r w:rsidRPr="0042625A">
        <w:rPr>
          <w:lang w:val="es-ES_tradnl"/>
        </w:rPr>
        <w:t>es</w:t>
      </w:r>
      <w:r w:rsidRPr="0042625A">
        <w:rPr>
          <w:spacing w:val="38"/>
          <w:w w:val="114"/>
          <w:lang w:val="es-ES_tradnl"/>
        </w:rPr>
        <w:t xml:space="preserve"> </w:t>
      </w:r>
      <w:r w:rsidRPr="0042625A">
        <w:rPr>
          <w:lang w:val="es-ES_tradnl"/>
        </w:rPr>
        <w:t>debe</w:t>
      </w:r>
      <w:r w:rsidRPr="0042625A">
        <w:rPr>
          <w:spacing w:val="-3"/>
          <w:lang w:val="es-ES_tradnl"/>
        </w:rPr>
        <w:t>r</w:t>
      </w:r>
      <w:r w:rsidRPr="0042625A">
        <w:rPr>
          <w:lang w:val="es-ES_tradnl"/>
        </w:rPr>
        <w:t>á</w:t>
      </w:r>
      <w:r w:rsidRPr="0042625A">
        <w:rPr>
          <w:spacing w:val="29"/>
          <w:lang w:val="es-ES_tradnl"/>
        </w:rPr>
        <w:t xml:space="preserve"> </w:t>
      </w:r>
      <w:r w:rsidRPr="0042625A">
        <w:rPr>
          <w:lang w:val="es-ES_tradnl"/>
        </w:rPr>
        <w:t>toma</w:t>
      </w:r>
      <w:r w:rsidRPr="0042625A">
        <w:rPr>
          <w:spacing w:val="-3"/>
          <w:lang w:val="es-ES_tradnl"/>
        </w:rPr>
        <w:t>r</w:t>
      </w:r>
      <w:r w:rsidRPr="0042625A">
        <w:rPr>
          <w:lang w:val="es-ES_tradnl"/>
        </w:rPr>
        <w:t>se</w:t>
      </w:r>
      <w:r w:rsidRPr="0042625A">
        <w:rPr>
          <w:spacing w:val="29"/>
          <w:lang w:val="es-ES_tradnl"/>
        </w:rPr>
        <w:t xml:space="preserve"> </w:t>
      </w:r>
      <w:r w:rsidRPr="0042625A">
        <w:rPr>
          <w:spacing w:val="-1"/>
          <w:lang w:val="es-ES_tradnl"/>
        </w:rPr>
        <w:t>en</w:t>
      </w:r>
      <w:r w:rsidRPr="0042625A">
        <w:rPr>
          <w:spacing w:val="30"/>
          <w:lang w:val="es-ES_tradnl"/>
        </w:rPr>
        <w:t xml:space="preserve"> </w:t>
      </w:r>
      <w:r w:rsidRPr="0042625A">
        <w:rPr>
          <w:lang w:val="es-ES_tradnl"/>
        </w:rPr>
        <w:t>cons</w:t>
      </w:r>
      <w:r w:rsidRPr="0042625A">
        <w:rPr>
          <w:spacing w:val="-3"/>
          <w:lang w:val="es-ES_tradnl"/>
        </w:rPr>
        <w:t>i</w:t>
      </w:r>
      <w:r w:rsidRPr="0042625A">
        <w:rPr>
          <w:lang w:val="es-ES_tradnl"/>
        </w:rPr>
        <w:t>de</w:t>
      </w:r>
      <w:r w:rsidRPr="0042625A">
        <w:rPr>
          <w:spacing w:val="-3"/>
          <w:lang w:val="es-ES_tradnl"/>
        </w:rPr>
        <w:t>r</w:t>
      </w:r>
      <w:r w:rsidRPr="0042625A">
        <w:rPr>
          <w:lang w:val="es-ES_tradnl"/>
        </w:rPr>
        <w:t>ac</w:t>
      </w:r>
      <w:r w:rsidRPr="0042625A">
        <w:rPr>
          <w:spacing w:val="-3"/>
          <w:lang w:val="es-ES_tradnl"/>
        </w:rPr>
        <w:t>i</w:t>
      </w:r>
      <w:r w:rsidRPr="0042625A">
        <w:rPr>
          <w:lang w:val="es-ES_tradnl"/>
        </w:rPr>
        <w:t>ón</w:t>
      </w:r>
      <w:r w:rsidRPr="0042625A">
        <w:rPr>
          <w:spacing w:val="-3"/>
          <w:lang w:val="es-ES_tradnl"/>
        </w:rPr>
        <w:t>,</w:t>
      </w:r>
      <w:r w:rsidRPr="0042625A">
        <w:rPr>
          <w:spacing w:val="29"/>
          <w:lang w:val="es-ES_tradnl"/>
        </w:rPr>
        <w:t xml:space="preserve"> </w:t>
      </w:r>
      <w:r w:rsidRPr="0042625A">
        <w:rPr>
          <w:lang w:val="es-ES_tradnl"/>
        </w:rPr>
        <w:t>cuando</w:t>
      </w:r>
      <w:r w:rsidRPr="0042625A">
        <w:rPr>
          <w:spacing w:val="30"/>
          <w:lang w:val="es-ES_tradnl"/>
        </w:rPr>
        <w:t xml:space="preserve"> </w:t>
      </w:r>
      <w:r w:rsidRPr="0042625A">
        <w:rPr>
          <w:lang w:val="es-ES_tradnl"/>
        </w:rPr>
        <w:t>sea</w:t>
      </w:r>
      <w:r w:rsidRPr="0042625A">
        <w:rPr>
          <w:spacing w:val="29"/>
          <w:lang w:val="es-ES_tradnl"/>
        </w:rPr>
        <w:t xml:space="preserve"> </w:t>
      </w:r>
      <w:r w:rsidRPr="0042625A">
        <w:rPr>
          <w:lang w:val="es-ES_tradnl"/>
        </w:rPr>
        <w:t>fact</w:t>
      </w:r>
      <w:r w:rsidRPr="0042625A">
        <w:rPr>
          <w:spacing w:val="-3"/>
          <w:lang w:val="es-ES_tradnl"/>
        </w:rPr>
        <w:t>i</w:t>
      </w:r>
      <w:r w:rsidRPr="0042625A">
        <w:rPr>
          <w:lang w:val="es-ES_tradnl"/>
        </w:rPr>
        <w:t>b</w:t>
      </w:r>
      <w:r w:rsidRPr="0042625A">
        <w:rPr>
          <w:spacing w:val="-3"/>
          <w:lang w:val="es-ES_tradnl"/>
        </w:rPr>
        <w:t>l</w:t>
      </w:r>
      <w:r w:rsidRPr="0042625A">
        <w:rPr>
          <w:lang w:val="es-ES_tradnl"/>
        </w:rPr>
        <w:t>e</w:t>
      </w:r>
      <w:r w:rsidRPr="0042625A">
        <w:rPr>
          <w:spacing w:val="-3"/>
          <w:lang w:val="es-ES_tradnl"/>
        </w:rPr>
        <w:t>,</w:t>
      </w:r>
      <w:r w:rsidRPr="0042625A">
        <w:rPr>
          <w:spacing w:val="30"/>
          <w:lang w:val="es-ES_tradnl"/>
        </w:rPr>
        <w:t xml:space="preserve"> </w:t>
      </w:r>
      <w:r w:rsidRPr="0042625A">
        <w:rPr>
          <w:lang w:val="es-ES_tradnl"/>
        </w:rPr>
        <w:t>l</w:t>
      </w:r>
      <w:r w:rsidRPr="0042625A">
        <w:rPr>
          <w:spacing w:val="-1"/>
          <w:lang w:val="es-ES_tradnl"/>
        </w:rPr>
        <w:t>a</w:t>
      </w:r>
      <w:r w:rsidRPr="0042625A">
        <w:rPr>
          <w:spacing w:val="29"/>
          <w:lang w:val="es-ES_tradnl"/>
        </w:rPr>
        <w:t xml:space="preserve"> </w:t>
      </w:r>
      <w:r w:rsidRPr="0042625A">
        <w:rPr>
          <w:lang w:val="es-ES_tradnl"/>
        </w:rPr>
        <w:t>ub</w:t>
      </w:r>
      <w:r w:rsidRPr="0042625A">
        <w:rPr>
          <w:spacing w:val="-3"/>
          <w:lang w:val="es-ES_tradnl"/>
        </w:rPr>
        <w:t>i</w:t>
      </w:r>
      <w:r w:rsidRPr="0042625A">
        <w:rPr>
          <w:lang w:val="es-ES_tradnl"/>
        </w:rPr>
        <w:t>cación de los pueb</w:t>
      </w:r>
      <w:r w:rsidRPr="0042625A">
        <w:rPr>
          <w:spacing w:val="-3"/>
          <w:lang w:val="es-ES_tradnl"/>
        </w:rPr>
        <w:t>l</w:t>
      </w:r>
      <w:r w:rsidRPr="0042625A">
        <w:rPr>
          <w:lang w:val="es-ES_tradnl"/>
        </w:rPr>
        <w:t>os</w:t>
      </w:r>
      <w:r w:rsidRPr="0042625A">
        <w:rPr>
          <w:spacing w:val="30"/>
          <w:lang w:val="es-ES_tradnl"/>
        </w:rPr>
        <w:t xml:space="preserve"> </w:t>
      </w:r>
      <w:r w:rsidRPr="0042625A">
        <w:rPr>
          <w:lang w:val="es-ES_tradnl"/>
        </w:rPr>
        <w:t>y</w:t>
      </w:r>
      <w:r w:rsidRPr="0042625A">
        <w:rPr>
          <w:color w:val="000000"/>
          <w:lang w:val="es-ES_tradnl"/>
        </w:rPr>
        <w:t xml:space="preserve"> </w:t>
      </w:r>
      <w:r w:rsidRPr="0042625A">
        <w:rPr>
          <w:lang w:val="es-ES_tradnl"/>
        </w:rPr>
        <w:t>comun</w:t>
      </w:r>
      <w:r w:rsidRPr="0042625A">
        <w:rPr>
          <w:spacing w:val="-3"/>
          <w:lang w:val="es-ES_tradnl"/>
        </w:rPr>
        <w:t>i</w:t>
      </w:r>
      <w:r w:rsidRPr="0042625A">
        <w:rPr>
          <w:lang w:val="es-ES_tradnl"/>
        </w:rPr>
        <w:t>dades</w:t>
      </w:r>
      <w:r w:rsidRPr="0042625A">
        <w:rPr>
          <w:spacing w:val="-20"/>
          <w:lang w:val="es-ES_tradnl"/>
        </w:rPr>
        <w:t xml:space="preserve"> </w:t>
      </w:r>
      <w:r w:rsidRPr="0042625A">
        <w:rPr>
          <w:spacing w:val="-3"/>
          <w:lang w:val="es-ES_tradnl"/>
        </w:rPr>
        <w:t>i</w:t>
      </w:r>
      <w:r w:rsidRPr="0042625A">
        <w:rPr>
          <w:lang w:val="es-ES_tradnl"/>
        </w:rPr>
        <w:t>nd</w:t>
      </w:r>
      <w:r w:rsidRPr="0042625A">
        <w:rPr>
          <w:spacing w:val="-3"/>
          <w:lang w:val="es-ES_tradnl"/>
        </w:rPr>
        <w:t>í</w:t>
      </w:r>
      <w:r w:rsidRPr="0042625A">
        <w:rPr>
          <w:lang w:val="es-ES_tradnl"/>
        </w:rPr>
        <w:t>genas</w:t>
      </w:r>
      <w:r w:rsidRPr="0042625A">
        <w:rPr>
          <w:spacing w:val="-3"/>
          <w:lang w:val="es-ES_tradnl"/>
        </w:rPr>
        <w:t>,</w:t>
      </w:r>
      <w:r w:rsidRPr="0042625A">
        <w:rPr>
          <w:spacing w:val="-19"/>
          <w:lang w:val="es-ES_tradnl"/>
        </w:rPr>
        <w:t xml:space="preserve"> </w:t>
      </w:r>
      <w:r w:rsidRPr="0042625A">
        <w:rPr>
          <w:lang w:val="es-ES_tradnl"/>
        </w:rPr>
        <w:t>a</w:t>
      </w:r>
      <w:r w:rsidRPr="0042625A">
        <w:rPr>
          <w:spacing w:val="-19"/>
          <w:lang w:val="es-ES_tradnl"/>
        </w:rPr>
        <w:t xml:space="preserve"> </w:t>
      </w:r>
      <w:r w:rsidRPr="0042625A">
        <w:rPr>
          <w:lang w:val="es-ES_tradnl"/>
        </w:rPr>
        <w:t>fi</w:t>
      </w:r>
      <w:r w:rsidRPr="0042625A">
        <w:rPr>
          <w:spacing w:val="-1"/>
          <w:lang w:val="es-ES_tradnl"/>
        </w:rPr>
        <w:t>n</w:t>
      </w:r>
      <w:r w:rsidRPr="0042625A">
        <w:rPr>
          <w:spacing w:val="-20"/>
          <w:lang w:val="es-ES_tradnl"/>
        </w:rPr>
        <w:t xml:space="preserve"> </w:t>
      </w:r>
      <w:r w:rsidRPr="0042625A">
        <w:rPr>
          <w:spacing w:val="-1"/>
          <w:lang w:val="es-ES_tradnl"/>
        </w:rPr>
        <w:t>de</w:t>
      </w:r>
      <w:r w:rsidRPr="0042625A">
        <w:rPr>
          <w:spacing w:val="-19"/>
          <w:lang w:val="es-ES_tradnl"/>
        </w:rPr>
        <w:t xml:space="preserve"> </w:t>
      </w:r>
      <w:r w:rsidRPr="0042625A">
        <w:rPr>
          <w:lang w:val="es-ES_tradnl"/>
        </w:rPr>
        <w:t>p</w:t>
      </w:r>
      <w:r w:rsidRPr="0042625A">
        <w:rPr>
          <w:spacing w:val="-3"/>
          <w:lang w:val="es-ES_tradnl"/>
        </w:rPr>
        <w:t>r</w:t>
      </w:r>
      <w:r w:rsidRPr="0042625A">
        <w:rPr>
          <w:lang w:val="es-ES_tradnl"/>
        </w:rPr>
        <w:t>op</w:t>
      </w:r>
      <w:r w:rsidRPr="0042625A">
        <w:rPr>
          <w:spacing w:val="-3"/>
          <w:lang w:val="es-ES_tradnl"/>
        </w:rPr>
        <w:t>i</w:t>
      </w:r>
      <w:r w:rsidRPr="0042625A">
        <w:rPr>
          <w:lang w:val="es-ES_tradnl"/>
        </w:rPr>
        <w:t>c</w:t>
      </w:r>
      <w:r w:rsidRPr="0042625A">
        <w:rPr>
          <w:spacing w:val="-3"/>
          <w:lang w:val="es-ES_tradnl"/>
        </w:rPr>
        <w:t>i</w:t>
      </w:r>
      <w:r w:rsidRPr="0042625A">
        <w:rPr>
          <w:lang w:val="es-ES_tradnl"/>
        </w:rPr>
        <w:t>a</w:t>
      </w:r>
      <w:r w:rsidRPr="0042625A">
        <w:rPr>
          <w:spacing w:val="-3"/>
          <w:lang w:val="es-ES_tradnl"/>
        </w:rPr>
        <w:t>r</w:t>
      </w:r>
      <w:r w:rsidRPr="0042625A">
        <w:rPr>
          <w:spacing w:val="-19"/>
          <w:lang w:val="es-ES_tradnl"/>
        </w:rPr>
        <w:t xml:space="preserve"> </w:t>
      </w:r>
      <w:r w:rsidRPr="0042625A">
        <w:rPr>
          <w:spacing w:val="-1"/>
          <w:lang w:val="es-ES_tradnl"/>
        </w:rPr>
        <w:t>su</w:t>
      </w:r>
      <w:r w:rsidRPr="0042625A">
        <w:rPr>
          <w:spacing w:val="-19"/>
          <w:lang w:val="es-ES_tradnl"/>
        </w:rPr>
        <w:t xml:space="preserve"> </w:t>
      </w:r>
      <w:r w:rsidRPr="0042625A">
        <w:rPr>
          <w:lang w:val="es-ES_tradnl"/>
        </w:rPr>
        <w:t>pa</w:t>
      </w:r>
      <w:r w:rsidRPr="0042625A">
        <w:rPr>
          <w:spacing w:val="-3"/>
          <w:lang w:val="es-ES_tradnl"/>
        </w:rPr>
        <w:t>r</w:t>
      </w:r>
      <w:r w:rsidRPr="0042625A">
        <w:rPr>
          <w:lang w:val="es-ES_tradnl"/>
        </w:rPr>
        <w:t>t</w:t>
      </w:r>
      <w:r w:rsidRPr="0042625A">
        <w:rPr>
          <w:spacing w:val="-3"/>
          <w:lang w:val="es-ES_tradnl"/>
        </w:rPr>
        <w:t>i</w:t>
      </w:r>
      <w:r w:rsidRPr="0042625A">
        <w:rPr>
          <w:lang w:val="es-ES_tradnl"/>
        </w:rPr>
        <w:t>c</w:t>
      </w:r>
      <w:r w:rsidRPr="0042625A">
        <w:rPr>
          <w:spacing w:val="-3"/>
          <w:lang w:val="es-ES_tradnl"/>
        </w:rPr>
        <w:t>i</w:t>
      </w:r>
      <w:r w:rsidRPr="0042625A">
        <w:rPr>
          <w:lang w:val="es-ES_tradnl"/>
        </w:rPr>
        <w:t>pac</w:t>
      </w:r>
      <w:r w:rsidRPr="0042625A">
        <w:rPr>
          <w:spacing w:val="-3"/>
          <w:lang w:val="es-ES_tradnl"/>
        </w:rPr>
        <w:t>i</w:t>
      </w:r>
      <w:r w:rsidRPr="0042625A">
        <w:rPr>
          <w:lang w:val="es-ES_tradnl"/>
        </w:rPr>
        <w:t>ón</w:t>
      </w:r>
      <w:r w:rsidRPr="0042625A">
        <w:rPr>
          <w:spacing w:val="-20"/>
          <w:lang w:val="es-ES_tradnl"/>
        </w:rPr>
        <w:t xml:space="preserve"> </w:t>
      </w:r>
      <w:r w:rsidRPr="0042625A">
        <w:rPr>
          <w:lang w:val="es-ES_tradnl"/>
        </w:rPr>
        <w:t>po</w:t>
      </w:r>
      <w:r w:rsidRPr="0042625A">
        <w:rPr>
          <w:spacing w:val="-3"/>
          <w:lang w:val="es-ES_tradnl"/>
        </w:rPr>
        <w:t>lí</w:t>
      </w:r>
      <w:r w:rsidRPr="0042625A">
        <w:rPr>
          <w:lang w:val="es-ES_tradnl"/>
        </w:rPr>
        <w:t>t</w:t>
      </w:r>
      <w:r w:rsidRPr="0042625A">
        <w:rPr>
          <w:spacing w:val="-3"/>
          <w:lang w:val="es-ES_tradnl"/>
        </w:rPr>
        <w:t>i</w:t>
      </w:r>
      <w:r w:rsidRPr="0042625A">
        <w:rPr>
          <w:lang w:val="es-ES_tradnl"/>
        </w:rPr>
        <w:t>ca</w:t>
      </w:r>
      <w:r w:rsidRPr="0042625A">
        <w:rPr>
          <w:spacing w:val="-3"/>
          <w:lang w:val="es-ES_tradnl"/>
        </w:rPr>
        <w:t xml:space="preserve">”. A su vez, el Artículo Segundo Constitucional establece: “… </w:t>
      </w:r>
      <w:r w:rsidRPr="0042625A">
        <w:rPr>
          <w:rFonts w:eastAsia="Times New Roman"/>
          <w:color w:val="000000"/>
          <w:lang w:val="es-ES_tradnl"/>
        </w:rPr>
        <w:t xml:space="preserve">El reconocimiento de los pueblos y comunidades indígenas se hará en las constituciones y leyes de las entidades federativas, las que deberán tomar en cuenta …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sidRPr="0042625A">
        <w:rPr>
          <w:color w:val="000000"/>
          <w:lang w:val="es-ES_tradnl"/>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sidRPr="0042625A">
        <w:rPr>
          <w:spacing w:val="-3"/>
          <w:lang w:val="es-ES_tradnl"/>
        </w:rPr>
        <w:t>”</w:t>
      </w:r>
    </w:p>
    <w:p w14:paraId="7DA79128" w14:textId="77777777" w:rsidR="000E5993" w:rsidRPr="0042625A" w:rsidRDefault="000E5993" w:rsidP="0042625A">
      <w:pPr>
        <w:pStyle w:val="Footnote"/>
        <w:rPr>
          <w:lang w:val="es-ES_tradnl"/>
        </w:rPr>
      </w:pPr>
    </w:p>
  </w:footnote>
  <w:footnote w:id="19">
    <w:p w14:paraId="03A00657" w14:textId="29F126BB" w:rsidR="000E5993" w:rsidRPr="0042625A" w:rsidRDefault="000E5993" w:rsidP="0042625A">
      <w:pPr>
        <w:pStyle w:val="Textonotapie"/>
        <w:rPr>
          <w:lang w:val="es-ES_tradnl"/>
        </w:rPr>
      </w:pPr>
      <w:r w:rsidRPr="003333EE">
        <w:rPr>
          <w:rStyle w:val="Refdenotaalpie"/>
          <w:highlight w:val="green"/>
        </w:rPr>
        <w:footnoteRef/>
      </w:r>
      <w:r w:rsidR="00C53376">
        <w:rPr>
          <w:highlight w:val="green"/>
        </w:rPr>
        <w:t xml:space="preserve"> </w:t>
      </w:r>
      <w:r w:rsidRPr="003333EE">
        <w:rPr>
          <w:highlight w:val="green"/>
        </w:rPr>
        <w:t xml:space="preserve">Desde el 2005, se </w:t>
      </w:r>
      <w:r w:rsidRPr="003333EE">
        <w:rPr>
          <w:rFonts w:eastAsia="Times New Roman"/>
          <w:highlight w:val="green"/>
        </w:rPr>
        <w:t xml:space="preserve">construyen distritos </w:t>
      </w:r>
      <w:r>
        <w:rPr>
          <w:rFonts w:eastAsia="Times New Roman"/>
          <w:highlight w:val="green"/>
        </w:rPr>
        <w:t xml:space="preserve">minoritarios </w:t>
      </w:r>
      <w:r w:rsidRPr="003333EE">
        <w:rPr>
          <w:rFonts w:eastAsia="Times New Roman"/>
          <w:highlight w:val="green"/>
        </w:rPr>
        <w:t xml:space="preserve">a nivel federal que cuentan con un porcentaje  mínimo de población indígena (usualmente el 40 por ciento). </w:t>
      </w:r>
    </w:p>
  </w:footnote>
  <w:footnote w:id="20">
    <w:p w14:paraId="1AAF1249" w14:textId="653267E3" w:rsidR="000E5993" w:rsidRPr="0091037A" w:rsidRDefault="000E5993">
      <w:pPr>
        <w:pStyle w:val="Textonotapie"/>
        <w:rPr>
          <w:lang w:val="es-ES_tradnl"/>
        </w:rPr>
      </w:pPr>
      <w:r>
        <w:rPr>
          <w:rStyle w:val="Refdenotaalpie"/>
        </w:rPr>
        <w:footnoteRef/>
      </w:r>
      <w:r>
        <w:t xml:space="preserve"> </w:t>
      </w:r>
      <w:r>
        <w:rPr>
          <w:rFonts w:eastAsia="Times New Roman"/>
          <w:highlight w:val="green"/>
        </w:rPr>
        <w:t>En noviembre de 2015</w:t>
      </w:r>
      <w:r w:rsidRPr="003333EE">
        <w:rPr>
          <w:rFonts w:eastAsia="Times New Roman"/>
          <w:highlight w:val="green"/>
        </w:rPr>
        <w:t>, el Tribunal Electoral</w:t>
      </w:r>
      <w:r>
        <w:rPr>
          <w:rFonts w:eastAsia="Times New Roman"/>
          <w:highlight w:val="green"/>
        </w:rPr>
        <w:t xml:space="preserve"> (TEPJF)</w:t>
      </w:r>
      <w:r w:rsidRPr="003333EE">
        <w:rPr>
          <w:rFonts w:eastAsia="Times New Roman"/>
          <w:highlight w:val="green"/>
        </w:rPr>
        <w:t xml:space="preserve"> estableció que era necesario</w:t>
      </w:r>
      <w:r>
        <w:rPr>
          <w:rFonts w:eastAsia="Times New Roman"/>
          <w:highlight w:val="green"/>
        </w:rPr>
        <w:t xml:space="preserve"> que la autoridad electoral creára </w:t>
      </w:r>
      <w:r w:rsidRPr="003333EE">
        <w:rPr>
          <w:rFonts w:eastAsia="Times New Roman"/>
          <w:highlight w:val="green"/>
        </w:rPr>
        <w:t>foros públicos de consulta para incorporar las neceisdades y deiferencias de los pueblos indígenas en el trazo distrital</w:t>
      </w:r>
      <w:r>
        <w:rPr>
          <w:rFonts w:eastAsia="Times New Roman"/>
          <w:highlight w:val="green"/>
        </w:rPr>
        <w:t>. Desde inciios de 2016, el INE empezó a explorar posibles mecanismos de consulta para acatar la resolución del tribunal</w:t>
      </w:r>
      <w:r w:rsidRPr="003333EE">
        <w:rPr>
          <w:rFonts w:eastAsia="Times New Roman"/>
          <w:highlight w:val="green"/>
        </w:rPr>
        <w:t xml:space="preserve"> (Ver: </w:t>
      </w:r>
      <w:r w:rsidRPr="003333EE">
        <w:rPr>
          <w:highlight w:val="green"/>
        </w:rPr>
        <w:t xml:space="preserve">TSEPJF Jurisprudencia 37/2015 </w:t>
      </w:r>
      <w:r>
        <w:rPr>
          <w:highlight w:val="green"/>
        </w:rPr>
        <w:t>y</w:t>
      </w:r>
      <w:r w:rsidRPr="003333EE">
        <w:rPr>
          <w:highlight w:val="green"/>
        </w:rPr>
        <w:t xml:space="preserve"> http://www.ine.mx/archivos3/portal/historico/recursos/IFE-v2/DS/DS-CG/DS-SesionesCG/CG-acuerdos/2016/02_Febrero/CGor201602-26/CGor201602-26_ap_14_a1.pdf).</w:t>
      </w:r>
    </w:p>
  </w:footnote>
  <w:footnote w:id="21">
    <w:p w14:paraId="767B29AD" w14:textId="00F5E33C" w:rsidR="000E5993" w:rsidRPr="0042625A" w:rsidRDefault="000E5993" w:rsidP="0042625A">
      <w:pPr>
        <w:pStyle w:val="Footnote"/>
        <w:rPr>
          <w:lang w:val="es-ES_tradnl"/>
        </w:rPr>
      </w:pPr>
      <w:r w:rsidRPr="0042625A">
        <w:rPr>
          <w:rStyle w:val="Refdenotaalpie"/>
          <w:lang w:val="es-ES_tradnl"/>
        </w:rPr>
        <w:footnoteRef/>
      </w:r>
      <w:r w:rsidRPr="0042625A">
        <w:rPr>
          <w:lang w:val="es-ES_tradnl"/>
        </w:rPr>
        <w:t xml:space="preserve"> 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r w:rsidRPr="00910168">
        <w:rPr>
          <w:highlight w:val="green"/>
          <w:lang w:val="es-ES_tradnl"/>
        </w:rPr>
        <w:t>a</w:t>
      </w:r>
      <w:r w:rsidRPr="0042625A">
        <w:rPr>
          <w:lang w:val="es-ES_tradnl"/>
        </w:rPr>
        <w:t>).</w:t>
      </w:r>
    </w:p>
  </w:footnote>
  <w:footnote w:id="22">
    <w:p w14:paraId="413D5967" w14:textId="5135537B" w:rsidR="000E5993" w:rsidRPr="0042625A" w:rsidRDefault="000E5993" w:rsidP="0042625A">
      <w:pPr>
        <w:pStyle w:val="LO-normal"/>
        <w:spacing w:line="240" w:lineRule="auto"/>
        <w:rPr>
          <w:rFonts w:ascii="Times New Roman" w:eastAsia="Times New Roman" w:hAnsi="Times New Roman" w:cs="Times New Roman"/>
          <w:color w:val="00000A"/>
          <w:sz w:val="20"/>
          <w:lang w:val="es-MX"/>
        </w:rPr>
      </w:pPr>
      <w:r w:rsidRPr="0042625A">
        <w:rPr>
          <w:rStyle w:val="Refdenotaalpie"/>
          <w:sz w:val="20"/>
        </w:rPr>
        <w:footnoteRef/>
      </w:r>
      <w:r w:rsidR="00C53376">
        <w:rPr>
          <w:sz w:val="20"/>
          <w:lang w:val="es-MX"/>
        </w:rPr>
        <w:t xml:space="preserve"> </w:t>
      </w:r>
      <w:r w:rsidRPr="0042625A">
        <w:rPr>
          <w:rFonts w:ascii="Times New Roman" w:eastAsia="Times New Roman" w:hAnsi="Times New Roman" w:cs="Times New Roman"/>
          <w:color w:val="00000A"/>
          <w:sz w:val="20"/>
          <w:lang w:val="es-MX"/>
        </w:rPr>
        <w:t>La aparición y el uso de la cartografía electoral en línea en Estados Unidos de América ha permitido que la ciudadanía tenga acceso directo al proceso de redistritación e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w:t>
      </w:r>
      <w:r>
        <w:rPr>
          <w:rFonts w:ascii="Times New Roman" w:eastAsia="Times New Roman" w:hAnsi="Times New Roman" w:cs="Times New Roman"/>
          <w:color w:val="00000A"/>
          <w:sz w:val="20"/>
          <w:lang w:val="es-MX"/>
        </w:rPr>
        <w:t>narios más competitivos (Altman</w:t>
      </w:r>
      <w:r w:rsidRPr="0042625A">
        <w:rPr>
          <w:rFonts w:ascii="Times New Roman" w:eastAsia="Times New Roman" w:hAnsi="Times New Roman" w:cs="Times New Roman"/>
          <w:color w:val="00000A"/>
          <w:sz w:val="20"/>
          <w:lang w:val="es-MX"/>
        </w:rPr>
        <w:t xml:space="preserve"> </w:t>
      </w:r>
      <w:r>
        <w:rPr>
          <w:rFonts w:ascii="Times New Roman" w:eastAsia="Times New Roman" w:hAnsi="Times New Roman" w:cs="Times New Roman"/>
          <w:color w:val="00000A"/>
          <w:sz w:val="20"/>
          <w:lang w:val="es-MX"/>
        </w:rPr>
        <w:t>et. al.</w:t>
      </w:r>
      <w:r w:rsidRPr="0042625A">
        <w:rPr>
          <w:rFonts w:ascii="Times New Roman" w:eastAsia="Times New Roman" w:hAnsi="Times New Roman" w:cs="Times New Roman"/>
          <w:color w:val="00000A"/>
          <w:sz w:val="20"/>
          <w:lang w:val="es-MX"/>
        </w:rPr>
        <w:t xml:space="preserve"> 2010; Altman y McDonald 2010, 2011, 2012, 2014). </w:t>
      </w:r>
      <w:r w:rsidRPr="0042625A">
        <w:rPr>
          <w:rFonts w:ascii="Times New Roman" w:hAnsi="Times New Roman" w:cs="Times New Roman"/>
          <w:color w:val="000000"/>
          <w:sz w:val="20"/>
          <w:lang w:val="es-ES_tradnl"/>
        </w:rPr>
        <w:t xml:space="preserve">Para más información sobre el proyecto de mapeo publico en EUA ver: </w:t>
      </w:r>
      <w:r w:rsidRPr="0042625A">
        <w:rPr>
          <w:rStyle w:val="InternetLink"/>
          <w:rFonts w:ascii="Times New Roman" w:eastAsia="Times New Roman" w:hAnsi="Times New Roman" w:cs="Times New Roman"/>
          <w:color w:val="1155CC"/>
          <w:sz w:val="20"/>
          <w:lang w:val="es-ES_tradnl"/>
        </w:rPr>
        <w:t>http://www.publicmapping.org/</w:t>
      </w:r>
      <w:r w:rsidRPr="0042625A">
        <w:rPr>
          <w:rFonts w:ascii="Times New Roman" w:hAnsi="Times New Roman" w:cs="Times New Roman"/>
          <w:sz w:val="20"/>
          <w:lang w:val="es-ES_tradnl"/>
        </w:rPr>
        <w:t xml:space="preserve"> </w:t>
      </w:r>
      <w:r w:rsidRPr="0042625A">
        <w:rPr>
          <w:rFonts w:ascii="Times New Roman" w:hAnsi="Times New Roman" w:cs="Times New Roman"/>
          <w:color w:val="000000"/>
          <w:sz w:val="20"/>
          <w:lang w:val="es-ES_tradnl"/>
        </w:rPr>
        <w:t xml:space="preserve">y </w:t>
      </w:r>
      <w:r w:rsidRPr="0042625A">
        <w:rPr>
          <w:rStyle w:val="InternetLink"/>
          <w:rFonts w:ascii="Times New Roman" w:eastAsia="Times New Roman" w:hAnsi="Times New Roman" w:cs="Times New Roman"/>
          <w:color w:val="1155CC"/>
          <w:sz w:val="20"/>
          <w:lang w:val="es-ES_tradnl"/>
        </w:rPr>
        <w:t>http://informatics.mit.edu/publications/topic/gis</w:t>
      </w:r>
      <w:r w:rsidRPr="0042625A">
        <w:rPr>
          <w:rFonts w:ascii="Times New Roman" w:hAnsi="Times New Roman" w:cs="Times New Roman"/>
          <w:color w:val="000000"/>
          <w:sz w:val="20"/>
          <w:lang w:val="es-ES_tradnl"/>
        </w:rPr>
        <w:t xml:space="preserve">. </w:t>
      </w:r>
    </w:p>
  </w:footnote>
  <w:footnote w:id="23">
    <w:p w14:paraId="6DFABB1F" w14:textId="77777777" w:rsidR="000E5993" w:rsidRPr="0042625A" w:rsidRDefault="000E5993" w:rsidP="0042625A">
      <w:pPr>
        <w:pStyle w:val="Footnote"/>
        <w:rPr>
          <w:color w:val="000000"/>
          <w:lang w:val="es-ES_tradnl"/>
        </w:rPr>
      </w:pPr>
      <w:r w:rsidRPr="0042625A">
        <w:rPr>
          <w:rStyle w:val="Refdenotaalpie"/>
          <w:lang w:val="es-ES_tradnl"/>
        </w:rPr>
        <w:footnoteRef/>
      </w:r>
      <w:r w:rsidRPr="0042625A">
        <w:rPr>
          <w:rStyle w:val="Refdenotaalpie"/>
          <w:lang w:val="es-ES_tradnl"/>
        </w:rPr>
        <w:tab/>
        <w:t xml:space="preserve"> </w:t>
      </w:r>
      <w:r w:rsidRPr="0042625A">
        <w:rPr>
          <w:lang w:val="es-ES_tradnl"/>
        </w:rPr>
        <w:t xml:space="preserve">Los autores de este texto llevaron a cabo la adaptación del </w:t>
      </w:r>
      <w:r w:rsidRPr="0042625A">
        <w:rPr>
          <w:i/>
          <w:lang w:val="es-ES_tradnl"/>
        </w:rPr>
        <w:t xml:space="preserve">District Builder </w:t>
      </w:r>
      <w:r w:rsidRPr="0042625A">
        <w:rPr>
          <w:lang w:val="es-ES_tradnl"/>
        </w:rPr>
        <w:t xml:space="preserve">para el Estado de México y han presentado la plataforma en distintos foros nacionales e internacionales. Incluidos los seminarios internacionales de redistritación organizados por el INE en 2012 y 2013. </w:t>
      </w:r>
      <w:r w:rsidRPr="0042625A">
        <w:rPr>
          <w:color w:val="000000"/>
          <w:lang w:val="es-ES_tradnl"/>
        </w:rPr>
        <w:t xml:space="preserve">Para más información sobre el </w:t>
      </w:r>
      <w:r w:rsidRPr="0042625A">
        <w:rPr>
          <w:i/>
          <w:color w:val="000000"/>
          <w:lang w:val="es-ES_tradnl"/>
        </w:rPr>
        <w:t xml:space="preserve">District </w:t>
      </w:r>
      <w:proofErr w:type="spellStart"/>
      <w:r w:rsidRPr="0042625A">
        <w:rPr>
          <w:i/>
          <w:color w:val="000000"/>
          <w:lang w:val="es-ES_tradnl"/>
        </w:rPr>
        <w:t>Builder</w:t>
      </w:r>
      <w:proofErr w:type="spellEnd"/>
      <w:r w:rsidRPr="0042625A">
        <w:rPr>
          <w:i/>
          <w:color w:val="000000"/>
          <w:lang w:val="es-ES_tradnl"/>
        </w:rPr>
        <w:t xml:space="preserve"> y el </w:t>
      </w:r>
      <w:proofErr w:type="spellStart"/>
      <w:r w:rsidRPr="0042625A">
        <w:rPr>
          <w:i/>
          <w:color w:val="000000"/>
          <w:lang w:val="es-ES_tradnl"/>
        </w:rPr>
        <w:t>Public</w:t>
      </w:r>
      <w:proofErr w:type="spellEnd"/>
      <w:r w:rsidRPr="0042625A">
        <w:rPr>
          <w:i/>
          <w:color w:val="000000"/>
          <w:lang w:val="es-ES_tradnl"/>
        </w:rPr>
        <w:t xml:space="preserve"> </w:t>
      </w:r>
      <w:proofErr w:type="spellStart"/>
      <w:r w:rsidRPr="0042625A">
        <w:rPr>
          <w:i/>
          <w:color w:val="000000"/>
          <w:lang w:val="es-ES_tradnl"/>
        </w:rPr>
        <w:t>Mapping</w:t>
      </w:r>
      <w:proofErr w:type="spellEnd"/>
      <w:r w:rsidRPr="0042625A">
        <w:rPr>
          <w:i/>
          <w:color w:val="000000"/>
          <w:lang w:val="es-ES_tradnl"/>
        </w:rPr>
        <w:t xml:space="preserve"> Project </w:t>
      </w:r>
      <w:r w:rsidRPr="0042625A">
        <w:rPr>
          <w:color w:val="000000"/>
          <w:lang w:val="es-ES_tradnl"/>
        </w:rPr>
        <w:t xml:space="preserve">ver: </w:t>
      </w:r>
      <w:r w:rsidRPr="0042625A">
        <w:rPr>
          <w:rStyle w:val="InternetLink"/>
          <w:rFonts w:eastAsia="Times New Roman"/>
          <w:color w:val="000000"/>
          <w:lang w:val="es-ES_tradnl"/>
        </w:rPr>
        <w:t>http://en.wikipedia.org/wiki/DistrictBuilder</w:t>
      </w:r>
      <w:r w:rsidRPr="0042625A">
        <w:rPr>
          <w:color w:val="000000"/>
          <w:lang w:val="es-ES_tradnl"/>
        </w:rPr>
        <w:t>;</w:t>
      </w:r>
      <w:hyperlink r:id="rId2">
        <w:r w:rsidRPr="0042625A">
          <w:rPr>
            <w:rStyle w:val="InternetLink"/>
            <w:rFonts w:eastAsia="Times New Roman"/>
            <w:color w:val="000000"/>
            <w:lang w:val="es-ES_tradnl"/>
          </w:rPr>
          <w:t>http://www.azavea.com/products/districtbuilder/</w:t>
        </w:r>
      </w:hyperlink>
      <w:r w:rsidRPr="0042625A">
        <w:rPr>
          <w:color w:val="000000"/>
          <w:lang w:val="es-ES_tradnl"/>
        </w:rPr>
        <w:t xml:space="preserve">; y </w:t>
      </w:r>
      <w:hyperlink r:id="rId3">
        <w:r w:rsidRPr="0042625A">
          <w:rPr>
            <w:rStyle w:val="InternetLink"/>
            <w:rFonts w:eastAsia="Times New Roman"/>
            <w:color w:val="1155CC"/>
            <w:lang w:val="es-ES_tradnl"/>
          </w:rPr>
          <w:t>http://digital.colmex.mx/index.php/la-plataforma-publica-de-mapeo-y-la-democracia-en-mexico</w:t>
        </w:r>
      </w:hyperlink>
      <w:r w:rsidRPr="0042625A">
        <w:rPr>
          <w:color w:val="000000"/>
          <w:lang w:val="es-ES_tradnl"/>
        </w:rPr>
        <w:t xml:space="preserve">. </w:t>
      </w:r>
    </w:p>
  </w:footnote>
  <w:footnote w:id="24">
    <w:p w14:paraId="05625F7D" w14:textId="77777777" w:rsidR="000E5993" w:rsidRPr="0042625A" w:rsidRDefault="000E5993" w:rsidP="0042625A">
      <w:pPr>
        <w:pStyle w:val="Footnote"/>
        <w:rPr>
          <w:lang w:val="es-ES_tradnl"/>
        </w:rPr>
      </w:pPr>
      <w:r w:rsidRPr="0042625A">
        <w:rPr>
          <w:rStyle w:val="Refdenotaalpie"/>
          <w:lang w:val="es-ES_tradnl"/>
        </w:rPr>
        <w:footnoteRef/>
      </w:r>
      <w:r w:rsidRPr="0042625A">
        <w:rPr>
          <w:rStyle w:val="Refdenotaalpie"/>
          <w:lang w:val="es-ES_tradnl"/>
        </w:rPr>
        <w:tab/>
      </w:r>
      <w:r w:rsidRPr="0042625A">
        <w:rPr>
          <w:lang w:val="es-ES_tradnl"/>
        </w:rPr>
        <w:t xml:space="preserve"> </w:t>
      </w:r>
      <w:r w:rsidRPr="0042625A">
        <w:rPr>
          <w:rFonts w:eastAsia="Tahoma"/>
          <w:color w:val="00000A"/>
          <w:lang w:val="es-ES_tradnl"/>
        </w:rPr>
        <w:t>Al momento de publicación, pondremos a disposición del público un archivo de datos con el apéndice en línea</w:t>
      </w:r>
      <w:r w:rsidRPr="0042625A">
        <w:rPr>
          <w:lang w:val="es-ES_tradnl"/>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A1651"/>
    <w:multiLevelType w:val="multilevel"/>
    <w:tmpl w:val="C3C4B5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59C1C9F"/>
    <w:multiLevelType w:val="multilevel"/>
    <w:tmpl w:val="8F6ED9D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29154755"/>
    <w:multiLevelType w:val="multilevel"/>
    <w:tmpl w:val="851025CA"/>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3">
    <w:nsid w:val="5A8A24FD"/>
    <w:multiLevelType w:val="multilevel"/>
    <w:tmpl w:val="60F0301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68AC50F0"/>
    <w:multiLevelType w:val="multilevel"/>
    <w:tmpl w:val="89642CF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BB3"/>
    <w:rsid w:val="000012BA"/>
    <w:rsid w:val="000072F3"/>
    <w:rsid w:val="000257A1"/>
    <w:rsid w:val="0003309C"/>
    <w:rsid w:val="0003658B"/>
    <w:rsid w:val="00051D01"/>
    <w:rsid w:val="00067A8E"/>
    <w:rsid w:val="000703D9"/>
    <w:rsid w:val="00077C5E"/>
    <w:rsid w:val="00082907"/>
    <w:rsid w:val="000A61D4"/>
    <w:rsid w:val="000B0631"/>
    <w:rsid w:val="000C1EFE"/>
    <w:rsid w:val="000D397F"/>
    <w:rsid w:val="000E1329"/>
    <w:rsid w:val="000E5993"/>
    <w:rsid w:val="000E7233"/>
    <w:rsid w:val="000F2C09"/>
    <w:rsid w:val="000F7459"/>
    <w:rsid w:val="00115449"/>
    <w:rsid w:val="00125BAC"/>
    <w:rsid w:val="00127196"/>
    <w:rsid w:val="001322FD"/>
    <w:rsid w:val="001714ED"/>
    <w:rsid w:val="00176506"/>
    <w:rsid w:val="00196BB3"/>
    <w:rsid w:val="001A0936"/>
    <w:rsid w:val="001A6A9E"/>
    <w:rsid w:val="001B4C18"/>
    <w:rsid w:val="001C360B"/>
    <w:rsid w:val="001D0725"/>
    <w:rsid w:val="001E3DBD"/>
    <w:rsid w:val="001E4445"/>
    <w:rsid w:val="0020072E"/>
    <w:rsid w:val="00202435"/>
    <w:rsid w:val="00205376"/>
    <w:rsid w:val="002073FF"/>
    <w:rsid w:val="00215CC6"/>
    <w:rsid w:val="00233735"/>
    <w:rsid w:val="002540F0"/>
    <w:rsid w:val="0026373E"/>
    <w:rsid w:val="00291FD0"/>
    <w:rsid w:val="002A4C9E"/>
    <w:rsid w:val="002A5130"/>
    <w:rsid w:val="002A6E69"/>
    <w:rsid w:val="002B24E2"/>
    <w:rsid w:val="002D652F"/>
    <w:rsid w:val="002D6B55"/>
    <w:rsid w:val="002E04BD"/>
    <w:rsid w:val="00304A5A"/>
    <w:rsid w:val="003111F0"/>
    <w:rsid w:val="0032341A"/>
    <w:rsid w:val="003333EE"/>
    <w:rsid w:val="003362D2"/>
    <w:rsid w:val="00350EA6"/>
    <w:rsid w:val="00354C38"/>
    <w:rsid w:val="00363B25"/>
    <w:rsid w:val="00365256"/>
    <w:rsid w:val="0037460A"/>
    <w:rsid w:val="003810B7"/>
    <w:rsid w:val="0038334D"/>
    <w:rsid w:val="003937DF"/>
    <w:rsid w:val="003A127B"/>
    <w:rsid w:val="003A3FE8"/>
    <w:rsid w:val="003B4350"/>
    <w:rsid w:val="003B6978"/>
    <w:rsid w:val="003C117A"/>
    <w:rsid w:val="003C4312"/>
    <w:rsid w:val="003E275C"/>
    <w:rsid w:val="003E62DC"/>
    <w:rsid w:val="003E66D5"/>
    <w:rsid w:val="003E6DED"/>
    <w:rsid w:val="003F0F6B"/>
    <w:rsid w:val="00404E2C"/>
    <w:rsid w:val="004160ED"/>
    <w:rsid w:val="00420D92"/>
    <w:rsid w:val="0042625A"/>
    <w:rsid w:val="0043084B"/>
    <w:rsid w:val="00437D34"/>
    <w:rsid w:val="004433F5"/>
    <w:rsid w:val="0049191C"/>
    <w:rsid w:val="004945B0"/>
    <w:rsid w:val="00496B8F"/>
    <w:rsid w:val="004A01CA"/>
    <w:rsid w:val="004A6FC0"/>
    <w:rsid w:val="004E6B0E"/>
    <w:rsid w:val="004F4E57"/>
    <w:rsid w:val="00504AB5"/>
    <w:rsid w:val="00504C4D"/>
    <w:rsid w:val="00515061"/>
    <w:rsid w:val="005552B6"/>
    <w:rsid w:val="00557223"/>
    <w:rsid w:val="005574B9"/>
    <w:rsid w:val="00563F84"/>
    <w:rsid w:val="005736D6"/>
    <w:rsid w:val="00584EDA"/>
    <w:rsid w:val="005956E6"/>
    <w:rsid w:val="005A07AD"/>
    <w:rsid w:val="005B4D86"/>
    <w:rsid w:val="005C7E98"/>
    <w:rsid w:val="005D3A64"/>
    <w:rsid w:val="005F56AD"/>
    <w:rsid w:val="005F6804"/>
    <w:rsid w:val="0060122B"/>
    <w:rsid w:val="006061F9"/>
    <w:rsid w:val="006063C2"/>
    <w:rsid w:val="0061124E"/>
    <w:rsid w:val="006272DA"/>
    <w:rsid w:val="00640A1C"/>
    <w:rsid w:val="006466C4"/>
    <w:rsid w:val="00663CF8"/>
    <w:rsid w:val="00673AF2"/>
    <w:rsid w:val="00677B38"/>
    <w:rsid w:val="00682DB6"/>
    <w:rsid w:val="00684E14"/>
    <w:rsid w:val="00685E3A"/>
    <w:rsid w:val="00686B7E"/>
    <w:rsid w:val="006949C5"/>
    <w:rsid w:val="00697973"/>
    <w:rsid w:val="006A536B"/>
    <w:rsid w:val="006A5592"/>
    <w:rsid w:val="006A731E"/>
    <w:rsid w:val="006C77FA"/>
    <w:rsid w:val="006D2AF0"/>
    <w:rsid w:val="006E64C2"/>
    <w:rsid w:val="006F086D"/>
    <w:rsid w:val="006F41AA"/>
    <w:rsid w:val="0070633C"/>
    <w:rsid w:val="007102D9"/>
    <w:rsid w:val="007201E0"/>
    <w:rsid w:val="00735954"/>
    <w:rsid w:val="00744D8C"/>
    <w:rsid w:val="00745C06"/>
    <w:rsid w:val="007511D4"/>
    <w:rsid w:val="007527FA"/>
    <w:rsid w:val="0075742B"/>
    <w:rsid w:val="00764792"/>
    <w:rsid w:val="00767DF9"/>
    <w:rsid w:val="007750DC"/>
    <w:rsid w:val="0077583A"/>
    <w:rsid w:val="0078134E"/>
    <w:rsid w:val="0078277E"/>
    <w:rsid w:val="007868D7"/>
    <w:rsid w:val="007873F8"/>
    <w:rsid w:val="007A3A18"/>
    <w:rsid w:val="007A4B4E"/>
    <w:rsid w:val="007E141E"/>
    <w:rsid w:val="007E3917"/>
    <w:rsid w:val="00803BFA"/>
    <w:rsid w:val="008069E1"/>
    <w:rsid w:val="008332E5"/>
    <w:rsid w:val="00846F38"/>
    <w:rsid w:val="008476F2"/>
    <w:rsid w:val="00851C5B"/>
    <w:rsid w:val="00852942"/>
    <w:rsid w:val="00854C5B"/>
    <w:rsid w:val="008555F6"/>
    <w:rsid w:val="00862712"/>
    <w:rsid w:val="00863FC9"/>
    <w:rsid w:val="00873A9F"/>
    <w:rsid w:val="008A24F3"/>
    <w:rsid w:val="008B35FB"/>
    <w:rsid w:val="008B3DAD"/>
    <w:rsid w:val="008C0931"/>
    <w:rsid w:val="008D541A"/>
    <w:rsid w:val="008D5657"/>
    <w:rsid w:val="008E0FBC"/>
    <w:rsid w:val="008E5D04"/>
    <w:rsid w:val="008F69A2"/>
    <w:rsid w:val="00910168"/>
    <w:rsid w:val="0091037A"/>
    <w:rsid w:val="009334A7"/>
    <w:rsid w:val="00936233"/>
    <w:rsid w:val="00944337"/>
    <w:rsid w:val="009541C0"/>
    <w:rsid w:val="0095789D"/>
    <w:rsid w:val="009723B0"/>
    <w:rsid w:val="009773B7"/>
    <w:rsid w:val="00982774"/>
    <w:rsid w:val="00986644"/>
    <w:rsid w:val="00991A67"/>
    <w:rsid w:val="009D1246"/>
    <w:rsid w:val="009E72CE"/>
    <w:rsid w:val="009F291F"/>
    <w:rsid w:val="00A0210C"/>
    <w:rsid w:val="00A14385"/>
    <w:rsid w:val="00A249DB"/>
    <w:rsid w:val="00A338CB"/>
    <w:rsid w:val="00A34BD4"/>
    <w:rsid w:val="00A35D9A"/>
    <w:rsid w:val="00A416E9"/>
    <w:rsid w:val="00A43895"/>
    <w:rsid w:val="00A86F69"/>
    <w:rsid w:val="00A86FFE"/>
    <w:rsid w:val="00AA4629"/>
    <w:rsid w:val="00AB27DB"/>
    <w:rsid w:val="00AB5C6E"/>
    <w:rsid w:val="00AD4B99"/>
    <w:rsid w:val="00AF6EAD"/>
    <w:rsid w:val="00B00014"/>
    <w:rsid w:val="00B2136E"/>
    <w:rsid w:val="00B47727"/>
    <w:rsid w:val="00B6335F"/>
    <w:rsid w:val="00B64551"/>
    <w:rsid w:val="00B655E7"/>
    <w:rsid w:val="00B6615B"/>
    <w:rsid w:val="00B70BB2"/>
    <w:rsid w:val="00B83289"/>
    <w:rsid w:val="00B87941"/>
    <w:rsid w:val="00BA01A0"/>
    <w:rsid w:val="00BA54EA"/>
    <w:rsid w:val="00BC6DB6"/>
    <w:rsid w:val="00BD3B7C"/>
    <w:rsid w:val="00BD7DD0"/>
    <w:rsid w:val="00BE2091"/>
    <w:rsid w:val="00BF0416"/>
    <w:rsid w:val="00C1477D"/>
    <w:rsid w:val="00C251DE"/>
    <w:rsid w:val="00C275AE"/>
    <w:rsid w:val="00C3074E"/>
    <w:rsid w:val="00C31F31"/>
    <w:rsid w:val="00C53376"/>
    <w:rsid w:val="00C55D1C"/>
    <w:rsid w:val="00C57FCB"/>
    <w:rsid w:val="00C62943"/>
    <w:rsid w:val="00C64240"/>
    <w:rsid w:val="00C6462F"/>
    <w:rsid w:val="00C7186C"/>
    <w:rsid w:val="00C73D9D"/>
    <w:rsid w:val="00C8019B"/>
    <w:rsid w:val="00C82378"/>
    <w:rsid w:val="00C864CB"/>
    <w:rsid w:val="00C901E0"/>
    <w:rsid w:val="00C917CE"/>
    <w:rsid w:val="00CA28BF"/>
    <w:rsid w:val="00CA2C77"/>
    <w:rsid w:val="00CA4F0F"/>
    <w:rsid w:val="00CB264E"/>
    <w:rsid w:val="00CB36F3"/>
    <w:rsid w:val="00CC122E"/>
    <w:rsid w:val="00CD738C"/>
    <w:rsid w:val="00D253B4"/>
    <w:rsid w:val="00D40584"/>
    <w:rsid w:val="00D57D16"/>
    <w:rsid w:val="00D63736"/>
    <w:rsid w:val="00D709CD"/>
    <w:rsid w:val="00D76D93"/>
    <w:rsid w:val="00D935EE"/>
    <w:rsid w:val="00DA33A9"/>
    <w:rsid w:val="00DA566B"/>
    <w:rsid w:val="00DB1660"/>
    <w:rsid w:val="00DD7B30"/>
    <w:rsid w:val="00DE33F4"/>
    <w:rsid w:val="00E04B37"/>
    <w:rsid w:val="00E12E8F"/>
    <w:rsid w:val="00E738CE"/>
    <w:rsid w:val="00E85BE6"/>
    <w:rsid w:val="00E932E3"/>
    <w:rsid w:val="00E93EAC"/>
    <w:rsid w:val="00EA1CBD"/>
    <w:rsid w:val="00EB1958"/>
    <w:rsid w:val="00EC0F59"/>
    <w:rsid w:val="00EC6101"/>
    <w:rsid w:val="00EC7B4E"/>
    <w:rsid w:val="00EE34F6"/>
    <w:rsid w:val="00EE6FB6"/>
    <w:rsid w:val="00F13F75"/>
    <w:rsid w:val="00F51AC6"/>
    <w:rsid w:val="00F546B8"/>
    <w:rsid w:val="00F6039D"/>
    <w:rsid w:val="00F67263"/>
    <w:rsid w:val="00F8312E"/>
    <w:rsid w:val="00F83C27"/>
    <w:rsid w:val="00F85214"/>
    <w:rsid w:val="00FA7554"/>
    <w:rsid w:val="00FC6DEB"/>
    <w:rsid w:val="00FD3D4E"/>
    <w:rsid w:val="00FF73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5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Ttulo1">
    <w:name w:val="heading 1"/>
    <w:basedOn w:val="Heading"/>
    <w:pPr>
      <w:outlineLvl w:val="0"/>
    </w:pPr>
  </w:style>
  <w:style w:type="paragraph" w:styleId="Ttulo2">
    <w:name w:val="heading 2"/>
    <w:basedOn w:val="Heading"/>
    <w:pPr>
      <w:outlineLvl w:val="1"/>
    </w:pPr>
  </w:style>
  <w:style w:type="paragraph" w:styleId="Ttulo3">
    <w:name w:val="heading 3"/>
    <w:basedOn w:val="Heading"/>
    <w:pPr>
      <w:outlineLvl w:val="2"/>
    </w:pPr>
  </w:style>
  <w:style w:type="paragraph" w:styleId="Ttulo4">
    <w:name w:val="heading 4"/>
    <w:basedOn w:val="Heading"/>
    <w:pPr>
      <w:outlineLvl w:val="3"/>
    </w:pPr>
  </w:style>
  <w:style w:type="paragraph" w:styleId="Ttulo5">
    <w:name w:val="heading 5"/>
    <w:basedOn w:val="Heading"/>
    <w:pPr>
      <w:outlineLvl w:val="4"/>
    </w:pPr>
  </w:style>
  <w:style w:type="paragraph" w:styleId="Ttulo6">
    <w:name w:val="heading 6"/>
    <w:basedOn w:val="Heading"/>
    <w:pPr>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rsid w:val="00935F98"/>
    <w:rPr>
      <w:rFonts w:ascii="Lucida Grande" w:hAnsi="Lucida Grande"/>
      <w:sz w:val="18"/>
      <w:szCs w:val="18"/>
    </w:rPr>
  </w:style>
  <w:style w:type="character" w:customStyle="1" w:styleId="InternetLink">
    <w:name w:val="Internet Link"/>
    <w:basedOn w:val="Fuentedeprrafopredeter"/>
    <w:uiPriority w:val="99"/>
    <w:unhideWhenUsed/>
    <w:rsid w:val="006B560D"/>
    <w:rPr>
      <w:color w:val="0000FF"/>
      <w:u w:val="single"/>
      <w:lang w:val="uz-Cyrl-UZ" w:eastAsia="uz-Cyrl-UZ" w:bidi="uz-Cyrl-UZ"/>
    </w:rPr>
  </w:style>
  <w:style w:type="character" w:customStyle="1" w:styleId="tx">
    <w:name w:val="tx"/>
    <w:basedOn w:val="Fuentedeprrafopredeter"/>
    <w:rsid w:val="00C351A7"/>
  </w:style>
  <w:style w:type="character" w:customStyle="1" w:styleId="apple-converted-space">
    <w:name w:val="apple-converted-space"/>
    <w:basedOn w:val="Fuentedeprrafopredeter"/>
    <w:rsid w:val="00367A5E"/>
  </w:style>
  <w:style w:type="character" w:styleId="Hipervnculovisitado">
    <w:name w:val="FollowedHyperlink"/>
    <w:basedOn w:val="Fuentedeprrafopredeter"/>
    <w:uiPriority w:val="99"/>
    <w:semiHidden/>
    <w:unhideWhenUsed/>
    <w:rsid w:val="00A36203"/>
    <w:rPr>
      <w:color w:val="800080"/>
      <w:u w:val="single"/>
    </w:rPr>
  </w:style>
  <w:style w:type="character" w:customStyle="1" w:styleId="TextonotapieCar">
    <w:name w:val="Texto nota pie Car"/>
    <w:basedOn w:val="Fuentedeprrafopredeter"/>
    <w:link w:val="Textonotapie"/>
    <w:semiHidden/>
    <w:rsid w:val="0030762E"/>
    <w:rPr>
      <w:rFonts w:ascii="Times New Roman" w:eastAsia="MS Mincho" w:hAnsi="Times New Roman" w:cs="Times New Roman"/>
      <w:color w:val="00000A"/>
      <w:sz w:val="20"/>
      <w:lang w:val="es-MX" w:eastAsia="es-MX"/>
    </w:rPr>
  </w:style>
  <w:style w:type="character" w:styleId="Refdenotaalpie">
    <w:name w:val="footnote reference"/>
    <w:basedOn w:val="Fuentedeprrafopredeter"/>
    <w:semiHidden/>
    <w:rsid w:val="0030762E"/>
    <w:rPr>
      <w:vertAlign w:val="superscript"/>
    </w:rPr>
  </w:style>
  <w:style w:type="character" w:customStyle="1" w:styleId="EncabezadoCar">
    <w:name w:val="Encabezado Car"/>
    <w:basedOn w:val="Fuentedeprrafopredeter"/>
    <w:link w:val="Encabezado"/>
    <w:uiPriority w:val="99"/>
    <w:rsid w:val="00D56725"/>
  </w:style>
  <w:style w:type="character" w:customStyle="1" w:styleId="PiedepginaCar">
    <w:name w:val="Pie de página Car"/>
    <w:basedOn w:val="Fuentedeprrafopredeter"/>
    <w:link w:val="Piedepgina"/>
    <w:uiPriority w:val="99"/>
    <w:rsid w:val="00D56725"/>
  </w:style>
  <w:style w:type="character" w:customStyle="1" w:styleId="BodyTextChar">
    <w:name w:val="Body Text Char"/>
    <w:basedOn w:val="Fuentedeprrafopredeter"/>
    <w:link w:val="TextBody"/>
    <w:uiPriority w:val="99"/>
    <w:rsid w:val="00B91FE6"/>
    <w:rPr>
      <w:rFonts w:ascii="Times New Roman" w:hAnsi="Times New Roman" w:cs="Times New Roman"/>
      <w:sz w:val="24"/>
      <w:szCs w:val="24"/>
    </w:rPr>
  </w:style>
  <w:style w:type="character" w:customStyle="1" w:styleId="SinespaciadoCar">
    <w:name w:val="Sin espaciado Car"/>
    <w:link w:val="Sinespaciado"/>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Ttulodellibro">
    <w:name w:val="Book Title"/>
    <w:basedOn w:val="Fuentedeprrafopredeter"/>
    <w:uiPriority w:val="33"/>
    <w:qFormat/>
    <w:rsid w:val="00FC77BF"/>
    <w:rPr>
      <w:b/>
      <w:bCs/>
      <w:smallCaps/>
      <w:spacing w:val="5"/>
    </w:rPr>
  </w:style>
  <w:style w:type="character" w:styleId="Refdecomentario">
    <w:name w:val="annotation reference"/>
    <w:basedOn w:val="Fuentedeprrafopredeter"/>
    <w:uiPriority w:val="99"/>
    <w:semiHidden/>
    <w:unhideWhenUsed/>
    <w:rsid w:val="00882443"/>
    <w:rPr>
      <w:sz w:val="18"/>
      <w:szCs w:val="18"/>
    </w:rPr>
  </w:style>
  <w:style w:type="character" w:customStyle="1" w:styleId="TextocomentarioCar">
    <w:name w:val="Texto comentario Car"/>
    <w:basedOn w:val="Fuentedeprrafopredeter"/>
    <w:link w:val="Textocomentario"/>
    <w:uiPriority w:val="99"/>
    <w:semiHidden/>
    <w:rsid w:val="00882443"/>
    <w:rPr>
      <w:sz w:val="24"/>
      <w:szCs w:val="24"/>
      <w:shd w:val="clear" w:color="auto" w:fill="FFFFFF"/>
    </w:rPr>
  </w:style>
  <w:style w:type="character" w:customStyle="1" w:styleId="AsuntodelcomentarioCar">
    <w:name w:val="Asunto del comentario Car"/>
    <w:basedOn w:val="TextocomentarioCar"/>
    <w:link w:val="Asuntodelcomentario"/>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Fuentedeprrafopredeter"/>
    <w:uiPriority w:val="1"/>
    <w:semiHidden/>
    <w:rsid w:val="00A12ECC"/>
    <w:rPr>
      <w:shd w:val="clear" w:color="auto" w:fill="FFFFFF"/>
    </w:rPr>
  </w:style>
  <w:style w:type="character" w:customStyle="1" w:styleId="BodyTextIndentChar">
    <w:name w:val="Body Text Indent Char"/>
    <w:basedOn w:val="Fuentedeprrafopredeter"/>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a">
    <w:name w:val="List"/>
    <w:basedOn w:val="TextBody"/>
    <w:rPr>
      <w:rFonts w:cs="FreeSans"/>
    </w:rPr>
  </w:style>
  <w:style w:type="paragraph" w:styleId="Epgrafe">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tulo">
    <w:name w:val="Title"/>
    <w:basedOn w:val="LO-normal"/>
    <w:pPr>
      <w:keepNext/>
      <w:keepLines/>
    </w:pPr>
    <w:rPr>
      <w:rFonts w:ascii="Trebuchet MS" w:eastAsia="Trebuchet MS" w:hAnsi="Trebuchet MS" w:cs="Trebuchet MS"/>
      <w:color w:val="000000"/>
      <w:sz w:val="42"/>
    </w:rPr>
  </w:style>
  <w:style w:type="paragraph" w:styleId="Subttulo">
    <w:name w:val="Subtitle"/>
    <w:basedOn w:val="LO-normal"/>
    <w:pPr>
      <w:keepNext/>
      <w:keepLines/>
      <w:spacing w:before="360" w:after="80"/>
      <w:contextualSpacing/>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935F98"/>
    <w:pPr>
      <w:spacing w:line="240" w:lineRule="auto"/>
    </w:pPr>
    <w:rPr>
      <w:rFonts w:ascii="Lucida Grande" w:hAnsi="Lucida Grande"/>
      <w:sz w:val="18"/>
      <w:szCs w:val="18"/>
    </w:rPr>
  </w:style>
  <w:style w:type="paragraph" w:styleId="Textonotapie">
    <w:name w:val="footnote text"/>
    <w:basedOn w:val="Normal"/>
    <w:link w:val="TextonotapieCar"/>
    <w:semiHidden/>
    <w:rsid w:val="0030762E"/>
    <w:pPr>
      <w:spacing w:line="240" w:lineRule="auto"/>
    </w:pPr>
    <w:rPr>
      <w:rFonts w:ascii="Times New Roman" w:eastAsia="MS Mincho" w:hAnsi="Times New Roman" w:cs="Times New Roman"/>
      <w:color w:val="00000A"/>
      <w:sz w:val="20"/>
      <w:lang w:val="es-MX" w:eastAsia="es-MX"/>
    </w:rPr>
  </w:style>
  <w:style w:type="paragraph" w:styleId="Encabezado">
    <w:name w:val="header"/>
    <w:basedOn w:val="Normal"/>
    <w:link w:val="EncabezadoCar"/>
    <w:uiPriority w:val="99"/>
    <w:unhideWhenUsed/>
    <w:rsid w:val="00D56725"/>
    <w:pPr>
      <w:tabs>
        <w:tab w:val="center" w:pos="4320"/>
        <w:tab w:val="right" w:pos="8640"/>
      </w:tabs>
      <w:spacing w:line="240" w:lineRule="auto"/>
    </w:pPr>
  </w:style>
  <w:style w:type="paragraph" w:styleId="Piedepgina">
    <w:name w:val="footer"/>
    <w:basedOn w:val="Normal"/>
    <w:link w:val="PiedepginaCar"/>
    <w:uiPriority w:val="99"/>
    <w:unhideWhenUsed/>
    <w:rsid w:val="00D56725"/>
    <w:pPr>
      <w:tabs>
        <w:tab w:val="center" w:pos="4320"/>
        <w:tab w:val="right" w:pos="8640"/>
      </w:tabs>
      <w:spacing w:line="240" w:lineRule="auto"/>
    </w:pPr>
  </w:style>
  <w:style w:type="paragraph" w:styleId="Sinespaciado">
    <w:name w:val="No Spacing"/>
    <w:link w:val="SinespaciadoC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Textocomentario">
    <w:name w:val="annotation text"/>
    <w:basedOn w:val="Normal"/>
    <w:link w:val="TextocomentarioCar"/>
    <w:uiPriority w:val="99"/>
    <w:semiHidden/>
    <w:unhideWhenUsed/>
    <w:rsid w:val="00882443"/>
    <w:pPr>
      <w:spacing w:line="240" w:lineRule="auto"/>
    </w:pPr>
    <w:rPr>
      <w:sz w:val="24"/>
      <w:szCs w:val="24"/>
    </w:rPr>
  </w:style>
  <w:style w:type="paragraph" w:styleId="Asuntodelcomentario">
    <w:name w:val="annotation subject"/>
    <w:basedOn w:val="Textocomentario"/>
    <w:link w:val="AsuntodelcomentarioCar"/>
    <w:uiPriority w:val="99"/>
    <w:semiHidden/>
    <w:unhideWhenUsed/>
    <w:rsid w:val="00882443"/>
    <w:rPr>
      <w:b/>
      <w:bCs/>
      <w:sz w:val="20"/>
      <w:szCs w:val="20"/>
    </w:rPr>
  </w:style>
  <w:style w:type="paragraph" w:styleId="Prrafodelista">
    <w:name w:val="List Paragraph"/>
    <w:basedOn w:val="Normal"/>
    <w:uiPriority w:val="34"/>
    <w:qFormat/>
    <w:rsid w:val="00CE5A06"/>
    <w:pPr>
      <w:ind w:left="720"/>
      <w:contextualSpacing/>
    </w:pPr>
  </w:style>
  <w:style w:type="paragraph" w:styleId="Revisi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Sangradetextonormal">
    <w:name w:val="Body Text Indent"/>
    <w:basedOn w:val="Normal"/>
    <w:uiPriority w:val="99"/>
    <w:unhideWhenUsed/>
    <w:rsid w:val="00077C5E"/>
    <w:pPr>
      <w:spacing w:after="120"/>
      <w:ind w:left="360"/>
      <w:jc w:val="left"/>
    </w:pPr>
  </w:style>
  <w:style w:type="character" w:customStyle="1" w:styleId="BodyTextIndentChar1">
    <w:name w:val="Body Text Indent Char1"/>
    <w:basedOn w:val="Fuentedeprrafopredeter"/>
    <w:uiPriority w:val="99"/>
    <w:semiHidden/>
    <w:rsid w:val="00077C5E"/>
    <w:rPr>
      <w:shd w:val="clear" w:color="auto" w:fill="auto"/>
    </w:rPr>
  </w:style>
  <w:style w:type="character" w:styleId="Hipervnculo">
    <w:name w:val="Hyperlink"/>
    <w:basedOn w:val="Fuentedeprrafopredeter"/>
    <w:uiPriority w:val="99"/>
    <w:unhideWhenUsed/>
    <w:rsid w:val="0091016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Ttulo1">
    <w:name w:val="heading 1"/>
    <w:basedOn w:val="Heading"/>
    <w:pPr>
      <w:outlineLvl w:val="0"/>
    </w:pPr>
  </w:style>
  <w:style w:type="paragraph" w:styleId="Ttulo2">
    <w:name w:val="heading 2"/>
    <w:basedOn w:val="Heading"/>
    <w:pPr>
      <w:outlineLvl w:val="1"/>
    </w:pPr>
  </w:style>
  <w:style w:type="paragraph" w:styleId="Ttulo3">
    <w:name w:val="heading 3"/>
    <w:basedOn w:val="Heading"/>
    <w:pPr>
      <w:outlineLvl w:val="2"/>
    </w:pPr>
  </w:style>
  <w:style w:type="paragraph" w:styleId="Ttulo4">
    <w:name w:val="heading 4"/>
    <w:basedOn w:val="Heading"/>
    <w:pPr>
      <w:outlineLvl w:val="3"/>
    </w:pPr>
  </w:style>
  <w:style w:type="paragraph" w:styleId="Ttulo5">
    <w:name w:val="heading 5"/>
    <w:basedOn w:val="Heading"/>
    <w:pPr>
      <w:outlineLvl w:val="4"/>
    </w:pPr>
  </w:style>
  <w:style w:type="paragraph" w:styleId="Ttulo6">
    <w:name w:val="heading 6"/>
    <w:basedOn w:val="Heading"/>
    <w:pPr>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rsid w:val="00935F98"/>
    <w:rPr>
      <w:rFonts w:ascii="Lucida Grande" w:hAnsi="Lucida Grande"/>
      <w:sz w:val="18"/>
      <w:szCs w:val="18"/>
    </w:rPr>
  </w:style>
  <w:style w:type="character" w:customStyle="1" w:styleId="InternetLink">
    <w:name w:val="Internet Link"/>
    <w:basedOn w:val="Fuentedeprrafopredeter"/>
    <w:uiPriority w:val="99"/>
    <w:unhideWhenUsed/>
    <w:rsid w:val="006B560D"/>
    <w:rPr>
      <w:color w:val="0000FF"/>
      <w:u w:val="single"/>
      <w:lang w:val="uz-Cyrl-UZ" w:eastAsia="uz-Cyrl-UZ" w:bidi="uz-Cyrl-UZ"/>
    </w:rPr>
  </w:style>
  <w:style w:type="character" w:customStyle="1" w:styleId="tx">
    <w:name w:val="tx"/>
    <w:basedOn w:val="Fuentedeprrafopredeter"/>
    <w:rsid w:val="00C351A7"/>
  </w:style>
  <w:style w:type="character" w:customStyle="1" w:styleId="apple-converted-space">
    <w:name w:val="apple-converted-space"/>
    <w:basedOn w:val="Fuentedeprrafopredeter"/>
    <w:rsid w:val="00367A5E"/>
  </w:style>
  <w:style w:type="character" w:styleId="Hipervnculovisitado">
    <w:name w:val="FollowedHyperlink"/>
    <w:basedOn w:val="Fuentedeprrafopredeter"/>
    <w:uiPriority w:val="99"/>
    <w:semiHidden/>
    <w:unhideWhenUsed/>
    <w:rsid w:val="00A36203"/>
    <w:rPr>
      <w:color w:val="800080"/>
      <w:u w:val="single"/>
    </w:rPr>
  </w:style>
  <w:style w:type="character" w:customStyle="1" w:styleId="TextonotapieCar">
    <w:name w:val="Texto nota pie Car"/>
    <w:basedOn w:val="Fuentedeprrafopredeter"/>
    <w:link w:val="Textonotapie"/>
    <w:semiHidden/>
    <w:rsid w:val="0030762E"/>
    <w:rPr>
      <w:rFonts w:ascii="Times New Roman" w:eastAsia="MS Mincho" w:hAnsi="Times New Roman" w:cs="Times New Roman"/>
      <w:color w:val="00000A"/>
      <w:sz w:val="20"/>
      <w:lang w:val="es-MX" w:eastAsia="es-MX"/>
    </w:rPr>
  </w:style>
  <w:style w:type="character" w:styleId="Refdenotaalpie">
    <w:name w:val="footnote reference"/>
    <w:basedOn w:val="Fuentedeprrafopredeter"/>
    <w:semiHidden/>
    <w:rsid w:val="0030762E"/>
    <w:rPr>
      <w:vertAlign w:val="superscript"/>
    </w:rPr>
  </w:style>
  <w:style w:type="character" w:customStyle="1" w:styleId="EncabezadoCar">
    <w:name w:val="Encabezado Car"/>
    <w:basedOn w:val="Fuentedeprrafopredeter"/>
    <w:link w:val="Encabezado"/>
    <w:uiPriority w:val="99"/>
    <w:rsid w:val="00D56725"/>
  </w:style>
  <w:style w:type="character" w:customStyle="1" w:styleId="PiedepginaCar">
    <w:name w:val="Pie de página Car"/>
    <w:basedOn w:val="Fuentedeprrafopredeter"/>
    <w:link w:val="Piedepgina"/>
    <w:uiPriority w:val="99"/>
    <w:rsid w:val="00D56725"/>
  </w:style>
  <w:style w:type="character" w:customStyle="1" w:styleId="BodyTextChar">
    <w:name w:val="Body Text Char"/>
    <w:basedOn w:val="Fuentedeprrafopredeter"/>
    <w:link w:val="TextBody"/>
    <w:uiPriority w:val="99"/>
    <w:rsid w:val="00B91FE6"/>
    <w:rPr>
      <w:rFonts w:ascii="Times New Roman" w:hAnsi="Times New Roman" w:cs="Times New Roman"/>
      <w:sz w:val="24"/>
      <w:szCs w:val="24"/>
    </w:rPr>
  </w:style>
  <w:style w:type="character" w:customStyle="1" w:styleId="SinespaciadoCar">
    <w:name w:val="Sin espaciado Car"/>
    <w:link w:val="Sinespaciado"/>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Ttulodellibro">
    <w:name w:val="Book Title"/>
    <w:basedOn w:val="Fuentedeprrafopredeter"/>
    <w:uiPriority w:val="33"/>
    <w:qFormat/>
    <w:rsid w:val="00FC77BF"/>
    <w:rPr>
      <w:b/>
      <w:bCs/>
      <w:smallCaps/>
      <w:spacing w:val="5"/>
    </w:rPr>
  </w:style>
  <w:style w:type="character" w:styleId="Refdecomentario">
    <w:name w:val="annotation reference"/>
    <w:basedOn w:val="Fuentedeprrafopredeter"/>
    <w:uiPriority w:val="99"/>
    <w:semiHidden/>
    <w:unhideWhenUsed/>
    <w:rsid w:val="00882443"/>
    <w:rPr>
      <w:sz w:val="18"/>
      <w:szCs w:val="18"/>
    </w:rPr>
  </w:style>
  <w:style w:type="character" w:customStyle="1" w:styleId="TextocomentarioCar">
    <w:name w:val="Texto comentario Car"/>
    <w:basedOn w:val="Fuentedeprrafopredeter"/>
    <w:link w:val="Textocomentario"/>
    <w:uiPriority w:val="99"/>
    <w:semiHidden/>
    <w:rsid w:val="00882443"/>
    <w:rPr>
      <w:sz w:val="24"/>
      <w:szCs w:val="24"/>
      <w:shd w:val="clear" w:color="auto" w:fill="FFFFFF"/>
    </w:rPr>
  </w:style>
  <w:style w:type="character" w:customStyle="1" w:styleId="AsuntodelcomentarioCar">
    <w:name w:val="Asunto del comentario Car"/>
    <w:basedOn w:val="TextocomentarioCar"/>
    <w:link w:val="Asuntodelcomentario"/>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Fuentedeprrafopredeter"/>
    <w:uiPriority w:val="1"/>
    <w:semiHidden/>
    <w:rsid w:val="00A12ECC"/>
    <w:rPr>
      <w:shd w:val="clear" w:color="auto" w:fill="FFFFFF"/>
    </w:rPr>
  </w:style>
  <w:style w:type="character" w:customStyle="1" w:styleId="BodyTextIndentChar">
    <w:name w:val="Body Text Indent Char"/>
    <w:basedOn w:val="Fuentedeprrafopredeter"/>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a">
    <w:name w:val="List"/>
    <w:basedOn w:val="TextBody"/>
    <w:rPr>
      <w:rFonts w:cs="FreeSans"/>
    </w:rPr>
  </w:style>
  <w:style w:type="paragraph" w:styleId="Epgrafe">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tulo">
    <w:name w:val="Title"/>
    <w:basedOn w:val="LO-normal"/>
    <w:pPr>
      <w:keepNext/>
      <w:keepLines/>
    </w:pPr>
    <w:rPr>
      <w:rFonts w:ascii="Trebuchet MS" w:eastAsia="Trebuchet MS" w:hAnsi="Trebuchet MS" w:cs="Trebuchet MS"/>
      <w:color w:val="000000"/>
      <w:sz w:val="42"/>
    </w:rPr>
  </w:style>
  <w:style w:type="paragraph" w:styleId="Subttulo">
    <w:name w:val="Subtitle"/>
    <w:basedOn w:val="LO-normal"/>
    <w:pPr>
      <w:keepNext/>
      <w:keepLines/>
      <w:spacing w:before="360" w:after="80"/>
      <w:contextualSpacing/>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935F98"/>
    <w:pPr>
      <w:spacing w:line="240" w:lineRule="auto"/>
    </w:pPr>
    <w:rPr>
      <w:rFonts w:ascii="Lucida Grande" w:hAnsi="Lucida Grande"/>
      <w:sz w:val="18"/>
      <w:szCs w:val="18"/>
    </w:rPr>
  </w:style>
  <w:style w:type="paragraph" w:styleId="Textonotapie">
    <w:name w:val="footnote text"/>
    <w:basedOn w:val="Normal"/>
    <w:link w:val="TextonotapieCar"/>
    <w:semiHidden/>
    <w:rsid w:val="0030762E"/>
    <w:pPr>
      <w:spacing w:line="240" w:lineRule="auto"/>
    </w:pPr>
    <w:rPr>
      <w:rFonts w:ascii="Times New Roman" w:eastAsia="MS Mincho" w:hAnsi="Times New Roman" w:cs="Times New Roman"/>
      <w:color w:val="00000A"/>
      <w:sz w:val="20"/>
      <w:lang w:val="es-MX" w:eastAsia="es-MX"/>
    </w:rPr>
  </w:style>
  <w:style w:type="paragraph" w:styleId="Encabezado">
    <w:name w:val="header"/>
    <w:basedOn w:val="Normal"/>
    <w:link w:val="EncabezadoCar"/>
    <w:uiPriority w:val="99"/>
    <w:unhideWhenUsed/>
    <w:rsid w:val="00D56725"/>
    <w:pPr>
      <w:tabs>
        <w:tab w:val="center" w:pos="4320"/>
        <w:tab w:val="right" w:pos="8640"/>
      </w:tabs>
      <w:spacing w:line="240" w:lineRule="auto"/>
    </w:pPr>
  </w:style>
  <w:style w:type="paragraph" w:styleId="Piedepgina">
    <w:name w:val="footer"/>
    <w:basedOn w:val="Normal"/>
    <w:link w:val="PiedepginaCar"/>
    <w:uiPriority w:val="99"/>
    <w:unhideWhenUsed/>
    <w:rsid w:val="00D56725"/>
    <w:pPr>
      <w:tabs>
        <w:tab w:val="center" w:pos="4320"/>
        <w:tab w:val="right" w:pos="8640"/>
      </w:tabs>
      <w:spacing w:line="240" w:lineRule="auto"/>
    </w:pPr>
  </w:style>
  <w:style w:type="paragraph" w:styleId="Sinespaciado">
    <w:name w:val="No Spacing"/>
    <w:link w:val="SinespaciadoC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Textocomentario">
    <w:name w:val="annotation text"/>
    <w:basedOn w:val="Normal"/>
    <w:link w:val="TextocomentarioCar"/>
    <w:uiPriority w:val="99"/>
    <w:semiHidden/>
    <w:unhideWhenUsed/>
    <w:rsid w:val="00882443"/>
    <w:pPr>
      <w:spacing w:line="240" w:lineRule="auto"/>
    </w:pPr>
    <w:rPr>
      <w:sz w:val="24"/>
      <w:szCs w:val="24"/>
    </w:rPr>
  </w:style>
  <w:style w:type="paragraph" w:styleId="Asuntodelcomentario">
    <w:name w:val="annotation subject"/>
    <w:basedOn w:val="Textocomentario"/>
    <w:link w:val="AsuntodelcomentarioCar"/>
    <w:uiPriority w:val="99"/>
    <w:semiHidden/>
    <w:unhideWhenUsed/>
    <w:rsid w:val="00882443"/>
    <w:rPr>
      <w:b/>
      <w:bCs/>
      <w:sz w:val="20"/>
      <w:szCs w:val="20"/>
    </w:rPr>
  </w:style>
  <w:style w:type="paragraph" w:styleId="Prrafodelista">
    <w:name w:val="List Paragraph"/>
    <w:basedOn w:val="Normal"/>
    <w:uiPriority w:val="34"/>
    <w:qFormat/>
    <w:rsid w:val="00CE5A06"/>
    <w:pPr>
      <w:ind w:left="720"/>
      <w:contextualSpacing/>
    </w:pPr>
  </w:style>
  <w:style w:type="paragraph" w:styleId="Revisi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Sangradetextonormal">
    <w:name w:val="Body Text Indent"/>
    <w:basedOn w:val="Normal"/>
    <w:uiPriority w:val="99"/>
    <w:unhideWhenUsed/>
    <w:rsid w:val="00077C5E"/>
    <w:pPr>
      <w:spacing w:after="120"/>
      <w:ind w:left="360"/>
      <w:jc w:val="left"/>
    </w:pPr>
  </w:style>
  <w:style w:type="character" w:customStyle="1" w:styleId="BodyTextIndentChar1">
    <w:name w:val="Body Text Indent Char1"/>
    <w:basedOn w:val="Fuentedeprrafopredeter"/>
    <w:uiPriority w:val="99"/>
    <w:semiHidden/>
    <w:rsid w:val="00077C5E"/>
    <w:rPr>
      <w:shd w:val="clear" w:color="auto" w:fill="auto"/>
    </w:rPr>
  </w:style>
  <w:style w:type="character" w:styleId="Hipervnculo">
    <w:name w:val="Hyperlink"/>
    <w:basedOn w:val="Fuentedeprrafopredeter"/>
    <w:uiPriority w:val="99"/>
    <w:unhideWhenUsed/>
    <w:rsid w:val="0091016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29808">
      <w:bodyDiv w:val="1"/>
      <w:marLeft w:val="0"/>
      <w:marRight w:val="0"/>
      <w:marTop w:val="0"/>
      <w:marBottom w:val="0"/>
      <w:divBdr>
        <w:top w:val="none" w:sz="0" w:space="0" w:color="auto"/>
        <w:left w:val="none" w:sz="0" w:space="0" w:color="auto"/>
        <w:bottom w:val="none" w:sz="0" w:space="0" w:color="auto"/>
        <w:right w:val="none" w:sz="0" w:space="0" w:color="auto"/>
      </w:divBdr>
    </w:div>
    <w:div w:id="516697318">
      <w:bodyDiv w:val="1"/>
      <w:marLeft w:val="0"/>
      <w:marRight w:val="0"/>
      <w:marTop w:val="0"/>
      <w:marBottom w:val="0"/>
      <w:divBdr>
        <w:top w:val="none" w:sz="0" w:space="0" w:color="auto"/>
        <w:left w:val="none" w:sz="0" w:space="0" w:color="auto"/>
        <w:bottom w:val="none" w:sz="0" w:space="0" w:color="auto"/>
        <w:right w:val="none" w:sz="0" w:space="0" w:color="auto"/>
      </w:divBdr>
    </w:div>
    <w:div w:id="671372668">
      <w:bodyDiv w:val="1"/>
      <w:marLeft w:val="0"/>
      <w:marRight w:val="0"/>
      <w:marTop w:val="0"/>
      <w:marBottom w:val="0"/>
      <w:divBdr>
        <w:top w:val="none" w:sz="0" w:space="0" w:color="auto"/>
        <w:left w:val="none" w:sz="0" w:space="0" w:color="auto"/>
        <w:bottom w:val="none" w:sz="0" w:space="0" w:color="auto"/>
        <w:right w:val="none" w:sz="0" w:space="0" w:color="auto"/>
      </w:divBdr>
    </w:div>
    <w:div w:id="1021710874">
      <w:bodyDiv w:val="1"/>
      <w:marLeft w:val="0"/>
      <w:marRight w:val="0"/>
      <w:marTop w:val="0"/>
      <w:marBottom w:val="0"/>
      <w:divBdr>
        <w:top w:val="none" w:sz="0" w:space="0" w:color="auto"/>
        <w:left w:val="none" w:sz="0" w:space="0" w:color="auto"/>
        <w:bottom w:val="none" w:sz="0" w:space="0" w:color="auto"/>
        <w:right w:val="none" w:sz="0" w:space="0" w:color="auto"/>
      </w:divBdr>
    </w:div>
    <w:div w:id="1065832339">
      <w:bodyDiv w:val="1"/>
      <w:marLeft w:val="0"/>
      <w:marRight w:val="0"/>
      <w:marTop w:val="0"/>
      <w:marBottom w:val="0"/>
      <w:divBdr>
        <w:top w:val="none" w:sz="0" w:space="0" w:color="auto"/>
        <w:left w:val="none" w:sz="0" w:space="0" w:color="auto"/>
        <w:bottom w:val="none" w:sz="0" w:space="0" w:color="auto"/>
        <w:right w:val="none" w:sz="0" w:space="0" w:color="auto"/>
      </w:divBdr>
      <w:divsChild>
        <w:div w:id="400325302">
          <w:marLeft w:val="0"/>
          <w:marRight w:val="0"/>
          <w:marTop w:val="0"/>
          <w:marBottom w:val="0"/>
          <w:divBdr>
            <w:top w:val="none" w:sz="0" w:space="0" w:color="auto"/>
            <w:left w:val="none" w:sz="0" w:space="0" w:color="auto"/>
            <w:bottom w:val="none" w:sz="0" w:space="0" w:color="auto"/>
            <w:right w:val="none" w:sz="0" w:space="0" w:color="auto"/>
          </w:divBdr>
        </w:div>
      </w:divsChild>
    </w:div>
    <w:div w:id="1448963490">
      <w:bodyDiv w:val="1"/>
      <w:marLeft w:val="0"/>
      <w:marRight w:val="0"/>
      <w:marTop w:val="0"/>
      <w:marBottom w:val="0"/>
      <w:divBdr>
        <w:top w:val="none" w:sz="0" w:space="0" w:color="auto"/>
        <w:left w:val="none" w:sz="0" w:space="0" w:color="auto"/>
        <w:bottom w:val="none" w:sz="0" w:space="0" w:color="auto"/>
        <w:right w:val="none" w:sz="0" w:space="0" w:color="auto"/>
      </w:divBdr>
    </w:div>
    <w:div w:id="1811022501">
      <w:bodyDiv w:val="1"/>
      <w:marLeft w:val="0"/>
      <w:marRight w:val="0"/>
      <w:marTop w:val="0"/>
      <w:marBottom w:val="0"/>
      <w:divBdr>
        <w:top w:val="none" w:sz="0" w:space="0" w:color="auto"/>
        <w:left w:val="none" w:sz="0" w:space="0" w:color="auto"/>
        <w:bottom w:val="none" w:sz="0" w:space="0" w:color="auto"/>
        <w:right w:val="none" w:sz="0" w:space="0" w:color="auto"/>
      </w:divBdr>
    </w:div>
    <w:div w:id="1896504791">
      <w:bodyDiv w:val="1"/>
      <w:marLeft w:val="0"/>
      <w:marRight w:val="0"/>
      <w:marTop w:val="0"/>
      <w:marBottom w:val="0"/>
      <w:divBdr>
        <w:top w:val="none" w:sz="0" w:space="0" w:color="auto"/>
        <w:left w:val="none" w:sz="0" w:space="0" w:color="auto"/>
        <w:bottom w:val="none" w:sz="0" w:space="0" w:color="auto"/>
        <w:right w:val="none" w:sz="0" w:space="0" w:color="auto"/>
      </w:divBdr>
    </w:div>
    <w:div w:id="2031832348">
      <w:bodyDiv w:val="1"/>
      <w:marLeft w:val="0"/>
      <w:marRight w:val="0"/>
      <w:marTop w:val="0"/>
      <w:marBottom w:val="0"/>
      <w:divBdr>
        <w:top w:val="none" w:sz="0" w:space="0" w:color="auto"/>
        <w:left w:val="none" w:sz="0" w:space="0" w:color="auto"/>
        <w:bottom w:val="none" w:sz="0" w:space="0" w:color="auto"/>
        <w:right w:val="none" w:sz="0" w:space="0" w:color="auto"/>
      </w:divBdr>
      <w:divsChild>
        <w:div w:id="210032603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portal.te.gob.mx/sites/default/files/32_representacion.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ine.mx/archivos3/portal/historico/contenido/estenograficas/2013/10/42ced4b4598ba310VgnVCM1000000c68000aRCRD.html" TargetMode="External"/><Relationship Id="rId2" Type="http://schemas.openxmlformats.org/officeDocument/2006/relationships/numbering" Target="numbering.xml"/><Relationship Id="rId16" Type="http://schemas.openxmlformats.org/officeDocument/2006/relationships/hyperlink" Target="http://www.brookings.edu/research/opinions/2010/06/17-redistricting-statemen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openscholar.mit.edu/sites/default/files/dept/files/ssn_key_findings_altman_and_mcdonald_on_redistricting_reform_at_internet_scale.pdf" TargetMode="External"/><Relationship Id="rId10" Type="http://schemas.openxmlformats.org/officeDocument/2006/relationships/image" Target="media/image2.emf"/><Relationship Id="rId19" Type="http://schemas.openxmlformats.org/officeDocument/2006/relationships/hyperlink" Target="http://sunlightfoundation.com/policy/documents/ten-open-data-principle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informatics.mit.edu/publications/promise-and-perils-computers-redistricting"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digital.colmex.mx/index.php/la-plataforma-publica-de-mapeo-y-la-democracia-en-mexico" TargetMode="External"/><Relationship Id="rId2" Type="http://schemas.openxmlformats.org/officeDocument/2006/relationships/hyperlink" Target="http://www.azavea.com/products/districtbuilder/" TargetMode="External"/><Relationship Id="rId1" Type="http://schemas.openxmlformats.org/officeDocument/2006/relationships/hyperlink" Target="http://www.opengovpartnershi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5A755-82D6-48F0-9356-7A81E336F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36</Pages>
  <Words>9787</Words>
  <Characters>53834</Characters>
  <Application>Microsoft Office Word</Application>
  <DocSecurity>0</DocSecurity>
  <Lines>448</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MAGAR MEURS</dc:creator>
  <cp:lastModifiedBy>ERIC MAGAR MEURS</cp:lastModifiedBy>
  <cp:revision>8</cp:revision>
  <cp:lastPrinted>2015-10-22T20:51:00Z</cp:lastPrinted>
  <dcterms:created xsi:type="dcterms:W3CDTF">2016-04-07T17:29:00Z</dcterms:created>
  <dcterms:modified xsi:type="dcterms:W3CDTF">2016-04-07T21:54:00Z</dcterms:modified>
  <dc:language>en-US</dc:language>
</cp:coreProperties>
</file>