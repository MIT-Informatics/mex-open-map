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767DF9">
        <w:rPr>
          <w:rStyle w:val="BookTitle"/>
          <w:rFonts w:ascii="Times New Roman" w:hAnsi="Times New Roman" w:cs="Times New Roman"/>
          <w:b w:val="0"/>
          <w:bCs w:val="0"/>
          <w:smallCaps w:val="0"/>
          <w:color w:val="00000A"/>
          <w:spacing w:val="0"/>
          <w:lang w:val="es-ES_tradnl"/>
        </w:rPr>
        <w:t>transparencia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2"/>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3"/>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7FD66789"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D91AB6" w:rsidRPr="00D91AB6">
        <w:rPr>
          <w:rFonts w:ascii="Times New Roman" w:eastAsia="Times New Roman" w:hAnsi="Times New Roman" w:cs="Times New Roman"/>
          <w:color w:val="auto"/>
          <w:sz w:val="24"/>
          <w:highlight w:val="green"/>
          <w:lang w:val="es-ES_tradnl"/>
        </w:rPr>
        <w:t>este</w:t>
      </w:r>
      <w:r w:rsidR="00176506" w:rsidRPr="00D91AB6">
        <w:rPr>
          <w:rFonts w:ascii="Times New Roman" w:eastAsia="Times New Roman" w:hAnsi="Times New Roman" w:cs="Times New Roman"/>
          <w:color w:val="auto"/>
          <w:sz w:val="24"/>
          <w:highlight w:val="green"/>
          <w:lang w:val="es-ES_tradnl"/>
        </w:rPr>
        <w:t xml:space="preserve"> </w:t>
      </w:r>
      <w:r w:rsidR="00D91AB6" w:rsidRPr="00D91AB6">
        <w:rPr>
          <w:rFonts w:ascii="Times New Roman" w:eastAsia="Times New Roman" w:hAnsi="Times New Roman" w:cs="Times New Roman"/>
          <w:color w:val="auto"/>
          <w:sz w:val="24"/>
          <w:highlight w:val="green"/>
          <w:lang w:val="es-ES_tradnl"/>
        </w:rPr>
        <w:t>artículo</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w:t>
      </w:r>
      <w:r w:rsidR="00D91AB6" w:rsidRPr="00D91AB6">
        <w:rPr>
          <w:rFonts w:ascii="Times New Roman" w:eastAsia="Times New Roman" w:hAnsi="Times New Roman" w:cs="Times New Roman"/>
          <w:color w:val="auto"/>
          <w:sz w:val="24"/>
          <w:highlight w:val="green"/>
          <w:lang w:val="es-ES_tradnl"/>
        </w:rPr>
        <w:t>enorme</w:t>
      </w:r>
      <w:r w:rsidRPr="003E6DED">
        <w:rPr>
          <w:rFonts w:ascii="Times New Roman" w:eastAsia="Times New Roman" w:hAnsi="Times New Roman" w:cs="Times New Roman"/>
          <w:color w:val="auto"/>
          <w:sz w:val="24"/>
          <w:lang w:val="es-ES_tradnl"/>
        </w:rPr>
        <w:t xml:space="preserve">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lastRenderedPageBreak/>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720894F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r w:rsidRPr="00D91AB6">
        <w:rPr>
          <w:rFonts w:ascii="Times New Roman" w:eastAsia="Times New Roman" w:hAnsi="Times New Roman" w:cs="Times New Roman"/>
          <w:b/>
          <w:color w:val="auto"/>
          <w:sz w:val="24"/>
          <w:highlight w:val="green"/>
        </w:rPr>
        <w:t>Abstract:</w:t>
      </w:r>
      <w:r w:rsidRPr="00D91AB6">
        <w:rPr>
          <w:rFonts w:ascii="Times New Roman" w:eastAsia="Times New Roman" w:hAnsi="Times New Roman" w:cs="Times New Roman"/>
          <w:color w:val="auto"/>
          <w:sz w:val="24"/>
          <w:highlight w:val="green"/>
        </w:rPr>
        <w:t xml:space="preserve"> The many complaints and protests by citizens generated by the deterioration of the political elite in recent decades are clear evidence, among other things, of the urgent need to strengthen the connections between citizens and their representatives. To this end, the delimitation of the electoral boundaries –also known as redistricting– is key to improve political representation. Given the many technicalities involved in this processes –geographic, statistical, digital, among the most obvious– it is easy to succumb to the temptation of relegating it to specialists and lose sight of its importance for democracy. From our perspective, the use of new technologies, as well as the generation and use of open data, offer an opportunity to strengthen political representation. In this article we discuss Mexico’s redistricting experience, the challenges in terms of transparency, and how certain tools –such as open source software and online mapping tools– have tremendous potential for increasing the levels of transparency, participation, and accountability surrounding boundary delimitation.</w:t>
      </w:r>
    </w:p>
    <w:p w14:paraId="4E48E6A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p>
    <w:p w14:paraId="0B5FBEE2" w14:textId="0EAF02A4" w:rsidR="00196BB3" w:rsidRPr="00B655E7" w:rsidRDefault="00FF733D" w:rsidP="003E62DC">
      <w:pPr>
        <w:pStyle w:val="LO-normal"/>
        <w:spacing w:line="240" w:lineRule="auto"/>
        <w:ind w:left="720" w:right="720"/>
        <w:rPr>
          <w:rFonts w:ascii="Times New Roman" w:hAnsi="Times New Roman"/>
          <w:color w:val="auto"/>
          <w:sz w:val="24"/>
          <w:rPrChange w:id="3" w:author="***" w:date="2016-04-07T17:42:00Z">
            <w:rPr>
              <w:rFonts w:ascii="Times New Roman" w:hAnsi="Times New Roman"/>
              <w:color w:val="auto"/>
              <w:sz w:val="24"/>
              <w:lang w:val="es-ES_tradnl"/>
            </w:rPr>
          </w:rPrChange>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B655E7">
        <w:rPr>
          <w:rFonts w:ascii="Times New Roman" w:hAnsi="Times New Roman"/>
          <w:color w:val="auto"/>
          <w:sz w:val="24"/>
          <w:rPrChange w:id="4" w:author="***" w:date="2016-04-07T17:42:00Z">
            <w:rPr>
              <w:rFonts w:ascii="Times New Roman" w:hAnsi="Times New Roman"/>
              <w:color w:val="auto"/>
              <w:sz w:val="24"/>
              <w:lang w:val="es-ES_tradnl"/>
            </w:rPr>
          </w:rPrChange>
        </w:rPr>
        <w:t xml:space="preserve"> </w:t>
      </w:r>
    </w:p>
    <w:p w14:paraId="6E1E45FD" w14:textId="77777777" w:rsidR="003E62DC" w:rsidRPr="00B655E7" w:rsidRDefault="003E62DC" w:rsidP="003E62DC">
      <w:pPr>
        <w:pStyle w:val="LO-normal"/>
        <w:spacing w:line="240" w:lineRule="auto"/>
        <w:ind w:left="720" w:right="720"/>
        <w:rPr>
          <w:rFonts w:ascii="Times New Roman" w:hAnsi="Times New Roman"/>
          <w:color w:val="auto"/>
          <w:sz w:val="24"/>
          <w:rPrChange w:id="5" w:author="***" w:date="2016-04-07T17:42:00Z">
            <w:rPr>
              <w:rFonts w:ascii="Times New Roman" w:hAnsi="Times New Roman"/>
              <w:color w:val="auto"/>
              <w:sz w:val="24"/>
              <w:lang w:val="es-ES_tradnl"/>
            </w:rPr>
          </w:rPrChange>
        </w:rPr>
      </w:pPr>
    </w:p>
    <w:p w14:paraId="732A9C98" w14:textId="77777777" w:rsidR="00196BB3" w:rsidRPr="00B655E7" w:rsidRDefault="00196BB3">
      <w:pPr>
        <w:pStyle w:val="LO-normal"/>
        <w:spacing w:line="240" w:lineRule="auto"/>
        <w:ind w:left="720" w:right="720"/>
        <w:rPr>
          <w:color w:val="00000A"/>
          <w:rPrChange w:id="6" w:author="***" w:date="2016-04-07T17:42:00Z">
            <w:rPr>
              <w:color w:val="00000A"/>
              <w:lang w:val="es-ES_tradnl"/>
            </w:rPr>
          </w:rPrChange>
        </w:rPr>
      </w:pPr>
    </w:p>
    <w:p w14:paraId="44C671C6" w14:textId="2CCED066"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w:t>
      </w:r>
      <w:r w:rsidRPr="003E6DED">
        <w:rPr>
          <w:rFonts w:ascii="Times New Roman" w:eastAsia="Times New Roman" w:hAnsi="Times New Roman" w:cs="Times New Roman"/>
          <w:color w:val="00000A"/>
          <w:sz w:val="24"/>
          <w:szCs w:val="24"/>
          <w:lang w:val="es-ES_tradnl"/>
        </w:rPr>
        <w:lastRenderedPageBreak/>
        <w:t xml:space="preserve">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del w:id="7" w:author="***" w:date="2016-04-07T17:42:00Z">
        <w:r w:rsidR="003E6DED">
          <w:rPr>
            <w:rFonts w:ascii="Times New Roman" w:eastAsia="Times New Roman" w:hAnsi="Times New Roman" w:cs="Times New Roman"/>
            <w:color w:val="00000A"/>
            <w:sz w:val="24"/>
            <w:szCs w:val="24"/>
            <w:lang w:val="es-ES_tradnl"/>
          </w:rPr>
          <w:delText>geo</w:delText>
        </w:r>
        <w:r w:rsidR="003E6DED" w:rsidRPr="003E6DED">
          <w:rPr>
            <w:rFonts w:ascii="Times New Roman" w:eastAsia="Times New Roman" w:hAnsi="Times New Roman" w:cs="Times New Roman"/>
            <w:color w:val="00000A"/>
            <w:sz w:val="24"/>
            <w:szCs w:val="24"/>
            <w:lang w:val="es-ES_tradnl"/>
          </w:rPr>
          <w:delText>referenciada</w:delText>
        </w:r>
      </w:del>
      <w:proofErr w:type="spellStart"/>
      <w:ins w:id="8" w:author="***" w:date="2016-04-07T17:42:00Z">
        <w:r w:rsidR="003E6DED">
          <w:rPr>
            <w:rFonts w:ascii="Times New Roman" w:eastAsia="Times New Roman" w:hAnsi="Times New Roman" w:cs="Times New Roman"/>
            <w:color w:val="00000A"/>
            <w:sz w:val="24"/>
            <w:szCs w:val="24"/>
            <w:lang w:val="es-ES_tradnl"/>
          </w:rPr>
          <w:t>geo</w:t>
        </w:r>
        <w:r w:rsidR="00B655E7">
          <w:rPr>
            <w:rFonts w:ascii="Times New Roman" w:eastAsia="Times New Roman" w:hAnsi="Times New Roman" w:cs="Times New Roman"/>
            <w:color w:val="00000A"/>
            <w:sz w:val="24"/>
            <w:szCs w:val="24"/>
            <w:lang w:val="es-ES_tradnl"/>
          </w:rPr>
          <w:t>r</w:t>
        </w:r>
        <w:r w:rsidR="003E6DED" w:rsidRPr="003E6DED">
          <w:rPr>
            <w:rFonts w:ascii="Times New Roman" w:eastAsia="Times New Roman" w:hAnsi="Times New Roman" w:cs="Times New Roman"/>
            <w:color w:val="00000A"/>
            <w:sz w:val="24"/>
            <w:szCs w:val="24"/>
            <w:lang w:val="es-ES_tradnl"/>
          </w:rPr>
          <w:t>referenciada</w:t>
        </w:r>
      </w:ins>
      <w:proofErr w:type="spellEnd"/>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2C707E8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w:t>
      </w:r>
      <w:r w:rsidR="003E62DC" w:rsidRPr="003E6DED">
        <w:rPr>
          <w:rFonts w:ascii="Times New Roman" w:eastAsia="Times New Roman" w:hAnsi="Times New Roman" w:cs="Times New Roman"/>
          <w:color w:val="00000A"/>
          <w:sz w:val="24"/>
          <w:lang w:val="es-ES_tradnl"/>
        </w:rPr>
        <w:lastRenderedPageBreak/>
        <w:t xml:space="preserve">México </w:t>
      </w:r>
      <w:r w:rsidRPr="003E6DED">
        <w:rPr>
          <w:rFonts w:ascii="Times New Roman" w:eastAsia="Times New Roman" w:hAnsi="Times New Roman" w:cs="Times New Roman"/>
          <w:color w:val="00000A"/>
          <w:sz w:val="24"/>
          <w:lang w:val="es-ES_tradnl"/>
        </w:rPr>
        <w:t>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47ABB451"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w:t>
      </w:r>
      <w:del w:id="9" w:author="***" w:date="2016-04-07T17:42:00Z">
        <w:r w:rsidR="003B4350" w:rsidRPr="003E6DED">
          <w:rPr>
            <w:rFonts w:ascii="Times New Roman" w:eastAsia="Times New Roman" w:hAnsi="Times New Roman" w:cs="Times New Roman"/>
            <w:color w:val="00000A"/>
            <w:sz w:val="24"/>
            <w:lang w:val="es-ES_tradnl"/>
          </w:rPr>
          <w:delText xml:space="preserve"> </w:delText>
        </w:r>
        <w:r w:rsidR="003B4350" w:rsidRPr="001B1680">
          <w:rPr>
            <w:rFonts w:ascii="Times New Roman" w:eastAsia="Times New Roman" w:hAnsi="Times New Roman" w:cs="Times New Roman"/>
            <w:color w:val="00000A"/>
            <w:sz w:val="24"/>
            <w:highlight w:val="green"/>
            <w:lang w:val="es-ES_tradnl"/>
          </w:rPr>
          <w:delText>sección</w:delText>
        </w:r>
      </w:del>
      <w:r w:rsidR="003B4350"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del w:id="10" w:author="***" w:date="2016-04-07T17:42:00Z">
        <w:r w:rsidR="00852942" w:rsidRPr="003E6DED">
          <w:rPr>
            <w:rFonts w:ascii="Times New Roman" w:eastAsia="Times New Roman" w:hAnsi="Times New Roman" w:cs="Times New Roman"/>
            <w:color w:val="00000A"/>
            <w:sz w:val="24"/>
            <w:lang w:val="es-ES_tradnl"/>
          </w:rPr>
          <w:delText xml:space="preserve">sección </w:delText>
        </w:r>
      </w:del>
      <w:r w:rsidR="00852942" w:rsidRPr="003E6DED">
        <w:rPr>
          <w:rFonts w:ascii="Times New Roman" w:eastAsia="Times New Roman" w:hAnsi="Times New Roman" w:cs="Times New Roman"/>
          <w:color w:val="00000A"/>
          <w:sz w:val="24"/>
          <w:lang w:val="es-ES_tradnl"/>
        </w:rPr>
        <w:t>discutimos los desafíos que hay en Méxic</w:t>
      </w:r>
      <w:r w:rsidR="00B655E7">
        <w:rPr>
          <w:rFonts w:ascii="Times New Roman" w:eastAsia="Times New Roman" w:hAnsi="Times New Roman" w:cs="Times New Roman"/>
          <w:color w:val="00000A"/>
          <w:sz w:val="24"/>
          <w:lang w:val="es-ES_tradnl"/>
        </w:rPr>
        <w:t>o en materia de transparencia,</w:t>
      </w:r>
      <w:del w:id="11" w:author="***" w:date="2016-04-07T17:42:00Z">
        <w:r w:rsidR="00852942" w:rsidRPr="003E6DED">
          <w:rPr>
            <w:rFonts w:ascii="Times New Roman" w:eastAsia="Times New Roman" w:hAnsi="Times New Roman" w:cs="Times New Roman"/>
            <w:color w:val="00000A"/>
            <w:sz w:val="24"/>
            <w:lang w:val="es-ES_tradnl"/>
          </w:rPr>
          <w:delText xml:space="preserve"> </w:delText>
        </w:r>
      </w:del>
      <w:r w:rsidR="00B655E7">
        <w:rPr>
          <w:rFonts w:ascii="Times New Roman" w:eastAsia="Times New Roman" w:hAnsi="Times New Roman" w:cs="Times New Roman"/>
          <w:color w:val="00000A"/>
          <w:sz w:val="24"/>
          <w:lang w:val="es-ES_tradnl"/>
        </w:rPr>
        <w:t xml:space="preserve"> </w:t>
      </w:r>
      <w:r w:rsidR="00852942" w:rsidRPr="003E6DED">
        <w:rPr>
          <w:rFonts w:ascii="Times New Roman" w:eastAsia="Times New Roman" w:hAnsi="Times New Roman" w:cs="Times New Roman"/>
          <w:color w:val="00000A"/>
          <w:sz w:val="24"/>
          <w:lang w:val="es-ES_tradnl"/>
        </w:rPr>
        <w:t xml:space="preserve">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w:t>
      </w:r>
      <w:del w:id="12" w:author="***" w:date="2016-04-07T17:42:00Z">
        <w:r w:rsidR="005F56AD" w:rsidRPr="003E6DED">
          <w:rPr>
            <w:rFonts w:ascii="Times New Roman" w:eastAsia="Times New Roman" w:hAnsi="Times New Roman" w:cs="Times New Roman"/>
            <w:color w:val="00000A"/>
            <w:sz w:val="24"/>
            <w:lang w:val="es-ES_tradnl"/>
          </w:rPr>
          <w:delText>gran</w:delText>
        </w:r>
      </w:del>
      <w:ins w:id="13" w:author="***" w:date="2016-04-07T17:42:00Z">
        <w:r w:rsidR="00B655E7">
          <w:rPr>
            <w:rFonts w:ascii="Times New Roman" w:eastAsia="Times New Roman" w:hAnsi="Times New Roman" w:cs="Times New Roman"/>
            <w:color w:val="00000A"/>
            <w:sz w:val="24"/>
            <w:lang w:val="es-ES_tradnl"/>
          </w:rPr>
          <w:t>enorme</w:t>
        </w:r>
      </w:ins>
      <w:r w:rsidR="005F56AD" w:rsidRPr="003E6DED">
        <w:rPr>
          <w:rFonts w:ascii="Times New Roman" w:eastAsia="Times New Roman" w:hAnsi="Times New Roman" w:cs="Times New Roman"/>
          <w:color w:val="00000A"/>
          <w:sz w:val="24"/>
          <w:lang w:val="es-ES_tradnl"/>
        </w:rPr>
        <w:t xml:space="preserve"> potencial para incrementar los niveles de participación, transparencia, y rendición de cuentas en torno a los procesos de redistritación en el país.</w:t>
      </w:r>
      <w:r w:rsidR="00B655E7">
        <w:rPr>
          <w:rFonts w:ascii="Times New Roman" w:eastAsia="Times New Roman" w:hAnsi="Times New Roman" w:cs="Times New Roman"/>
          <w:color w:val="00000A"/>
          <w:sz w:val="24"/>
          <w:lang w:val="es-ES_tradnl"/>
        </w:rPr>
        <w:t xml:space="preserve"> </w:t>
      </w:r>
      <w:del w:id="14" w:author="***" w:date="2016-04-07T17:42:00Z">
        <w:r w:rsidR="005F56AD" w:rsidRPr="003E6DED">
          <w:rPr>
            <w:rFonts w:ascii="Times New Roman" w:eastAsia="Times New Roman" w:hAnsi="Times New Roman" w:cs="Times New Roman"/>
            <w:color w:val="00000A"/>
            <w:sz w:val="24"/>
            <w:lang w:val="es-ES_tradnl"/>
          </w:rPr>
          <w:delText>Al</w:delText>
        </w:r>
      </w:del>
      <w:ins w:id="15" w:author="***" w:date="2016-04-07T17:42:00Z">
        <w:r w:rsidR="00B655E7">
          <w:rPr>
            <w:rFonts w:ascii="Times New Roman" w:eastAsia="Times New Roman" w:hAnsi="Times New Roman" w:cs="Times New Roman"/>
            <w:color w:val="00000A"/>
            <w:sz w:val="24"/>
            <w:lang w:val="es-ES_tradnl"/>
          </w:rPr>
          <w:t>O</w:t>
        </w:r>
        <w:r w:rsidR="005F56AD" w:rsidRPr="003E6DED">
          <w:rPr>
            <w:rFonts w:ascii="Times New Roman" w:eastAsia="Times New Roman" w:hAnsi="Times New Roman" w:cs="Times New Roman"/>
            <w:color w:val="00000A"/>
            <w:sz w:val="24"/>
            <w:lang w:val="es-ES_tradnl"/>
          </w:rPr>
          <w:t xml:space="preserve">frecemos </w:t>
        </w:r>
        <w:r w:rsidR="00B655E7">
          <w:rPr>
            <w:rFonts w:ascii="Times New Roman" w:eastAsia="Times New Roman" w:hAnsi="Times New Roman" w:cs="Times New Roman"/>
            <w:color w:val="00000A"/>
            <w:sz w:val="24"/>
            <w:lang w:val="es-ES_tradnl"/>
          </w:rPr>
          <w:t>al</w:t>
        </w:r>
      </w:ins>
      <w:r w:rsidR="00B655E7">
        <w:rPr>
          <w:rFonts w:ascii="Times New Roman" w:eastAsia="Times New Roman" w:hAnsi="Times New Roman" w:cs="Times New Roman"/>
          <w:color w:val="00000A"/>
          <w:sz w:val="24"/>
          <w:lang w:val="es-ES_tradnl"/>
        </w:rPr>
        <w:t xml:space="preserve"> final</w:t>
      </w:r>
      <w:del w:id="16" w:author="***" w:date="2016-04-07T17:42:00Z">
        <w:r w:rsidR="005F56AD" w:rsidRPr="003E6DED">
          <w:rPr>
            <w:rFonts w:ascii="Times New Roman" w:eastAsia="Times New Roman" w:hAnsi="Times New Roman" w:cs="Times New Roman"/>
            <w:color w:val="00000A"/>
            <w:sz w:val="24"/>
            <w:lang w:val="es-ES_tradnl"/>
          </w:rPr>
          <w:delText>, ofrecemos</w:delText>
        </w:r>
      </w:del>
      <w:r w:rsidR="00B655E7">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213159A0"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del w:id="17" w:author="***" w:date="2016-04-07T17:42:00Z">
        <w:r w:rsidR="003E6DED" w:rsidRPr="003E6DED">
          <w:rPr>
            <w:rFonts w:ascii="Times New Roman" w:eastAsia="Times New Roman" w:hAnsi="Times New Roman" w:cs="Times New Roman"/>
            <w:color w:val="00000A"/>
            <w:sz w:val="24"/>
            <w:lang w:val="es-ES_tradnl"/>
          </w:rPr>
          <w:delText>Hundley</w:delText>
        </w:r>
      </w:del>
      <w:proofErr w:type="spellStart"/>
      <w:ins w:id="18" w:author="***" w:date="2016-04-07T17:42:00Z">
        <w:r w:rsidR="00B655E7">
          <w:rPr>
            <w:rFonts w:ascii="Times New Roman" w:eastAsia="Times New Roman" w:hAnsi="Times New Roman" w:cs="Times New Roman"/>
            <w:color w:val="00000A"/>
            <w:sz w:val="24"/>
            <w:lang w:val="es-ES_tradnl"/>
          </w:rPr>
          <w:t>Ha</w:t>
        </w:r>
        <w:r w:rsidR="003E6DED" w:rsidRPr="003E6DED">
          <w:rPr>
            <w:rFonts w:ascii="Times New Roman" w:eastAsia="Times New Roman" w:hAnsi="Times New Roman" w:cs="Times New Roman"/>
            <w:color w:val="00000A"/>
            <w:sz w:val="24"/>
            <w:lang w:val="es-ES_tradnl"/>
          </w:rPr>
          <w:t>ndley</w:t>
        </w:r>
      </w:ins>
      <w:proofErr w:type="spellEnd"/>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w:t>
      </w:r>
      <w:r w:rsidRPr="003E6DED">
        <w:rPr>
          <w:rFonts w:ascii="Times New Roman" w:eastAsia="Times New Roman" w:hAnsi="Times New Roman" w:cs="Times New Roman"/>
          <w:color w:val="00000A"/>
          <w:sz w:val="24"/>
          <w:lang w:val="es-ES_tradnl"/>
        </w:rPr>
        <w:lastRenderedPageBreak/>
        <w:t xml:space="preserve">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19"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19"/>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52BD7759"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r w:rsidR="00051D01">
        <w:rPr>
          <w:rStyle w:val="FootnoteReference"/>
          <w:rFonts w:ascii="Times New Roman" w:eastAsia="Times New Roman" w:hAnsi="Times New Roman" w:cs="Times New Roman"/>
          <w:color w:val="00000A"/>
          <w:sz w:val="24"/>
          <w:lang w:val="es-ES_tradnl"/>
        </w:rPr>
        <w:footnoteReference w:id="5"/>
      </w:r>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67F7D3E5"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Con algunas diferencias técnicas, la redistritación de 2013 siguió el mismo proceso que las anteriores (Trelles et al. 2015). Puede resumirse</w:t>
      </w:r>
      <w:r w:rsidRPr="001B1680">
        <w:rPr>
          <w:rFonts w:ascii="Times New Roman" w:eastAsia="Times New Roman" w:hAnsi="Times New Roman" w:cs="Times New Roman"/>
          <w:color w:val="00000A"/>
          <w:sz w:val="24"/>
          <w:szCs w:val="24"/>
          <w:highlight w:val="green"/>
          <w:lang w:val="es-ES_tradnl"/>
        </w:rPr>
        <w:t>,</w:t>
      </w:r>
      <w:r w:rsidRPr="003E6DED">
        <w:rPr>
          <w:rFonts w:ascii="Times New Roman" w:eastAsia="Times New Roman" w:hAnsi="Times New Roman" w:cs="Times New Roman"/>
          <w:color w:val="00000A"/>
          <w:sz w:val="24"/>
          <w:szCs w:val="24"/>
          <w:lang w:val="es-ES_tradnl"/>
        </w:rPr>
        <w:t xml:space="preserve"> </w:t>
      </w:r>
      <w:r w:rsidRPr="00CA28BF">
        <w:rPr>
          <w:rFonts w:ascii="Times New Roman" w:hAnsi="Times New Roman"/>
          <w:color w:val="auto"/>
          <w:sz w:val="24"/>
          <w:lang w:val="es-ES_tradnl"/>
          <w:rPrChange w:id="33" w:author="***" w:date="2016-04-07T17:42:00Z">
            <w:rPr>
              <w:rFonts w:ascii="Times New Roman" w:hAnsi="Times New Roman"/>
              <w:color w:val="FF0000"/>
              <w:sz w:val="24"/>
              <w:highlight w:val="green"/>
              <w:lang w:val="es-ES_tradnl"/>
            </w:rPr>
          </w:rPrChange>
        </w:rPr>
        <w:t xml:space="preserve">como </w:t>
      </w:r>
      <w:r w:rsidR="00A14385" w:rsidRPr="00CA28BF">
        <w:rPr>
          <w:rFonts w:ascii="Times New Roman" w:hAnsi="Times New Roman"/>
          <w:color w:val="auto"/>
          <w:sz w:val="24"/>
          <w:lang w:val="es-ES_tradnl"/>
          <w:rPrChange w:id="34" w:author="***" w:date="2016-04-07T17:42:00Z">
            <w:rPr>
              <w:rFonts w:ascii="Times New Roman" w:hAnsi="Times New Roman"/>
              <w:color w:val="FF0000"/>
              <w:sz w:val="24"/>
              <w:highlight w:val="green"/>
              <w:lang w:val="es-ES_tradnl"/>
            </w:rPr>
          </w:rPrChange>
        </w:rPr>
        <w:t xml:space="preserve">se muestra </w:t>
      </w:r>
      <w:r w:rsidRPr="00CA28BF">
        <w:rPr>
          <w:rFonts w:ascii="Times New Roman" w:hAnsi="Times New Roman"/>
          <w:color w:val="auto"/>
          <w:sz w:val="24"/>
          <w:lang w:val="es-ES_tradnl"/>
          <w:rPrChange w:id="35" w:author="***" w:date="2016-04-07T17:42:00Z">
            <w:rPr>
              <w:rFonts w:ascii="Times New Roman" w:hAnsi="Times New Roman"/>
              <w:color w:val="FF0000"/>
              <w:sz w:val="24"/>
              <w:highlight w:val="green"/>
              <w:lang w:val="es-ES_tradnl"/>
            </w:rPr>
          </w:rPrChange>
        </w:rPr>
        <w:t>en el Diagrama 1</w:t>
      </w:r>
      <w:bookmarkStart w:id="36" w:name="_GoBack"/>
      <w:bookmarkEnd w:id="36"/>
      <w:r w:rsidRPr="00CA28BF">
        <w:rPr>
          <w:rFonts w:ascii="Times New Roman" w:hAnsi="Times New Roman"/>
          <w:color w:val="auto"/>
          <w:sz w:val="24"/>
          <w:lang w:val="es-ES_tradnl"/>
          <w:rPrChange w:id="37"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en cuatro etapas. El proceso inicia con la distribución de 300 distritos entre los estados y el DF según las poblaciones relativas del censo más reciente. Sigue el desarrollo y puesta en marcha, por parte de </w:t>
      </w:r>
      <w:r w:rsidRPr="003E6DED">
        <w:rPr>
          <w:rFonts w:ascii="Times New Roman" w:eastAsia="Times New Roman" w:hAnsi="Times New Roman" w:cs="Times New Roman"/>
          <w:color w:val="00000A"/>
          <w:sz w:val="24"/>
          <w:szCs w:val="24"/>
          <w:lang w:val="es-ES_tradnl"/>
        </w:rPr>
        <w:lastRenderedPageBreak/>
        <w:t xml:space="preserve">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4B3242D3"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w:t>
      </w:r>
      <w:r w:rsidRPr="003E6DED">
        <w:rPr>
          <w:rFonts w:ascii="Times New Roman" w:eastAsia="Times New Roman" w:hAnsi="Times New Roman" w:cs="Times New Roman"/>
          <w:color w:val="00000A"/>
          <w:sz w:val="24"/>
          <w:lang w:val="es-ES_tradnl"/>
        </w:rPr>
        <w:lastRenderedPageBreak/>
        <w:t xml:space="preserve">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w:t>
      </w:r>
      <w:del w:id="38" w:author="***" w:date="2016-04-07T17:42:00Z">
        <w:r w:rsidRPr="003E6DED">
          <w:rPr>
            <w:rFonts w:ascii="Times New Roman" w:eastAsia="Times New Roman" w:hAnsi="Times New Roman" w:cs="Times New Roman"/>
            <w:color w:val="00000A"/>
            <w:sz w:val="24"/>
            <w:szCs w:val="24"/>
            <w:lang w:val="es-ES_tradnl"/>
          </w:rPr>
          <w:delText>por redistritar</w:delText>
        </w:r>
      </w:del>
      <w:ins w:id="39" w:author="***" w:date="2016-04-07T17:42:00Z">
        <w:r w:rsidR="00CA28BF">
          <w:rPr>
            <w:rFonts w:ascii="Times New Roman" w:eastAsia="Times New Roman" w:hAnsi="Times New Roman" w:cs="Times New Roman"/>
            <w:color w:val="00000A"/>
            <w:sz w:val="24"/>
            <w:szCs w:val="24"/>
            <w:lang w:val="es-ES_tradnl"/>
          </w:rPr>
          <w:t xml:space="preserve">ya que se ha </w:t>
        </w:r>
        <w:proofErr w:type="spellStart"/>
        <w:r w:rsidR="00CA28BF">
          <w:rPr>
            <w:rFonts w:ascii="Times New Roman" w:eastAsia="Times New Roman" w:hAnsi="Times New Roman" w:cs="Times New Roman"/>
            <w:color w:val="00000A"/>
            <w:sz w:val="24"/>
            <w:szCs w:val="24"/>
            <w:lang w:val="es-ES_tradnl"/>
          </w:rPr>
          <w:t>redistritado</w:t>
        </w:r>
      </w:ins>
      <w:proofErr w:type="spellEnd"/>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sin tomar en cuenta las diferencias</w:t>
      </w:r>
      <w:del w:id="40" w:author="***" w:date="2016-04-07T17:42:00Z">
        <w:r w:rsidRPr="003E6DED">
          <w:rPr>
            <w:rFonts w:ascii="Times New Roman" w:eastAsia="Times New Roman" w:hAnsi="Times New Roman" w:cs="Times New Roman"/>
            <w:color w:val="00000A"/>
            <w:sz w:val="24"/>
            <w:szCs w:val="24"/>
            <w:lang w:val="es-ES_tradnl"/>
          </w:rPr>
          <w:delText xml:space="preserve"> y hasta</w:delText>
        </w:r>
      </w:del>
      <w:ins w:id="41" w:author="***" w:date="2016-04-07T17:42:00Z">
        <w:r w:rsidR="00CA28BF">
          <w:rPr>
            <w:rFonts w:ascii="Times New Roman" w:eastAsia="Times New Roman" w:hAnsi="Times New Roman" w:cs="Times New Roman"/>
            <w:color w:val="00000A"/>
            <w:sz w:val="24"/>
            <w:szCs w:val="24"/>
            <w:lang w:val="es-ES_tradnl"/>
          </w:rPr>
          <w:t>, cuando no</w:t>
        </w:r>
      </w:ins>
      <w:r w:rsidR="000C03F8">
        <w:rPr>
          <w:rFonts w:ascii="Times New Roman" w:eastAsia="Times New Roman" w:hAnsi="Times New Roman" w:cs="Times New Roman"/>
          <w:color w:val="00000A"/>
          <w:sz w:val="24"/>
          <w:szCs w:val="24"/>
          <w:lang w:val="es-ES_tradnl"/>
        </w:rPr>
        <w:t xml:space="preserve"> los</w:t>
      </w:r>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antagonismos</w:t>
      </w:r>
      <w:ins w:id="42" w:author="***" w:date="2016-04-07T17:42:00Z">
        <w:r w:rsidR="00CA28BF">
          <w:rPr>
            <w:rFonts w:ascii="Times New Roman" w:eastAsia="Times New Roman" w:hAnsi="Times New Roman" w:cs="Times New Roman"/>
            <w:color w:val="00000A"/>
            <w:sz w:val="24"/>
            <w:szCs w:val="24"/>
            <w:lang w:val="es-ES_tradnl"/>
          </w:rPr>
          <w:t>,</w:t>
        </w:r>
      </w:ins>
      <w:r w:rsidRPr="003E6DED">
        <w:rPr>
          <w:rFonts w:ascii="Times New Roman" w:eastAsia="Times New Roman" w:hAnsi="Times New Roman" w:cs="Times New Roman"/>
          <w:color w:val="00000A"/>
          <w:sz w:val="24"/>
          <w:szCs w:val="24"/>
          <w:lang w:val="es-ES_tradnl"/>
        </w:rPr>
        <w:t xml:space="preserve">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08B45858"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lastRenderedPageBreak/>
        <w:t>2002; Jackman 1994; Johnston 2002; Magar et al. 2015; Otero 2003).</w:t>
      </w:r>
      <w:r w:rsidR="00EE6FB6">
        <w:rPr>
          <w:rStyle w:val="FootnoteReference"/>
          <w:rFonts w:ascii="Times New Roman" w:eastAsia="Times New Roman" w:hAnsi="Times New Roman" w:cs="Times New Roman"/>
          <w:color w:val="00000A"/>
          <w:sz w:val="24"/>
          <w:szCs w:val="24"/>
          <w:lang w:val="es-ES_tradnl"/>
        </w:rPr>
        <w:footnoteReference w:id="8"/>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w:t>
      </w:r>
      <w:r w:rsidRPr="003E6DED">
        <w:rPr>
          <w:rFonts w:ascii="Times New Roman" w:hAnsi="Times New Roman" w:cs="Times New Roman"/>
          <w:color w:val="00000A"/>
          <w:sz w:val="24"/>
          <w:szCs w:val="24"/>
          <w:lang w:val="es-ES_tradnl"/>
        </w:rPr>
        <w:lastRenderedPageBreak/>
        <w:t xml:space="preserve">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4B07A2F1" w14:textId="3B4AAD39"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9"/>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 xml:space="preserve">ex post–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w:t>
      </w:r>
      <w:r w:rsidRPr="003E6DED">
        <w:rPr>
          <w:rFonts w:ascii="Times New Roman" w:eastAsia="Tahoma" w:hAnsi="Times New Roman" w:cs="Times New Roman"/>
          <w:color w:val="00000A"/>
          <w:sz w:val="24"/>
          <w:szCs w:val="24"/>
          <w:lang w:val="es-ES_tradnl"/>
        </w:rPr>
        <w:lastRenderedPageBreak/>
        <w:t>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10"/>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w:t>
      </w:r>
      <w:r w:rsidRPr="003E6DED">
        <w:rPr>
          <w:rFonts w:ascii="Times New Roman" w:eastAsia="Times New Roman" w:hAnsi="Times New Roman" w:cs="Times New Roman"/>
          <w:color w:val="00000A"/>
          <w:sz w:val="24"/>
          <w:szCs w:val="24"/>
          <w:lang w:val="es-ES_tradnl"/>
        </w:rPr>
        <w:lastRenderedPageBreak/>
        <w:t>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444876AF"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1"/>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 xml:space="preserve">a </w:t>
      </w:r>
      <w:r w:rsidR="006063C2" w:rsidRPr="003E6DED">
        <w:rPr>
          <w:rFonts w:ascii="Times New Roman" w:eastAsia="Tahoma" w:hAnsi="Times New Roman" w:cs="Times New Roman"/>
          <w:color w:val="00000A"/>
          <w:sz w:val="24"/>
          <w:szCs w:val="24"/>
          <w:lang w:val="es-ES_tradnl"/>
        </w:rPr>
        <w:lastRenderedPageBreak/>
        <w:t>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FootnoteReference"/>
          <w:rFonts w:ascii="Times New Roman" w:eastAsia="Tahoma" w:hAnsi="Times New Roman" w:cs="Times New Roman"/>
          <w:color w:val="00000A"/>
          <w:sz w:val="24"/>
          <w:szCs w:val="24"/>
          <w:lang w:val="es-ES_tradnl"/>
        </w:rPr>
        <w:footnoteReference w:id="12"/>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502DD9A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w:t>
      </w:r>
      <w:r w:rsidRPr="003E6DED">
        <w:rPr>
          <w:rFonts w:ascii="Times New Roman" w:eastAsia="Tahoma" w:hAnsi="Times New Roman" w:cs="Times New Roman"/>
          <w:color w:val="00000A"/>
          <w:sz w:val="24"/>
          <w:szCs w:val="24"/>
          <w:lang w:val="es-ES_tradnl"/>
        </w:rPr>
        <w:lastRenderedPageBreak/>
        <w:t xml:space="preserve">(IFE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siguen 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3"/>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w:t>
      </w:r>
      <w:r w:rsidRPr="003E6DED">
        <w:rPr>
          <w:rFonts w:ascii="Times New Roman" w:eastAsia="Tahoma" w:hAnsi="Times New Roman" w:cs="Times New Roman"/>
          <w:color w:val="00000A"/>
          <w:sz w:val="24"/>
          <w:szCs w:val="24"/>
          <w:lang w:val="es-ES_tradnl"/>
        </w:rPr>
        <w:lastRenderedPageBreak/>
        <w:t>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w:t>
      </w:r>
      <w:r w:rsidR="000F2C09" w:rsidRPr="003E6DED">
        <w:rPr>
          <w:rFonts w:ascii="Times New Roman" w:eastAsia="Times New Roman" w:hAnsi="Times New Roman" w:cs="Times New Roman"/>
          <w:color w:val="00000A"/>
          <w:sz w:val="24"/>
          <w:lang w:val="es-ES_tradnl"/>
        </w:rPr>
        <w:lastRenderedPageBreak/>
        <w:t>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4"/>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5"/>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6"/>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 xml:space="preserve">los mismos </w:t>
      </w:r>
      <w:r w:rsidR="001C360B" w:rsidRPr="003E6DED">
        <w:rPr>
          <w:rFonts w:ascii="Times New Roman" w:eastAsia="Tahoma" w:hAnsi="Times New Roman" w:cs="Times New Roman"/>
          <w:color w:val="auto"/>
          <w:sz w:val="24"/>
          <w:szCs w:val="24"/>
          <w:lang w:val="es-ES_tradnl"/>
        </w:rPr>
        <w:lastRenderedPageBreak/>
        <w:t>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7"/>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w:t>
      </w:r>
      <w:r w:rsidRPr="003E6DED">
        <w:rPr>
          <w:rFonts w:ascii="Times New Roman" w:eastAsia="Tahoma" w:hAnsi="Times New Roman" w:cs="Times New Roman"/>
          <w:color w:val="00000A"/>
          <w:sz w:val="24"/>
          <w:szCs w:val="24"/>
          <w:lang w:val="es-ES_tradnl"/>
        </w:rPr>
        <w:lastRenderedPageBreak/>
        <w:t xml:space="preserve">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Comisiones Locales de Vigilancia y 79 en la Comisión Nacional de Vigilancia del IFE. Las contrapropuestas sirvieron como insumo para conformar un segundo escenario, y los partidos formularon 308 nuevas contrapropuestas, 139 locales y 79 en la nacional. En promedio, los siete </w:t>
      </w:r>
      <w:r w:rsidR="005F56AD" w:rsidRPr="003E6DED">
        <w:rPr>
          <w:rFonts w:ascii="Times New Roman" w:hAnsi="Times New Roman" w:cs="Times New Roman"/>
          <w:color w:val="00000A"/>
          <w:sz w:val="24"/>
          <w:szCs w:val="24"/>
          <w:lang w:val="es-ES_tradnl"/>
        </w:rPr>
        <w:lastRenderedPageBreak/>
        <w:t xml:space="preserve">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lastRenderedPageBreak/>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8"/>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hay muchos aspectos 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9"/>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xml:space="preserve">, por </w:t>
      </w:r>
      <w:r w:rsidR="007E3917" w:rsidRPr="003E6DED">
        <w:rPr>
          <w:rFonts w:ascii="Times New Roman" w:eastAsia="Times New Roman" w:hAnsi="Times New Roman" w:cs="Times New Roman"/>
          <w:color w:val="00000A"/>
          <w:sz w:val="24"/>
          <w:szCs w:val="24"/>
          <w:lang w:val="es-ES_tradnl"/>
        </w:rPr>
        <w:lastRenderedPageBreak/>
        <w:t>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FootnoteReference"/>
          <w:rFonts w:ascii="Times New Roman" w:eastAsia="Times New Roman" w:hAnsi="Times New Roman" w:cs="Times New Roman"/>
          <w:color w:val="00000A"/>
          <w:sz w:val="24"/>
          <w:szCs w:val="24"/>
          <w:lang w:val="es-ES_tradnl"/>
        </w:rPr>
        <w:footnoteReference w:id="20"/>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1"/>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22"/>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3"/>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w:t>
      </w:r>
      <w:r w:rsidRPr="003E6DED">
        <w:rPr>
          <w:rFonts w:ascii="Times New Roman" w:eastAsia="Times New Roman" w:hAnsi="Times New Roman" w:cs="Times New Roman"/>
          <w:color w:val="00000A"/>
          <w:sz w:val="24"/>
          <w:szCs w:val="24"/>
          <w:lang w:val="es-ES_tradnl"/>
        </w:rPr>
        <w:lastRenderedPageBreak/>
        <w:t xml:space="preserve">compartir la información, almacenar las propuestas, y descargar los archivos en formatos de fácil 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46" w:name="h.tyjcwt"/>
      <w:bookmarkEnd w:id="46"/>
      <w:r w:rsidRPr="00076806">
        <w:rPr>
          <w:rFonts w:ascii="Times New Roman" w:hAnsi="Times New Roman" w:cs="Times New Roman"/>
          <w:b/>
          <w:noProof/>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3"/>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B655E7" w:rsidRDefault="00A338CB" w:rsidP="00A338CB">
      <w:pPr>
        <w:widowControl/>
        <w:suppressAutoHyphens w:val="0"/>
        <w:spacing w:line="240" w:lineRule="auto"/>
        <w:jc w:val="left"/>
        <w:rPr>
          <w:rFonts w:ascii="Times" w:hAnsi="Times"/>
          <w:color w:val="auto"/>
          <w:sz w:val="20"/>
          <w:shd w:val="clear" w:color="auto" w:fill="auto"/>
          <w:lang w:val="es-MX"/>
          <w:rPrChange w:id="47" w:author="***" w:date="2016-04-07T17:42:00Z">
            <w:rPr>
              <w:rFonts w:ascii="Times" w:hAnsi="Times"/>
              <w:color w:val="auto"/>
              <w:sz w:val="20"/>
              <w:shd w:val="clear" w:color="auto" w:fill="auto"/>
            </w:rPr>
          </w:rPrChange>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w:t>
      </w:r>
      <w:r w:rsidRPr="003E6DED">
        <w:rPr>
          <w:rFonts w:ascii="Times New Roman" w:hAnsi="Times New Roman" w:cs="Times New Roman"/>
          <w:color w:val="00000A"/>
          <w:sz w:val="24"/>
          <w:szCs w:val="24"/>
          <w:lang w:val="es-ES_tradnl"/>
        </w:rPr>
        <w:lastRenderedPageBreak/>
        <w:t>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r w:rsidRPr="00076806">
        <w:rPr>
          <w:rFonts w:ascii="Times New Roman" w:hAnsi="Times New Roman" w:cs="Times New Roman"/>
          <w:b/>
          <w:noProof/>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4"/>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w:t>
      </w:r>
      <w:r w:rsidRPr="003E6DED">
        <w:rPr>
          <w:rFonts w:ascii="Times New Roman" w:hAnsi="Times New Roman" w:cs="Times New Roman"/>
          <w:color w:val="00000A"/>
          <w:sz w:val="24"/>
          <w:szCs w:val="24"/>
          <w:lang w:val="es-ES_tradnl"/>
        </w:rPr>
        <w:lastRenderedPageBreak/>
        <w:t xml:space="preserve">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w:t>
      </w:r>
      <w:r w:rsidRPr="003E6DED">
        <w:rPr>
          <w:rFonts w:ascii="Times New Roman" w:hAnsi="Times New Roman" w:cs="Times New Roman"/>
          <w:color w:val="00000A"/>
          <w:sz w:val="24"/>
          <w:szCs w:val="24"/>
          <w:lang w:val="es-ES_tradnl"/>
        </w:rPr>
        <w:lastRenderedPageBreak/>
        <w:t xml:space="preserve">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w:t>
      </w:r>
      <w:r w:rsidR="000E1329" w:rsidRPr="003E6DED">
        <w:rPr>
          <w:rFonts w:ascii="Times New Roman" w:eastAsia="Tahoma" w:hAnsi="Times New Roman" w:cs="Times New Roman"/>
          <w:color w:val="auto"/>
          <w:sz w:val="24"/>
          <w:szCs w:val="24"/>
          <w:lang w:val="es-ES_tradnl"/>
        </w:rPr>
        <w:lastRenderedPageBreak/>
        <w:t>altos niveles de politización en el pasado, no se puede afirmar que es un proceso que se 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lastRenderedPageBreak/>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B655E7" w:rsidRDefault="005F56AD">
      <w:pPr>
        <w:pStyle w:val="Heading1"/>
        <w:pageBreakBefore/>
        <w:rPr>
          <w:rFonts w:ascii="Times New Roman" w:hAnsi="Times New Roman"/>
          <w:b/>
          <w:color w:val="00000A"/>
          <w:rPrChange w:id="48" w:author="***" w:date="2016-04-07T17:42:00Z">
            <w:rPr>
              <w:rFonts w:ascii="Times New Roman" w:hAnsi="Times New Roman"/>
              <w:b/>
              <w:color w:val="00000A"/>
              <w:lang w:val="es-ES_tradnl"/>
            </w:rPr>
          </w:rPrChange>
        </w:rPr>
      </w:pPr>
      <w:proofErr w:type="spellStart"/>
      <w:r w:rsidRPr="00B655E7">
        <w:rPr>
          <w:rFonts w:ascii="Times New Roman" w:hAnsi="Times New Roman"/>
          <w:b/>
          <w:color w:val="00000A"/>
          <w:rPrChange w:id="49" w:author="***" w:date="2016-04-07T17:42:00Z">
            <w:rPr>
              <w:rFonts w:ascii="Times New Roman" w:hAnsi="Times New Roman"/>
              <w:b/>
              <w:color w:val="00000A"/>
              <w:lang w:val="es-ES_tradnl"/>
            </w:rPr>
          </w:rPrChange>
        </w:rPr>
        <w:lastRenderedPageBreak/>
        <w:t>Referencias</w:t>
      </w:r>
      <w:proofErr w:type="spellEnd"/>
    </w:p>
    <w:p w14:paraId="1ADD8668" w14:textId="67DC2965" w:rsidR="00196BB3" w:rsidRPr="00B655E7" w:rsidRDefault="005F56AD">
      <w:pPr>
        <w:pStyle w:val="LO-normal"/>
        <w:spacing w:line="240" w:lineRule="auto"/>
        <w:ind w:left="720" w:hanging="720"/>
        <w:contextualSpacing/>
        <w:rPr>
          <w:rFonts w:ascii="Times New Roman" w:hAnsi="Times New Roman"/>
          <w:color w:val="00000A"/>
          <w:sz w:val="24"/>
          <w:rPrChange w:id="50"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51" w:author="***" w:date="2016-04-07T17:42:00Z">
            <w:rPr>
              <w:rFonts w:ascii="Times New Roman" w:hAnsi="Times New Roman"/>
              <w:color w:val="00000A"/>
              <w:sz w:val="24"/>
              <w:lang w:val="es-ES_tradnl"/>
            </w:rPr>
          </w:rPrChange>
        </w:rPr>
        <w:t>Altman Micah y Michael P. McDonald (2010), “The Promise and Peril</w:t>
      </w:r>
      <w:r w:rsidR="00C7186C" w:rsidRPr="00B655E7">
        <w:rPr>
          <w:rFonts w:ascii="Times New Roman" w:hAnsi="Times New Roman"/>
          <w:color w:val="00000A"/>
          <w:sz w:val="24"/>
          <w:rPrChange w:id="52" w:author="***" w:date="2016-04-07T17:42:00Z">
            <w:rPr>
              <w:rFonts w:ascii="Times New Roman" w:hAnsi="Times New Roman"/>
              <w:color w:val="00000A"/>
              <w:sz w:val="24"/>
              <w:lang w:val="es-ES_tradnl"/>
            </w:rPr>
          </w:rPrChange>
        </w:rPr>
        <w:t>s of Computers in Redistricting</w:t>
      </w:r>
      <w:r w:rsidRPr="00B655E7">
        <w:rPr>
          <w:rFonts w:ascii="Times New Roman" w:hAnsi="Times New Roman"/>
          <w:color w:val="00000A"/>
          <w:sz w:val="24"/>
          <w:rPrChange w:id="53"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54"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55"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56" w:author="***" w:date="2016-04-07T17:42:00Z">
            <w:rPr>
              <w:rFonts w:ascii="Times New Roman" w:hAnsi="Times New Roman"/>
              <w:i/>
              <w:color w:val="00000A"/>
              <w:sz w:val="24"/>
              <w:lang w:val="es-ES_tradnl"/>
            </w:rPr>
          </w:rPrChange>
        </w:rPr>
        <w:t>Duke J</w:t>
      </w:r>
      <w:r w:rsidR="00D76D93" w:rsidRPr="00B655E7">
        <w:rPr>
          <w:rFonts w:ascii="Times New Roman" w:hAnsi="Times New Roman"/>
          <w:i/>
          <w:color w:val="00000A"/>
          <w:sz w:val="24"/>
          <w:rPrChange w:id="57" w:author="***" w:date="2016-04-07T17:42:00Z">
            <w:rPr>
              <w:rFonts w:ascii="Times New Roman" w:hAnsi="Times New Roman"/>
              <w:i/>
              <w:color w:val="00000A"/>
              <w:sz w:val="24"/>
              <w:lang w:val="es-ES_tradnl"/>
            </w:rPr>
          </w:rPrChange>
        </w:rPr>
        <w:t>ournal of</w:t>
      </w:r>
      <w:r w:rsidRPr="00B655E7">
        <w:rPr>
          <w:rFonts w:ascii="Times New Roman" w:hAnsi="Times New Roman"/>
          <w:i/>
          <w:color w:val="00000A"/>
          <w:sz w:val="24"/>
          <w:rPrChange w:id="58" w:author="***" w:date="2016-04-07T17:42:00Z">
            <w:rPr>
              <w:rFonts w:ascii="Times New Roman" w:hAnsi="Times New Roman"/>
              <w:i/>
              <w:color w:val="00000A"/>
              <w:sz w:val="24"/>
              <w:lang w:val="es-ES_tradnl"/>
            </w:rPr>
          </w:rPrChange>
        </w:rPr>
        <w:t xml:space="preserve"> Const</w:t>
      </w:r>
      <w:r w:rsidR="00D76D93" w:rsidRPr="00B655E7">
        <w:rPr>
          <w:rFonts w:ascii="Times New Roman" w:hAnsi="Times New Roman"/>
          <w:i/>
          <w:color w:val="00000A"/>
          <w:sz w:val="24"/>
          <w:rPrChange w:id="59" w:author="***" w:date="2016-04-07T17:42:00Z">
            <w:rPr>
              <w:rFonts w:ascii="Times New Roman" w:hAnsi="Times New Roman"/>
              <w:i/>
              <w:color w:val="00000A"/>
              <w:sz w:val="24"/>
              <w:lang w:val="es-ES_tradnl"/>
            </w:rPr>
          </w:rPrChange>
        </w:rPr>
        <w:t>itutional</w:t>
      </w:r>
      <w:r w:rsidRPr="00B655E7">
        <w:rPr>
          <w:rFonts w:ascii="Times New Roman" w:hAnsi="Times New Roman"/>
          <w:i/>
          <w:color w:val="00000A"/>
          <w:sz w:val="24"/>
          <w:rPrChange w:id="60" w:author="***" w:date="2016-04-07T17:42:00Z">
            <w:rPr>
              <w:rFonts w:ascii="Times New Roman" w:hAnsi="Times New Roman"/>
              <w:i/>
              <w:color w:val="00000A"/>
              <w:sz w:val="24"/>
              <w:lang w:val="es-ES_tradnl"/>
            </w:rPr>
          </w:rPrChange>
        </w:rPr>
        <w:t xml:space="preserve"> Law </w:t>
      </w:r>
      <w:r w:rsidR="00D76D93" w:rsidRPr="00B655E7">
        <w:rPr>
          <w:rFonts w:ascii="Times New Roman" w:hAnsi="Times New Roman"/>
          <w:i/>
          <w:color w:val="00000A"/>
          <w:sz w:val="24"/>
          <w:rPrChange w:id="61" w:author="***" w:date="2016-04-07T17:42:00Z">
            <w:rPr>
              <w:rFonts w:ascii="Times New Roman" w:hAnsi="Times New Roman"/>
              <w:i/>
              <w:color w:val="00000A"/>
              <w:sz w:val="24"/>
              <w:lang w:val="es-ES_tradnl"/>
            </w:rPr>
          </w:rPrChange>
        </w:rPr>
        <w:t xml:space="preserve">and </w:t>
      </w:r>
      <w:r w:rsidRPr="00B655E7">
        <w:rPr>
          <w:rFonts w:ascii="Times New Roman" w:hAnsi="Times New Roman"/>
          <w:i/>
          <w:color w:val="00000A"/>
          <w:sz w:val="24"/>
          <w:rPrChange w:id="62" w:author="***" w:date="2016-04-07T17:42:00Z">
            <w:rPr>
              <w:rFonts w:ascii="Times New Roman" w:hAnsi="Times New Roman"/>
              <w:i/>
              <w:color w:val="00000A"/>
              <w:sz w:val="24"/>
              <w:lang w:val="es-ES_tradnl"/>
            </w:rPr>
          </w:rPrChange>
        </w:rPr>
        <w:t>Pub</w:t>
      </w:r>
      <w:r w:rsidR="00D76D93" w:rsidRPr="00B655E7">
        <w:rPr>
          <w:rFonts w:ascii="Times New Roman" w:hAnsi="Times New Roman"/>
          <w:i/>
          <w:color w:val="00000A"/>
          <w:sz w:val="24"/>
          <w:rPrChange w:id="63" w:author="***" w:date="2016-04-07T17:42:00Z">
            <w:rPr>
              <w:rFonts w:ascii="Times New Roman" w:hAnsi="Times New Roman"/>
              <w:i/>
              <w:color w:val="00000A"/>
              <w:sz w:val="24"/>
              <w:lang w:val="es-ES_tradnl"/>
            </w:rPr>
          </w:rPrChange>
        </w:rPr>
        <w:t>lic</w:t>
      </w:r>
      <w:r w:rsidRPr="00B655E7">
        <w:rPr>
          <w:rFonts w:ascii="Times New Roman" w:hAnsi="Times New Roman"/>
          <w:i/>
          <w:color w:val="00000A"/>
          <w:sz w:val="24"/>
          <w:rPrChange w:id="64" w:author="***" w:date="2016-04-07T17:42:00Z">
            <w:rPr>
              <w:rFonts w:ascii="Times New Roman" w:hAnsi="Times New Roman"/>
              <w:i/>
              <w:color w:val="00000A"/>
              <w:sz w:val="24"/>
              <w:lang w:val="es-ES_tradnl"/>
            </w:rPr>
          </w:rPrChange>
        </w:rPr>
        <w:t xml:space="preserve"> Pol</w:t>
      </w:r>
      <w:r w:rsidR="00D76D93" w:rsidRPr="00B655E7">
        <w:rPr>
          <w:rFonts w:ascii="Times New Roman" w:hAnsi="Times New Roman"/>
          <w:i/>
          <w:color w:val="00000A"/>
          <w:sz w:val="24"/>
          <w:rPrChange w:id="65" w:author="***" w:date="2016-04-07T17:42:00Z">
            <w:rPr>
              <w:rFonts w:ascii="Times New Roman" w:hAnsi="Times New Roman"/>
              <w:i/>
              <w:color w:val="00000A"/>
              <w:sz w:val="24"/>
              <w:lang w:val="es-ES_tradnl"/>
            </w:rPr>
          </w:rPrChange>
        </w:rPr>
        <w:t>ic</w:t>
      </w:r>
      <w:r w:rsidRPr="00B655E7">
        <w:rPr>
          <w:rFonts w:ascii="Times New Roman" w:hAnsi="Times New Roman"/>
          <w:i/>
          <w:color w:val="00000A"/>
          <w:sz w:val="24"/>
          <w:rPrChange w:id="66" w:author="***" w:date="2016-04-07T17:42:00Z">
            <w:rPr>
              <w:rFonts w:ascii="Times New Roman" w:hAnsi="Times New Roman"/>
              <w:i/>
              <w:color w:val="00000A"/>
              <w:sz w:val="24"/>
              <w:lang w:val="es-ES_tradnl"/>
            </w:rPr>
          </w:rPrChange>
        </w:rPr>
        <w:t>y</w:t>
      </w:r>
      <w:r w:rsidR="00C7186C" w:rsidRPr="00B655E7">
        <w:rPr>
          <w:rFonts w:ascii="Times New Roman" w:hAnsi="Times New Roman"/>
          <w:color w:val="00000A"/>
          <w:sz w:val="24"/>
          <w:rPrChange w:id="67"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68" w:author="***" w:date="2016-04-07T17:42:00Z">
            <w:rPr>
              <w:rFonts w:ascii="Times New Roman" w:hAnsi="Times New Roman"/>
              <w:color w:val="00000A"/>
              <w:sz w:val="24"/>
              <w:lang w:val="es-ES_tradnl"/>
            </w:rPr>
          </w:rPrChange>
        </w:rPr>
        <w:t xml:space="preserve"> 5:69–159.</w:t>
      </w:r>
      <w:proofErr w:type="gramEnd"/>
      <w:r w:rsidRPr="00B655E7">
        <w:rPr>
          <w:rFonts w:ascii="Times New Roman" w:hAnsi="Times New Roman"/>
          <w:color w:val="00000A"/>
          <w:sz w:val="24"/>
          <w:rPrChange w:id="69"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En: </w:t>
      </w:r>
      <w:hyperlink r:id="rId15">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r w:rsidR="000E5993" w:rsidRPr="00B655E7">
        <w:rPr>
          <w:rFonts w:ascii="Times New Roman" w:hAnsi="Times New Roman"/>
          <w:color w:val="00000A"/>
          <w:sz w:val="24"/>
          <w:rPrChange w:id="70" w:author="***" w:date="2016-04-07T17:42:00Z">
            <w:rPr>
              <w:rFonts w:ascii="Times New Roman" w:hAnsi="Times New Roman"/>
              <w:color w:val="00000A"/>
              <w:sz w:val="24"/>
              <w:lang w:val="es-ES_tradnl"/>
            </w:rPr>
          </w:rPrChange>
        </w:rPr>
        <w:t>[</w:t>
      </w:r>
      <w:proofErr w:type="gramStart"/>
      <w:r w:rsidR="000E5993" w:rsidRPr="00B655E7">
        <w:rPr>
          <w:rFonts w:ascii="Times New Roman" w:hAnsi="Times New Roman"/>
          <w:color w:val="00000A"/>
          <w:sz w:val="24"/>
          <w:rPrChange w:id="71" w:author="***" w:date="2016-04-07T17:42:00Z">
            <w:rPr>
              <w:rFonts w:ascii="Times New Roman" w:hAnsi="Times New Roman"/>
              <w:color w:val="00000A"/>
              <w:sz w:val="24"/>
              <w:lang w:val="es-ES_tradnl"/>
            </w:rPr>
          </w:rPrChange>
        </w:rPr>
        <w:t>10 de</w:t>
      </w:r>
      <w:proofErr w:type="gramEnd"/>
      <w:r w:rsidR="000E5993" w:rsidRPr="00B655E7">
        <w:rPr>
          <w:rFonts w:ascii="Times New Roman" w:hAnsi="Times New Roman"/>
          <w:color w:val="00000A"/>
          <w:sz w:val="24"/>
          <w:rPrChange w:id="72" w:author="***" w:date="2016-04-07T17:42:00Z">
            <w:rPr>
              <w:rFonts w:ascii="Times New Roman" w:hAnsi="Times New Roman"/>
              <w:color w:val="00000A"/>
              <w:sz w:val="24"/>
              <w:lang w:val="es-ES_tradnl"/>
            </w:rPr>
          </w:rPrChange>
        </w:rPr>
        <w:t xml:space="preserve"> </w:t>
      </w:r>
      <w:proofErr w:type="spellStart"/>
      <w:r w:rsidR="000E5993" w:rsidRPr="00B655E7">
        <w:rPr>
          <w:rFonts w:ascii="Times New Roman" w:hAnsi="Times New Roman"/>
          <w:color w:val="00000A"/>
          <w:sz w:val="24"/>
          <w:rPrChange w:id="73" w:author="***" w:date="2016-04-07T17:42:00Z">
            <w:rPr>
              <w:rFonts w:ascii="Times New Roman" w:hAnsi="Times New Roman"/>
              <w:color w:val="00000A"/>
              <w:sz w:val="24"/>
              <w:lang w:val="es-ES_tradnl"/>
            </w:rPr>
          </w:rPrChange>
        </w:rPr>
        <w:t>abril</w:t>
      </w:r>
      <w:proofErr w:type="spellEnd"/>
      <w:r w:rsidR="000E5993" w:rsidRPr="00B655E7">
        <w:rPr>
          <w:rFonts w:ascii="Times New Roman" w:hAnsi="Times New Roman"/>
          <w:color w:val="00000A"/>
          <w:sz w:val="24"/>
          <w:rPrChange w:id="74" w:author="***" w:date="2016-04-07T17:42:00Z">
            <w:rPr>
              <w:rFonts w:ascii="Times New Roman" w:hAnsi="Times New Roman"/>
              <w:color w:val="00000A"/>
              <w:sz w:val="24"/>
              <w:lang w:val="es-ES_tradnl"/>
            </w:rPr>
          </w:rPrChange>
        </w:rPr>
        <w:t xml:space="preserve"> de 2015].</w:t>
      </w:r>
    </w:p>
    <w:p w14:paraId="3F7A05B8" w14:textId="7E4FB1F6" w:rsidR="00196BB3" w:rsidRPr="00B655E7" w:rsidRDefault="00C7186C">
      <w:pPr>
        <w:spacing w:line="240" w:lineRule="auto"/>
        <w:contextualSpacing/>
        <w:rPr>
          <w:rFonts w:ascii="Times New Roman" w:hAnsi="Times New Roman"/>
          <w:color w:val="00000A"/>
          <w:sz w:val="24"/>
          <w:rPrChange w:id="75"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76" w:author="***" w:date="2016-04-07T17:42:00Z">
            <w:rPr>
              <w:rFonts w:ascii="Times New Roman" w:hAnsi="Times New Roman"/>
              <w:color w:val="00000A"/>
              <w:sz w:val="24"/>
              <w:lang w:val="es-ES_tradnl"/>
            </w:rPr>
          </w:rPrChange>
        </w:rPr>
        <w:t>________ (2011),</w:t>
      </w:r>
      <w:r w:rsidR="005F56AD" w:rsidRPr="00B655E7">
        <w:rPr>
          <w:rFonts w:ascii="Times New Roman" w:hAnsi="Times New Roman"/>
          <w:color w:val="00000A"/>
          <w:sz w:val="24"/>
          <w:rPrChange w:id="77" w:author="***" w:date="2016-04-07T17:42:00Z">
            <w:rPr>
              <w:rFonts w:ascii="Times New Roman" w:hAnsi="Times New Roman"/>
              <w:color w:val="00000A"/>
              <w:sz w:val="24"/>
              <w:lang w:val="es-ES_tradnl"/>
            </w:rPr>
          </w:rPrChange>
        </w:rPr>
        <w:t xml:space="preserve"> “Technology for Public</w:t>
      </w:r>
      <w:r w:rsidRPr="00B655E7">
        <w:rPr>
          <w:rFonts w:ascii="Times New Roman" w:hAnsi="Times New Roman"/>
          <w:color w:val="00000A"/>
          <w:sz w:val="24"/>
          <w:rPrChange w:id="78" w:author="***" w:date="2016-04-07T17:42:00Z">
            <w:rPr>
              <w:rFonts w:ascii="Times New Roman" w:hAnsi="Times New Roman"/>
              <w:color w:val="00000A"/>
              <w:sz w:val="24"/>
              <w:lang w:val="es-ES_tradnl"/>
            </w:rPr>
          </w:rPrChange>
        </w:rPr>
        <w:t xml:space="preserve"> Participation in Redistricting</w:t>
      </w:r>
      <w:r w:rsidR="005F56AD" w:rsidRPr="00B655E7">
        <w:rPr>
          <w:rFonts w:ascii="Times New Roman" w:hAnsi="Times New Roman"/>
          <w:color w:val="00000A"/>
          <w:sz w:val="24"/>
          <w:rPrChange w:id="79"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80"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81" w:author="***" w:date="2016-04-07T17:42:00Z">
            <w:rPr>
              <w:rFonts w:ascii="Times New Roman" w:hAnsi="Times New Roman"/>
              <w:color w:val="00000A"/>
              <w:sz w:val="24"/>
              <w:lang w:val="es-ES_tradnl"/>
            </w:rPr>
          </w:rPrChange>
        </w:rPr>
        <w:t xml:space="preserve"> In Moncrief, Gary F. </w:t>
      </w:r>
      <w:r w:rsidR="005F56AD" w:rsidRPr="00B655E7">
        <w:rPr>
          <w:rFonts w:ascii="Times New Roman" w:hAnsi="Times New Roman"/>
          <w:i/>
          <w:color w:val="00000A"/>
          <w:sz w:val="24"/>
          <w:rPrChange w:id="82" w:author="***" w:date="2016-04-07T17:42:00Z">
            <w:rPr>
              <w:rFonts w:ascii="Times New Roman" w:hAnsi="Times New Roman"/>
              <w:i/>
              <w:color w:val="00000A"/>
              <w:sz w:val="24"/>
              <w:lang w:val="es-ES_tradnl"/>
            </w:rPr>
          </w:rPrChange>
        </w:rPr>
        <w:t>Reapportionment and Redistricting in the West</w:t>
      </w:r>
      <w:r w:rsidRPr="00B655E7">
        <w:rPr>
          <w:rFonts w:ascii="Times New Roman" w:hAnsi="Times New Roman"/>
          <w:color w:val="00000A"/>
          <w:sz w:val="24"/>
          <w:rPrChange w:id="83"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84" w:author="***" w:date="2016-04-07T17:42:00Z">
            <w:rPr>
              <w:rFonts w:ascii="Times New Roman" w:hAnsi="Times New Roman"/>
              <w:color w:val="00000A"/>
              <w:sz w:val="24"/>
              <w:lang w:val="es-ES_tradnl"/>
            </w:rPr>
          </w:rPrChange>
        </w:rPr>
        <w:t xml:space="preserve"> New York: Lexington Books Press.</w:t>
      </w:r>
    </w:p>
    <w:p w14:paraId="473A37B0" w14:textId="1401F639" w:rsidR="00196BB3" w:rsidRPr="00B655E7" w:rsidRDefault="005F56AD">
      <w:pPr>
        <w:pStyle w:val="LO-normal"/>
        <w:spacing w:line="240" w:lineRule="auto"/>
        <w:ind w:left="720" w:hanging="720"/>
        <w:contextualSpacing/>
        <w:rPr>
          <w:rFonts w:ascii="Times New Roman" w:hAnsi="Times New Roman"/>
          <w:color w:val="00000A"/>
          <w:sz w:val="24"/>
          <w:rPrChange w:id="85"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86" w:author="***" w:date="2016-04-07T17:42:00Z">
            <w:rPr>
              <w:rFonts w:ascii="Times New Roman" w:hAnsi="Times New Roman"/>
              <w:color w:val="00000A"/>
              <w:sz w:val="24"/>
              <w:lang w:val="es-ES_tradnl"/>
            </w:rPr>
          </w:rPrChange>
        </w:rPr>
        <w:t>________ (2012), “Redistricting Principl</w:t>
      </w:r>
      <w:r w:rsidR="00C7186C" w:rsidRPr="00B655E7">
        <w:rPr>
          <w:rFonts w:ascii="Times New Roman" w:hAnsi="Times New Roman"/>
          <w:color w:val="00000A"/>
          <w:sz w:val="24"/>
          <w:rPrChange w:id="87" w:author="***" w:date="2016-04-07T17:42:00Z">
            <w:rPr>
              <w:rFonts w:ascii="Times New Roman" w:hAnsi="Times New Roman"/>
              <w:color w:val="00000A"/>
              <w:sz w:val="24"/>
              <w:lang w:val="es-ES_tradnl"/>
            </w:rPr>
          </w:rPrChange>
        </w:rPr>
        <w:t>es for the Twenty-First Century</w:t>
      </w:r>
      <w:r w:rsidRPr="00B655E7">
        <w:rPr>
          <w:rFonts w:ascii="Times New Roman" w:hAnsi="Times New Roman"/>
          <w:color w:val="00000A"/>
          <w:sz w:val="24"/>
          <w:rPrChange w:id="88"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89"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90"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91" w:author="***" w:date="2016-04-07T17:42:00Z">
            <w:rPr>
              <w:rFonts w:ascii="Times New Roman" w:hAnsi="Times New Roman"/>
              <w:i/>
              <w:color w:val="00000A"/>
              <w:sz w:val="24"/>
              <w:lang w:val="es-ES_tradnl"/>
            </w:rPr>
          </w:rPrChange>
        </w:rPr>
        <w:t>Case Western Reserve Law Review</w:t>
      </w:r>
      <w:r w:rsidR="00504C4D" w:rsidRPr="00B655E7">
        <w:rPr>
          <w:rFonts w:ascii="Times New Roman" w:hAnsi="Times New Roman"/>
          <w:i/>
          <w:color w:val="00000A"/>
          <w:sz w:val="24"/>
          <w:rPrChange w:id="92" w:author="***" w:date="2016-04-07T17:42:00Z">
            <w:rPr>
              <w:rFonts w:ascii="Times New Roman" w:hAnsi="Times New Roman"/>
              <w:i/>
              <w:color w:val="00000A"/>
              <w:sz w:val="24"/>
              <w:lang w:val="es-ES_tradnl"/>
            </w:rPr>
          </w:rPrChange>
        </w:rPr>
        <w:t>,</w:t>
      </w:r>
      <w:r w:rsidRPr="00B655E7">
        <w:rPr>
          <w:rFonts w:ascii="Times New Roman" w:hAnsi="Times New Roman"/>
          <w:color w:val="00000A"/>
          <w:sz w:val="24"/>
          <w:rPrChange w:id="93" w:author="***" w:date="2016-04-07T17:42:00Z">
            <w:rPr>
              <w:rFonts w:ascii="Times New Roman" w:hAnsi="Times New Roman"/>
              <w:color w:val="00000A"/>
              <w:sz w:val="24"/>
              <w:lang w:val="es-ES_tradnl"/>
            </w:rPr>
          </w:rPrChange>
        </w:rPr>
        <w:t xml:space="preserve"> 62, no. 4: 1179-1204.</w:t>
      </w:r>
    </w:p>
    <w:p w14:paraId="1F773E98" w14:textId="2E3B805A" w:rsidR="00196BB3" w:rsidRPr="00B655E7" w:rsidRDefault="006A731E">
      <w:pPr>
        <w:pStyle w:val="LO-normal"/>
        <w:spacing w:line="240" w:lineRule="auto"/>
        <w:ind w:left="720" w:hanging="720"/>
        <w:contextualSpacing/>
        <w:rPr>
          <w:rFonts w:ascii="Times New Roman" w:hAnsi="Times New Roman"/>
          <w:color w:val="00000A"/>
          <w:sz w:val="24"/>
          <w:rPrChange w:id="94"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95" w:author="***" w:date="2016-04-07T17:42:00Z">
            <w:rPr>
              <w:rFonts w:ascii="Times New Roman" w:hAnsi="Times New Roman"/>
              <w:color w:val="00000A"/>
              <w:sz w:val="24"/>
              <w:lang w:val="es-ES_tradnl"/>
            </w:rPr>
          </w:rPrChange>
        </w:rPr>
        <w:t>________ (2014),</w:t>
      </w:r>
      <w:r w:rsidR="005F56AD" w:rsidRPr="00B655E7">
        <w:rPr>
          <w:rFonts w:ascii="Times New Roman" w:hAnsi="Times New Roman"/>
          <w:color w:val="00000A"/>
          <w:sz w:val="24"/>
          <w:rPrChange w:id="96" w:author="***" w:date="2016-04-07T17:42:00Z">
            <w:rPr>
              <w:rFonts w:ascii="Times New Roman" w:hAnsi="Times New Roman"/>
              <w:color w:val="00000A"/>
              <w:sz w:val="24"/>
              <w:lang w:val="es-ES_tradnl"/>
            </w:rPr>
          </w:rPrChange>
        </w:rPr>
        <w:t> “How Independent Commissions Could Use the Internet and Open Software to Maximize Transparency and Pub</w:t>
      </w:r>
      <w:r w:rsidR="00504C4D" w:rsidRPr="00B655E7">
        <w:rPr>
          <w:rFonts w:ascii="Times New Roman" w:hAnsi="Times New Roman"/>
          <w:color w:val="00000A"/>
          <w:sz w:val="24"/>
          <w:rPrChange w:id="97" w:author="***" w:date="2016-04-07T17:42:00Z">
            <w:rPr>
              <w:rFonts w:ascii="Times New Roman" w:hAnsi="Times New Roman"/>
              <w:color w:val="00000A"/>
              <w:sz w:val="24"/>
              <w:lang w:val="es-ES_tradnl"/>
            </w:rPr>
          </w:rPrChange>
        </w:rPr>
        <w:t>lic Engagement in Redistricting</w:t>
      </w:r>
      <w:r w:rsidR="005F56AD" w:rsidRPr="00B655E7">
        <w:rPr>
          <w:rFonts w:ascii="Times New Roman" w:hAnsi="Times New Roman"/>
          <w:color w:val="00000A"/>
          <w:sz w:val="24"/>
          <w:rPrChange w:id="98" w:author="***" w:date="2016-04-07T17:42:00Z">
            <w:rPr>
              <w:rFonts w:ascii="Times New Roman" w:hAnsi="Times New Roman"/>
              <w:color w:val="00000A"/>
              <w:sz w:val="24"/>
              <w:lang w:val="es-ES_tradnl"/>
            </w:rPr>
          </w:rPrChange>
        </w:rPr>
        <w:t>”</w:t>
      </w:r>
      <w:r w:rsidR="00504C4D" w:rsidRPr="00B655E7">
        <w:rPr>
          <w:rFonts w:ascii="Times New Roman" w:hAnsi="Times New Roman"/>
          <w:color w:val="00000A"/>
          <w:sz w:val="24"/>
          <w:rPrChange w:id="99"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00" w:author="***" w:date="2016-04-07T17:42:00Z">
            <w:rPr>
              <w:rFonts w:ascii="Times New Roman" w:hAnsi="Times New Roman"/>
              <w:color w:val="00000A"/>
              <w:sz w:val="24"/>
              <w:lang w:val="es-ES_tradnl"/>
            </w:rPr>
          </w:rPrChange>
        </w:rPr>
        <w:t xml:space="preserve"> </w:t>
      </w:r>
      <w:r w:rsidR="005F56AD" w:rsidRPr="00B655E7">
        <w:rPr>
          <w:rFonts w:ascii="Times New Roman" w:hAnsi="Times New Roman"/>
          <w:i/>
          <w:color w:val="00000A"/>
          <w:sz w:val="24"/>
          <w:rPrChange w:id="101" w:author="***" w:date="2016-04-07T17:42:00Z">
            <w:rPr>
              <w:rFonts w:ascii="Times New Roman" w:hAnsi="Times New Roman"/>
              <w:i/>
              <w:color w:val="00000A"/>
              <w:sz w:val="24"/>
              <w:lang w:val="es-ES_tradnl"/>
            </w:rPr>
          </w:rPrChange>
        </w:rPr>
        <w:t>Scholars Strategy Network.</w:t>
      </w:r>
      <w:r w:rsidR="005F56AD" w:rsidRPr="00B655E7">
        <w:rPr>
          <w:rFonts w:ascii="Times New Roman" w:hAnsi="Times New Roman"/>
          <w:color w:val="00000A"/>
          <w:sz w:val="24"/>
          <w:rPrChange w:id="102" w:author="***" w:date="2016-04-07T17:42:00Z">
            <w:rPr>
              <w:rFonts w:ascii="Times New Roman" w:hAnsi="Times New Roman"/>
              <w:color w:val="00000A"/>
              <w:sz w:val="24"/>
              <w:lang w:val="es-ES_tradnl"/>
            </w:rPr>
          </w:rPrChange>
        </w:rPr>
        <w:t xml:space="preserve"> En:</w:t>
      </w:r>
    </w:p>
    <w:p w14:paraId="3CA91706" w14:textId="77777777" w:rsidR="00196BB3" w:rsidRPr="00B655E7" w:rsidRDefault="00076806">
      <w:pPr>
        <w:pStyle w:val="LO-normal"/>
        <w:spacing w:line="240" w:lineRule="auto"/>
        <w:ind w:left="720"/>
        <w:contextualSpacing/>
        <w:rPr>
          <w:rFonts w:ascii="Times New Roman" w:hAnsi="Times New Roman"/>
          <w:color w:val="00000A"/>
          <w:sz w:val="24"/>
          <w:rPrChange w:id="103" w:author="***" w:date="2016-04-07T17:42:00Z">
            <w:rPr>
              <w:rFonts w:ascii="Times New Roman" w:hAnsi="Times New Roman"/>
              <w:color w:val="00000A"/>
              <w:sz w:val="24"/>
              <w:lang w:val="es-ES_tradnl"/>
            </w:rPr>
          </w:rPrChange>
        </w:rPr>
      </w:pPr>
      <w:r>
        <w:fldChar w:fldCharType="begin"/>
      </w:r>
      <w:r>
        <w:instrText xml:space="preserve"> HYPERLINK "http://openscholar.mit.edu/sites/default/files/dept/files/ssn_key_findings_altman_and_mcdonald_on_redistricting_reform_at_internet_scale.pdf" \h </w:instrText>
      </w:r>
      <w:r>
        <w:fldChar w:fldCharType="separate"/>
      </w:r>
      <w:proofErr w:type="gramStart"/>
      <w:r w:rsidR="005F56AD" w:rsidRPr="00B655E7">
        <w:rPr>
          <w:rStyle w:val="InternetLink"/>
          <w:rFonts w:ascii="Times New Roman" w:hAnsi="Times New Roman"/>
          <w:color w:val="00000A"/>
          <w:sz w:val="24"/>
          <w:lang w:val="en-US"/>
          <w:rPrChange w:id="104" w:author="***" w:date="2016-04-07T17:42:00Z">
            <w:rPr>
              <w:rStyle w:val="InternetLink"/>
              <w:rFonts w:ascii="Times New Roman" w:hAnsi="Times New Roman"/>
              <w:color w:val="00000A"/>
              <w:sz w:val="24"/>
              <w:lang w:val="es-ES_tradnl"/>
            </w:rPr>
          </w:rPrChange>
        </w:rPr>
        <w:t>ssn</w:t>
      </w:r>
      <w:proofErr w:type="gramEnd"/>
      <w:r w:rsidR="005F56AD" w:rsidRPr="00B655E7">
        <w:rPr>
          <w:rStyle w:val="InternetLink"/>
          <w:rFonts w:ascii="Times New Roman" w:hAnsi="Times New Roman"/>
          <w:color w:val="00000A"/>
          <w:sz w:val="24"/>
          <w:lang w:val="en-US"/>
          <w:rPrChange w:id="105" w:author="***" w:date="2016-04-07T17:42:00Z">
            <w:rPr>
              <w:rStyle w:val="InternetLink"/>
              <w:rFonts w:ascii="Times New Roman" w:hAnsi="Times New Roman"/>
              <w:color w:val="00000A"/>
              <w:sz w:val="24"/>
              <w:lang w:val="es-ES_tradnl"/>
            </w:rPr>
          </w:rPrChange>
        </w:rPr>
        <w:t>_key_findings_altman_and_mcdonald_on_redistricting_reform_at_internet_scale.pdf</w:t>
      </w:r>
      <w:r>
        <w:rPr>
          <w:rStyle w:val="InternetLink"/>
          <w:rFonts w:ascii="Times New Roman" w:hAnsi="Times New Roman"/>
          <w:color w:val="00000A"/>
          <w:sz w:val="24"/>
          <w:lang w:val="en-US"/>
          <w:rPrChange w:id="106"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107" w:author="***" w:date="2016-04-07T17:42:00Z">
            <w:rPr>
              <w:rFonts w:ascii="Times New Roman" w:hAnsi="Times New Roman"/>
              <w:color w:val="00000A"/>
              <w:sz w:val="24"/>
              <w:lang w:val="es-ES_tradnl"/>
            </w:rPr>
          </w:rPrChange>
        </w:rPr>
        <w:t xml:space="preserve"> [10 de </w:t>
      </w:r>
      <w:proofErr w:type="spellStart"/>
      <w:r w:rsidR="005F56AD" w:rsidRPr="00B655E7">
        <w:rPr>
          <w:rFonts w:ascii="Times New Roman" w:hAnsi="Times New Roman"/>
          <w:color w:val="00000A"/>
          <w:sz w:val="24"/>
          <w:rPrChange w:id="108" w:author="***" w:date="2016-04-07T17:42:00Z">
            <w:rPr>
              <w:rFonts w:ascii="Times New Roman" w:hAnsi="Times New Roman"/>
              <w:color w:val="00000A"/>
              <w:sz w:val="24"/>
              <w:lang w:val="es-ES_tradnl"/>
            </w:rPr>
          </w:rPrChange>
        </w:rPr>
        <w:t>marzo</w:t>
      </w:r>
      <w:proofErr w:type="spellEnd"/>
      <w:r w:rsidR="005F56AD" w:rsidRPr="00B655E7">
        <w:rPr>
          <w:rFonts w:ascii="Times New Roman" w:hAnsi="Times New Roman"/>
          <w:color w:val="00000A"/>
          <w:sz w:val="24"/>
          <w:rPrChange w:id="109" w:author="***" w:date="2016-04-07T17:42:00Z">
            <w:rPr>
              <w:rFonts w:ascii="Times New Roman" w:hAnsi="Times New Roman"/>
              <w:color w:val="00000A"/>
              <w:sz w:val="24"/>
              <w:lang w:val="es-ES_tradnl"/>
            </w:rPr>
          </w:rPrChange>
        </w:rPr>
        <w:t xml:space="preserve"> de 2015].</w:t>
      </w:r>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highlight w:val="green"/>
          <w:rPrChange w:id="110" w:author="***" w:date="2016-04-07T17:42:00Z">
            <w:rPr>
              <w:rFonts w:ascii="Times New Roman" w:hAnsi="Times New Roman"/>
              <w:color w:val="00000A"/>
              <w:sz w:val="24"/>
              <w:highlight w:val="green"/>
              <w:lang w:val="es-ES_tradnl"/>
            </w:rPr>
          </w:rPrChange>
        </w:rPr>
        <w:t xml:space="preserve">________ </w:t>
      </w:r>
      <w:r w:rsidR="006A731E" w:rsidRPr="00B655E7">
        <w:rPr>
          <w:rFonts w:ascii="Times New Roman" w:hAnsi="Times New Roman"/>
          <w:color w:val="00000A"/>
          <w:sz w:val="24"/>
          <w:highlight w:val="green"/>
          <w:rPrChange w:id="111" w:author="***" w:date="2016-04-07T17:42:00Z">
            <w:rPr>
              <w:rFonts w:ascii="Times New Roman" w:hAnsi="Times New Roman"/>
              <w:color w:val="00000A"/>
              <w:sz w:val="24"/>
              <w:highlight w:val="green"/>
              <w:lang w:val="es-ES_tradnl"/>
            </w:rPr>
          </w:rPrChange>
        </w:rPr>
        <w:t>(2014</w:t>
      </w:r>
      <w:r w:rsidRPr="00B655E7">
        <w:rPr>
          <w:rFonts w:ascii="Times New Roman" w:hAnsi="Times New Roman"/>
          <w:color w:val="00000A"/>
          <w:sz w:val="24"/>
          <w:highlight w:val="green"/>
          <w:rPrChange w:id="112" w:author="***" w:date="2016-04-07T17:42:00Z">
            <w:rPr>
              <w:rFonts w:ascii="Times New Roman" w:hAnsi="Times New Roman"/>
              <w:color w:val="00000A"/>
              <w:sz w:val="24"/>
              <w:highlight w:val="green"/>
              <w:lang w:val="es-ES_tradnl"/>
            </w:rPr>
          </w:rPrChange>
        </w:rPr>
        <w:t>a</w:t>
      </w:r>
      <w:r w:rsidR="006A731E" w:rsidRPr="00B655E7">
        <w:rPr>
          <w:rFonts w:ascii="Times New Roman" w:hAnsi="Times New Roman"/>
          <w:color w:val="00000A"/>
          <w:sz w:val="24"/>
          <w:rPrChange w:id="113"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14" w:author="***" w:date="2016-04-07T17:42:00Z">
            <w:rPr>
              <w:rFonts w:ascii="Times New Roman" w:hAnsi="Times New Roman"/>
              <w:color w:val="00000A"/>
              <w:sz w:val="24"/>
              <w:lang w:val="es-ES_tradnl"/>
            </w:rPr>
          </w:rPrChange>
        </w:rPr>
        <w:t xml:space="preserve"> “Public Participation GIS: The Case of Redistricting,” Proceedings of the 47th </w:t>
      </w:r>
      <w:r w:rsidR="005F56AD" w:rsidRPr="00B655E7">
        <w:rPr>
          <w:rFonts w:ascii="Times New Roman" w:hAnsi="Times New Roman"/>
          <w:i/>
          <w:color w:val="00000A"/>
          <w:sz w:val="24"/>
          <w:rPrChange w:id="115" w:author="***" w:date="2016-04-07T17:42:00Z">
            <w:rPr>
              <w:rFonts w:ascii="Times New Roman" w:hAnsi="Times New Roman"/>
              <w:i/>
              <w:color w:val="00000A"/>
              <w:sz w:val="24"/>
              <w:lang w:val="es-ES_tradnl"/>
            </w:rPr>
          </w:rPrChange>
        </w:rPr>
        <w:t>Annual Hawaii International Conference on Systems Sciences</w:t>
      </w:r>
      <w:r w:rsidR="005F56AD" w:rsidRPr="00B655E7">
        <w:rPr>
          <w:rFonts w:ascii="Times New Roman" w:hAnsi="Times New Roman"/>
          <w:color w:val="00000A"/>
          <w:sz w:val="24"/>
          <w:rPrChange w:id="116"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 xml:space="preserve">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w:t>
      </w:r>
      <w:r w:rsidR="006A731E" w:rsidRPr="00B655E7">
        <w:rPr>
          <w:rFonts w:ascii="Times New Roman" w:hAnsi="Times New Roman"/>
          <w:color w:val="00000A"/>
          <w:sz w:val="24"/>
          <w:rPrChange w:id="117" w:author="***" w:date="2016-04-07T17:42:00Z">
            <w:rPr>
              <w:rFonts w:ascii="Times New Roman" w:hAnsi="Times New Roman"/>
              <w:color w:val="00000A"/>
              <w:sz w:val="24"/>
              <w:lang w:val="es-ES_tradnl"/>
            </w:rPr>
          </w:rPrChange>
        </w:rPr>
        <w:t>J. Ornstein (2010),</w:t>
      </w:r>
      <w:r w:rsidRPr="00B655E7">
        <w:rPr>
          <w:rFonts w:ascii="Times New Roman" w:hAnsi="Times New Roman"/>
          <w:color w:val="00000A"/>
          <w:sz w:val="24"/>
          <w:rPrChange w:id="118" w:author="***" w:date="2016-04-07T17:42:00Z">
            <w:rPr>
              <w:rFonts w:ascii="Times New Roman" w:hAnsi="Times New Roman"/>
              <w:color w:val="00000A"/>
              <w:sz w:val="24"/>
              <w:lang w:val="es-ES_tradnl"/>
            </w:rPr>
          </w:rPrChange>
        </w:rPr>
        <w:t xml:space="preserve"> “Principles for Transparency and Public</w:t>
      </w:r>
      <w:r w:rsidR="004F4E57" w:rsidRPr="00B655E7">
        <w:rPr>
          <w:rFonts w:ascii="Times New Roman" w:hAnsi="Times New Roman"/>
          <w:color w:val="00000A"/>
          <w:sz w:val="24"/>
          <w:rPrChange w:id="119" w:author="***" w:date="2016-04-07T17:42:00Z">
            <w:rPr>
              <w:rFonts w:ascii="Times New Roman" w:hAnsi="Times New Roman"/>
              <w:color w:val="00000A"/>
              <w:sz w:val="24"/>
              <w:lang w:val="es-ES_tradnl"/>
            </w:rPr>
          </w:rPrChange>
        </w:rPr>
        <w:t xml:space="preserve"> Participation in Redistricting</w:t>
      </w:r>
      <w:r w:rsidRPr="00B655E7">
        <w:rPr>
          <w:rFonts w:ascii="Times New Roman" w:hAnsi="Times New Roman"/>
          <w:color w:val="00000A"/>
          <w:sz w:val="24"/>
          <w:rPrChange w:id="120" w:author="***" w:date="2016-04-07T17:42:00Z">
            <w:rPr>
              <w:rFonts w:ascii="Times New Roman" w:hAnsi="Times New Roman"/>
              <w:color w:val="00000A"/>
              <w:sz w:val="24"/>
              <w:lang w:val="es-ES_tradnl"/>
            </w:rPr>
          </w:rPrChange>
        </w:rPr>
        <w:t>”</w:t>
      </w:r>
      <w:r w:rsidR="004F4E57" w:rsidRPr="00B655E7">
        <w:rPr>
          <w:rFonts w:ascii="Times New Roman" w:hAnsi="Times New Roman"/>
          <w:color w:val="00000A"/>
          <w:sz w:val="24"/>
          <w:rPrChange w:id="12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22"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23" w:author="***" w:date="2016-04-07T17:42:00Z">
            <w:rPr>
              <w:rFonts w:ascii="Times New Roman" w:hAnsi="Times New Roman"/>
              <w:i/>
              <w:color w:val="00000A"/>
              <w:sz w:val="24"/>
              <w:lang w:val="es-ES_tradnl"/>
            </w:rPr>
          </w:rPrChange>
        </w:rPr>
        <w:t>Brookings Institution</w:t>
      </w:r>
      <w:r w:rsidRPr="00B655E7">
        <w:rPr>
          <w:rFonts w:ascii="Times New Roman" w:hAnsi="Times New Roman"/>
          <w:color w:val="00000A"/>
          <w:sz w:val="24"/>
          <w:rPrChange w:id="124"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125" w:name="bookmark5"/>
      <w:bookmarkStart w:id="126" w:name="bookmark4"/>
      <w:bookmarkStart w:id="127" w:name="bookmark3"/>
      <w:bookmarkStart w:id="128" w:name="bookmark2"/>
      <w:bookmarkStart w:id="129" w:name="bookmark1"/>
      <w:bookmarkStart w:id="130" w:name="bookmark0"/>
      <w:bookmarkStart w:id="131" w:name="bookmark6"/>
      <w:bookmarkStart w:id="132" w:name="bookmark7"/>
      <w:bookmarkStart w:id="133" w:name="bookmark8"/>
      <w:bookmarkStart w:id="134" w:name="bookmark9"/>
      <w:bookmarkStart w:id="135" w:name="bookmark10"/>
      <w:bookmarkStart w:id="136" w:name="bookmark11"/>
      <w:bookmarkStart w:id="137" w:name="bookmark12"/>
      <w:bookmarkStart w:id="138" w:name="bookmark13"/>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B655E7" w:rsidRDefault="005F56AD">
      <w:pPr>
        <w:pStyle w:val="LO-normal"/>
        <w:spacing w:line="240" w:lineRule="auto"/>
        <w:ind w:left="720" w:hanging="720"/>
        <w:contextualSpacing/>
        <w:rPr>
          <w:rFonts w:ascii="Times New Roman" w:hAnsi="Times New Roman"/>
          <w:color w:val="00000A"/>
          <w:sz w:val="24"/>
          <w:rPrChange w:id="139"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40" w:author="***" w:date="2016-04-07T17:42:00Z">
            <w:rPr>
              <w:rFonts w:ascii="Times New Roman" w:hAnsi="Times New Roman"/>
              <w:color w:val="00000A"/>
              <w:sz w:val="24"/>
              <w:lang w:val="es-ES_tradnl"/>
            </w:rPr>
          </w:rPrChange>
        </w:rPr>
        <w:t>Cox, G</w:t>
      </w:r>
      <w:r w:rsidR="004F4E57" w:rsidRPr="00B655E7">
        <w:rPr>
          <w:rFonts w:ascii="Times New Roman" w:hAnsi="Times New Roman"/>
          <w:color w:val="00000A"/>
          <w:sz w:val="24"/>
          <w:rPrChange w:id="141" w:author="***" w:date="2016-04-07T17:42:00Z">
            <w:rPr>
              <w:rFonts w:ascii="Times New Roman" w:hAnsi="Times New Roman"/>
              <w:color w:val="00000A"/>
              <w:sz w:val="24"/>
              <w:lang w:val="es-ES_tradnl"/>
            </w:rPr>
          </w:rPrChange>
        </w:rPr>
        <w:t>ary W. y Jonathan N. Katz,</w:t>
      </w:r>
      <w:r w:rsidR="0077583A" w:rsidRPr="00B655E7">
        <w:rPr>
          <w:rFonts w:ascii="Times New Roman" w:hAnsi="Times New Roman"/>
          <w:color w:val="00000A"/>
          <w:sz w:val="24"/>
          <w:rPrChange w:id="142"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143"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144" w:author="***" w:date="2016-04-07T17:42:00Z">
            <w:rPr>
              <w:rFonts w:ascii="Times New Roman" w:hAnsi="Times New Roman"/>
              <w:color w:val="00000A"/>
              <w:sz w:val="24"/>
              <w:lang w:val="es-ES_tradnl"/>
            </w:rPr>
          </w:rPrChange>
        </w:rPr>
        <w:t>2002</w:t>
      </w:r>
      <w:r w:rsidR="004F4E57" w:rsidRPr="00B655E7">
        <w:rPr>
          <w:rFonts w:ascii="Times New Roman" w:hAnsi="Times New Roman"/>
          <w:color w:val="00000A"/>
          <w:sz w:val="24"/>
          <w:rPrChange w:id="145"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14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47"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48" w:author="***" w:date="2016-04-07T17:42:00Z">
            <w:rPr>
              <w:rFonts w:ascii="Times New Roman" w:hAnsi="Times New Roman"/>
              <w:i/>
              <w:color w:val="00000A"/>
              <w:sz w:val="24"/>
              <w:lang w:val="es-ES_tradnl"/>
            </w:rPr>
          </w:rPrChange>
        </w:rPr>
        <w:t>Elbridge Gerry's Salamander: The Electoral Consequences of the Reapportionment Revolution</w:t>
      </w:r>
      <w:r w:rsidR="004F4E57" w:rsidRPr="00B655E7">
        <w:rPr>
          <w:rFonts w:ascii="Times New Roman" w:hAnsi="Times New Roman"/>
          <w:color w:val="00000A"/>
          <w:sz w:val="24"/>
          <w:rPrChange w:id="149"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50" w:author="***" w:date="2016-04-07T17:42:00Z">
            <w:rPr>
              <w:rFonts w:ascii="Times New Roman" w:hAnsi="Times New Roman"/>
              <w:color w:val="00000A"/>
              <w:sz w:val="24"/>
              <w:lang w:val="es-ES_tradnl"/>
            </w:rPr>
          </w:rPrChange>
        </w:rPr>
        <w:t xml:space="preserve"> Cambridge University Press. </w:t>
      </w:r>
    </w:p>
    <w:p w14:paraId="145A33EB" w14:textId="4236BABF" w:rsidR="00196BB3" w:rsidRPr="00B655E7" w:rsidRDefault="005F56AD">
      <w:pPr>
        <w:pStyle w:val="LO-normal"/>
        <w:spacing w:line="240" w:lineRule="auto"/>
        <w:ind w:left="720" w:hanging="720"/>
        <w:contextualSpacing/>
        <w:rPr>
          <w:rFonts w:ascii="Times New Roman" w:hAnsi="Times New Roman"/>
          <w:color w:val="00000A"/>
          <w:sz w:val="24"/>
          <w:rPrChange w:id="151"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52" w:author="***" w:date="2016-04-07T17:42:00Z">
            <w:rPr>
              <w:rFonts w:ascii="Times New Roman" w:hAnsi="Times New Roman"/>
              <w:color w:val="00000A"/>
              <w:sz w:val="24"/>
              <w:lang w:val="es-ES_tradnl"/>
            </w:rPr>
          </w:rPrChange>
        </w:rPr>
        <w:t>Dah</w:t>
      </w:r>
      <w:r w:rsidR="0077583A" w:rsidRPr="00B655E7">
        <w:rPr>
          <w:rFonts w:ascii="Times New Roman" w:hAnsi="Times New Roman"/>
          <w:color w:val="00000A"/>
          <w:sz w:val="24"/>
          <w:rPrChange w:id="153" w:author="***" w:date="2016-04-07T17:42:00Z">
            <w:rPr>
              <w:rFonts w:ascii="Times New Roman" w:hAnsi="Times New Roman"/>
              <w:color w:val="00000A"/>
              <w:sz w:val="24"/>
              <w:lang w:val="es-ES_tradnl"/>
            </w:rPr>
          </w:rPrChange>
        </w:rPr>
        <w:t>l, Robert (1972),</w:t>
      </w:r>
      <w:r w:rsidRPr="00B655E7">
        <w:rPr>
          <w:rFonts w:ascii="Times New Roman" w:hAnsi="Times New Roman"/>
          <w:color w:val="00000A"/>
          <w:sz w:val="24"/>
          <w:rPrChange w:id="154"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i/>
          <w:color w:val="00000A"/>
          <w:sz w:val="24"/>
          <w:rPrChange w:id="155" w:author="***" w:date="2016-04-07T17:42:00Z">
            <w:rPr>
              <w:rFonts w:ascii="Times New Roman" w:hAnsi="Times New Roman"/>
              <w:i/>
              <w:color w:val="00000A"/>
              <w:sz w:val="24"/>
              <w:lang w:val="es-ES_tradnl"/>
            </w:rPr>
          </w:rPrChange>
        </w:rPr>
        <w:t>Polyarchy</w:t>
      </w:r>
      <w:proofErr w:type="spellEnd"/>
      <w:r w:rsidR="0077583A" w:rsidRPr="00B655E7">
        <w:rPr>
          <w:rFonts w:ascii="Times New Roman" w:hAnsi="Times New Roman"/>
          <w:color w:val="00000A"/>
          <w:sz w:val="24"/>
          <w:rPrChange w:id="15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57" w:author="***" w:date="2016-04-07T17:42:00Z">
            <w:rPr>
              <w:rFonts w:ascii="Times New Roman" w:hAnsi="Times New Roman"/>
              <w:color w:val="00000A"/>
              <w:sz w:val="24"/>
              <w:lang w:val="es-ES_tradnl"/>
            </w:rPr>
          </w:rPrChange>
        </w:rPr>
        <w:t xml:space="preserve"> New Haven: Yale University Press.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proofErr w:type="spellStart"/>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ch</w:t>
      </w:r>
      <w:proofErr w:type="spellEnd"/>
      <w:r w:rsidR="0077583A">
        <w:rPr>
          <w:rFonts w:ascii="Times New Roman" w:hAnsi="Times New Roman" w:cs="Times New Roman"/>
          <w:color w:val="00000A"/>
          <w:sz w:val="24"/>
          <w:szCs w:val="24"/>
          <w:lang w:val="es-ES_tradnl"/>
        </w:rPr>
        <w:t xml:space="preserve">,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B655E7" w:rsidRDefault="005F56AD">
      <w:pPr>
        <w:pStyle w:val="LO-normal"/>
        <w:spacing w:line="240" w:lineRule="auto"/>
        <w:ind w:left="720" w:hanging="720"/>
        <w:contextualSpacing/>
        <w:rPr>
          <w:rFonts w:ascii="Times New Roman" w:hAnsi="Times New Roman"/>
          <w:color w:val="00000A"/>
          <w:sz w:val="24"/>
          <w:rPrChange w:id="158"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59" w:author="***" w:date="2016-04-07T17:42:00Z">
            <w:rPr>
              <w:rFonts w:ascii="Times New Roman" w:hAnsi="Times New Roman"/>
              <w:color w:val="00000A"/>
              <w:sz w:val="24"/>
              <w:lang w:val="es-ES_tradnl"/>
            </w:rPr>
          </w:rPrChange>
        </w:rPr>
        <w:t xml:space="preserve">Ferreira da </w:t>
      </w:r>
      <w:proofErr w:type="spellStart"/>
      <w:r w:rsidRPr="00B655E7">
        <w:rPr>
          <w:rFonts w:ascii="Times New Roman" w:hAnsi="Times New Roman"/>
          <w:color w:val="00000A"/>
          <w:sz w:val="24"/>
          <w:rPrChange w:id="160" w:author="***" w:date="2016-04-07T17:42:00Z">
            <w:rPr>
              <w:rFonts w:ascii="Times New Roman" w:hAnsi="Times New Roman"/>
              <w:color w:val="00000A"/>
              <w:sz w:val="24"/>
              <w:lang w:val="es-ES_tradnl"/>
            </w:rPr>
          </w:rPrChange>
        </w:rPr>
        <w:t>Cruza</w:t>
      </w:r>
      <w:proofErr w:type="spellEnd"/>
      <w:r w:rsidRPr="00B655E7">
        <w:rPr>
          <w:rFonts w:ascii="Times New Roman" w:hAnsi="Times New Roman"/>
          <w:color w:val="00000A"/>
          <w:sz w:val="24"/>
          <w:rPrChange w:id="161"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162" w:author="***" w:date="2016-04-07T17:42:00Z">
            <w:rPr>
              <w:rFonts w:ascii="Times New Roman" w:hAnsi="Times New Roman"/>
              <w:color w:val="00000A"/>
              <w:sz w:val="24"/>
              <w:lang w:val="es-ES_tradnl"/>
            </w:rPr>
          </w:rPrChange>
        </w:rPr>
        <w:t>Nuno</w:t>
      </w:r>
      <w:proofErr w:type="spellEnd"/>
      <w:r w:rsidRPr="00B655E7">
        <w:rPr>
          <w:rFonts w:ascii="Times New Roman" w:hAnsi="Times New Roman"/>
          <w:color w:val="00000A"/>
          <w:sz w:val="24"/>
          <w:rPrChange w:id="163"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164" w:author="***" w:date="2016-04-07T17:42:00Z">
            <w:rPr>
              <w:rFonts w:ascii="Times New Roman" w:hAnsi="Times New Roman"/>
              <w:color w:val="00000A"/>
              <w:sz w:val="24"/>
              <w:lang w:val="es-ES_tradnl"/>
            </w:rPr>
          </w:rPrChange>
        </w:rPr>
        <w:t>António</w:t>
      </w:r>
      <w:proofErr w:type="spellEnd"/>
      <w:r w:rsidRPr="00B655E7">
        <w:rPr>
          <w:rFonts w:ascii="Times New Roman" w:hAnsi="Times New Roman"/>
          <w:color w:val="00000A"/>
          <w:sz w:val="24"/>
          <w:rPrChange w:id="165" w:author="***" w:date="2016-04-07T17:42:00Z">
            <w:rPr>
              <w:rFonts w:ascii="Times New Roman" w:hAnsi="Times New Roman"/>
              <w:color w:val="00000A"/>
              <w:sz w:val="24"/>
              <w:lang w:val="es-ES_tradnl"/>
            </w:rPr>
          </w:rPrChange>
        </w:rPr>
        <w:t xml:space="preserve"> F. Tavares, </w:t>
      </w:r>
      <w:proofErr w:type="spellStart"/>
      <w:r w:rsidRPr="00B655E7">
        <w:rPr>
          <w:rFonts w:ascii="Times New Roman" w:hAnsi="Times New Roman"/>
          <w:color w:val="00000A"/>
          <w:sz w:val="24"/>
          <w:rPrChange w:id="166" w:author="***" w:date="2016-04-07T17:42:00Z">
            <w:rPr>
              <w:rFonts w:ascii="Times New Roman" w:hAnsi="Times New Roman"/>
              <w:color w:val="00000A"/>
              <w:sz w:val="24"/>
              <w:lang w:val="es-ES_tradnl"/>
            </w:rPr>
          </w:rPrChange>
        </w:rPr>
        <w:t>Rui</w:t>
      </w:r>
      <w:proofErr w:type="spellEnd"/>
      <w:r w:rsidRPr="00B655E7">
        <w:rPr>
          <w:rFonts w:ascii="Times New Roman" w:hAnsi="Times New Roman"/>
          <w:color w:val="00000A"/>
          <w:sz w:val="24"/>
          <w:rPrChange w:id="167" w:author="***" w:date="2016-04-07T17:42:00Z">
            <w:rPr>
              <w:rFonts w:ascii="Times New Roman" w:hAnsi="Times New Roman"/>
              <w:color w:val="00000A"/>
              <w:sz w:val="24"/>
              <w:lang w:val="es-ES_tradnl"/>
            </w:rPr>
          </w:rPrChange>
        </w:rPr>
        <w:t xml:space="preserve"> Cunha Marques, Susana Jorge, and </w:t>
      </w:r>
      <w:proofErr w:type="spellStart"/>
      <w:r w:rsidRPr="00B655E7">
        <w:rPr>
          <w:rFonts w:ascii="Times New Roman" w:hAnsi="Times New Roman"/>
          <w:color w:val="00000A"/>
          <w:sz w:val="24"/>
          <w:rPrChange w:id="168" w:author="***" w:date="2016-04-07T17:42:00Z">
            <w:rPr>
              <w:rFonts w:ascii="Times New Roman" w:hAnsi="Times New Roman"/>
              <w:color w:val="00000A"/>
              <w:sz w:val="24"/>
              <w:lang w:val="es-ES_tradnl"/>
            </w:rPr>
          </w:rPrChange>
        </w:rPr>
        <w:t>Luís</w:t>
      </w:r>
      <w:proofErr w:type="spellEnd"/>
      <w:r w:rsidRPr="00B655E7">
        <w:rPr>
          <w:rFonts w:ascii="Times New Roman" w:hAnsi="Times New Roman"/>
          <w:color w:val="00000A"/>
          <w:sz w:val="24"/>
          <w:rPrChange w:id="169" w:author="***" w:date="2016-04-07T17:42:00Z">
            <w:rPr>
              <w:rFonts w:ascii="Times New Roman" w:hAnsi="Times New Roman"/>
              <w:color w:val="00000A"/>
              <w:sz w:val="24"/>
              <w:lang w:val="es-ES_tradnl"/>
            </w:rPr>
          </w:rPrChange>
        </w:rPr>
        <w:t xml:space="preserve"> de Sousa (2015)</w:t>
      </w:r>
      <w:r w:rsidR="0077583A" w:rsidRPr="00B655E7">
        <w:rPr>
          <w:rFonts w:ascii="Times New Roman" w:hAnsi="Times New Roman"/>
          <w:color w:val="00000A"/>
          <w:sz w:val="24"/>
          <w:rPrChange w:id="170"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71"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172"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73" w:author="***" w:date="2016-04-07T17:42:00Z">
            <w:rPr>
              <w:rFonts w:ascii="Times New Roman" w:hAnsi="Times New Roman"/>
              <w:color w:val="00000A"/>
              <w:sz w:val="24"/>
              <w:lang w:val="es-ES_tradnl"/>
            </w:rPr>
          </w:rPrChange>
        </w:rPr>
        <w:t>Measuring Local Government Transparency</w:t>
      </w:r>
      <w:r w:rsidR="004F4E57" w:rsidRPr="00B655E7">
        <w:rPr>
          <w:rFonts w:ascii="Times New Roman" w:hAnsi="Times New Roman"/>
          <w:color w:val="00000A"/>
          <w:sz w:val="24"/>
          <w:rPrChange w:id="174"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75"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76" w:author="***" w:date="2016-04-07T17:42:00Z">
            <w:rPr>
              <w:rFonts w:ascii="Times New Roman" w:hAnsi="Times New Roman"/>
              <w:i/>
              <w:color w:val="00000A"/>
              <w:sz w:val="24"/>
              <w:lang w:val="es-ES_tradnl"/>
            </w:rPr>
          </w:rPrChange>
        </w:rPr>
        <w:t>Public Management Review</w:t>
      </w:r>
      <w:r w:rsidR="007873F8" w:rsidRPr="00B655E7">
        <w:rPr>
          <w:rFonts w:ascii="Times New Roman" w:hAnsi="Times New Roman"/>
          <w:color w:val="00000A"/>
          <w:sz w:val="24"/>
          <w:rPrChange w:id="177" w:author="***" w:date="2016-04-07T17:42:00Z">
            <w:rPr>
              <w:rFonts w:ascii="Times New Roman" w:hAnsi="Times New Roman"/>
              <w:color w:val="00000A"/>
              <w:sz w:val="24"/>
              <w:lang w:val="es-ES_tradnl"/>
            </w:rPr>
          </w:rPrChange>
        </w:rPr>
        <w:t xml:space="preserve">, </w:t>
      </w:r>
      <w:r w:rsidR="000E5993" w:rsidRPr="00B655E7">
        <w:rPr>
          <w:rFonts w:ascii="Times New Roman" w:hAnsi="Times New Roman"/>
          <w:color w:val="00000A"/>
          <w:sz w:val="24"/>
          <w:highlight w:val="green"/>
          <w:rPrChange w:id="178" w:author="***" w:date="2016-04-07T17:42:00Z">
            <w:rPr>
              <w:rFonts w:ascii="Times New Roman" w:hAnsi="Times New Roman"/>
              <w:color w:val="00000A"/>
              <w:sz w:val="24"/>
              <w:highlight w:val="green"/>
              <w:lang w:val="es-ES_tradnl"/>
            </w:rPr>
          </w:rPrChange>
        </w:rPr>
        <w:t>Volume 18, Issue</w:t>
      </w:r>
      <w:r w:rsidR="00910168" w:rsidRPr="00B655E7">
        <w:rPr>
          <w:rFonts w:ascii="Times New Roman" w:hAnsi="Times New Roman"/>
          <w:color w:val="00000A"/>
          <w:sz w:val="24"/>
          <w:rPrChange w:id="179" w:author="***" w:date="2016-04-07T17:42:00Z">
            <w:rPr>
              <w:rFonts w:ascii="Times New Roman" w:hAnsi="Times New Roman"/>
              <w:color w:val="00000A"/>
              <w:sz w:val="24"/>
              <w:lang w:val="es-ES_tradnl"/>
            </w:rPr>
          </w:rPrChange>
        </w:rPr>
        <w:t xml:space="preserve"> 6</w:t>
      </w:r>
      <w:r w:rsidR="000E5993" w:rsidRPr="00B655E7">
        <w:rPr>
          <w:rFonts w:ascii="Times New Roman" w:hAnsi="Times New Roman"/>
          <w:color w:val="00000A"/>
          <w:sz w:val="24"/>
          <w:rPrChange w:id="180" w:author="***" w:date="2016-04-07T17:42:00Z">
            <w:rPr>
              <w:rFonts w:ascii="Times New Roman" w:hAnsi="Times New Roman"/>
              <w:color w:val="00000A"/>
              <w:sz w:val="24"/>
              <w:lang w:val="es-ES_tradnl"/>
            </w:rPr>
          </w:rPrChange>
        </w:rPr>
        <w:t xml:space="preserve">, </w:t>
      </w:r>
      <w:r w:rsidR="007873F8" w:rsidRPr="00B655E7">
        <w:rPr>
          <w:rFonts w:ascii="Times New Roman" w:hAnsi="Times New Roman"/>
          <w:color w:val="00000A"/>
          <w:sz w:val="24"/>
          <w:rPrChange w:id="181" w:author="***" w:date="2016-04-07T17:42:00Z">
            <w:rPr>
              <w:rFonts w:ascii="Times New Roman" w:hAnsi="Times New Roman"/>
              <w:color w:val="00000A"/>
              <w:sz w:val="24"/>
              <w:lang w:val="es-ES_tradnl"/>
            </w:rPr>
          </w:rPrChange>
        </w:rPr>
        <w:t>1-28</w:t>
      </w:r>
      <w:r w:rsidRPr="00B655E7">
        <w:rPr>
          <w:rFonts w:ascii="Times New Roman" w:hAnsi="Times New Roman"/>
          <w:color w:val="00000A"/>
          <w:sz w:val="24"/>
          <w:rPrChange w:id="182" w:author="***" w:date="2016-04-07T17:42:00Z">
            <w:rPr>
              <w:rFonts w:ascii="Times New Roman" w:hAnsi="Times New Roman"/>
              <w:color w:val="00000A"/>
              <w:sz w:val="24"/>
              <w:lang w:val="es-ES_tradnl"/>
            </w:rPr>
          </w:rPrChange>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B655E7" w:rsidRDefault="005F56AD">
      <w:pPr>
        <w:pStyle w:val="LO-normal"/>
        <w:spacing w:line="240" w:lineRule="auto"/>
        <w:ind w:left="720" w:hanging="720"/>
        <w:contextualSpacing/>
        <w:rPr>
          <w:rFonts w:ascii="Times New Roman" w:hAnsi="Times New Roman"/>
          <w:color w:val="00000A"/>
          <w:sz w:val="24"/>
          <w:rPrChange w:id="183"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184" w:author="***" w:date="2016-04-07T17:42:00Z">
            <w:rPr>
              <w:rFonts w:ascii="Times New Roman" w:hAnsi="Times New Roman"/>
              <w:color w:val="00000A"/>
              <w:sz w:val="24"/>
              <w:lang w:val="es-ES_tradnl"/>
            </w:rPr>
          </w:rPrChange>
        </w:rPr>
        <w:t>Grofman</w:t>
      </w:r>
      <w:proofErr w:type="spellEnd"/>
      <w:r w:rsidRPr="00B655E7">
        <w:rPr>
          <w:rFonts w:ascii="Times New Roman" w:hAnsi="Times New Roman"/>
          <w:color w:val="00000A"/>
          <w:sz w:val="24"/>
          <w:rPrChange w:id="185" w:author="***" w:date="2016-04-07T17:42:00Z">
            <w:rPr>
              <w:rFonts w:ascii="Times New Roman" w:hAnsi="Times New Roman"/>
              <w:color w:val="00000A"/>
              <w:sz w:val="24"/>
              <w:lang w:val="es-ES_tradnl"/>
            </w:rPr>
          </w:rPrChange>
        </w:rPr>
        <w:t>,</w:t>
      </w:r>
      <w:r w:rsidRPr="00B655E7">
        <w:rPr>
          <w:rFonts w:ascii="Times New Roman" w:hAnsi="Times New Roman"/>
          <w:color w:val="00000A"/>
          <w:spacing w:val="22"/>
          <w:sz w:val="24"/>
          <w:rPrChange w:id="186" w:author="***" w:date="2016-04-07T17:42:00Z">
            <w:rPr>
              <w:rFonts w:ascii="Times New Roman" w:hAnsi="Times New Roman"/>
              <w:color w:val="00000A"/>
              <w:spacing w:val="22"/>
              <w:sz w:val="24"/>
              <w:lang w:val="es-ES_tradnl"/>
            </w:rPr>
          </w:rPrChange>
        </w:rPr>
        <w:t xml:space="preserve"> </w:t>
      </w:r>
      <w:r w:rsidRPr="00B655E7">
        <w:rPr>
          <w:rFonts w:ascii="Times New Roman" w:hAnsi="Times New Roman"/>
          <w:color w:val="00000A"/>
          <w:sz w:val="24"/>
          <w:rPrChange w:id="187" w:author="***" w:date="2016-04-07T17:42:00Z">
            <w:rPr>
              <w:rFonts w:ascii="Times New Roman" w:hAnsi="Times New Roman"/>
              <w:color w:val="00000A"/>
              <w:sz w:val="24"/>
              <w:lang w:val="es-ES_tradnl"/>
            </w:rPr>
          </w:rPrChange>
        </w:rPr>
        <w:t>Bernard,</w:t>
      </w:r>
      <w:r w:rsidRPr="00B655E7">
        <w:rPr>
          <w:rFonts w:ascii="Times New Roman" w:hAnsi="Times New Roman"/>
          <w:color w:val="00000A"/>
          <w:spacing w:val="23"/>
          <w:sz w:val="24"/>
          <w:rPrChange w:id="188" w:author="***" w:date="2016-04-07T17:42:00Z">
            <w:rPr>
              <w:rFonts w:ascii="Times New Roman" w:hAnsi="Times New Roman"/>
              <w:color w:val="00000A"/>
              <w:spacing w:val="23"/>
              <w:sz w:val="24"/>
              <w:lang w:val="es-ES_tradnl"/>
            </w:rPr>
          </w:rPrChange>
        </w:rPr>
        <w:t xml:space="preserve"> </w:t>
      </w:r>
      <w:r w:rsidRPr="00B655E7">
        <w:rPr>
          <w:rFonts w:ascii="Times New Roman" w:hAnsi="Times New Roman"/>
          <w:color w:val="00000A"/>
          <w:spacing w:val="-12"/>
          <w:sz w:val="24"/>
          <w:rPrChange w:id="189" w:author="***" w:date="2016-04-07T17:42:00Z">
            <w:rPr>
              <w:rFonts w:ascii="Times New Roman" w:hAnsi="Times New Roman"/>
              <w:color w:val="00000A"/>
              <w:spacing w:val="-12"/>
              <w:sz w:val="24"/>
              <w:lang w:val="es-ES_tradnl"/>
            </w:rPr>
          </w:rPrChange>
        </w:rPr>
        <w:t>W.</w:t>
      </w:r>
      <w:r w:rsidRPr="00B655E7">
        <w:rPr>
          <w:rFonts w:ascii="Times New Roman" w:hAnsi="Times New Roman"/>
          <w:color w:val="00000A"/>
          <w:spacing w:val="17"/>
          <w:sz w:val="24"/>
          <w:rPrChange w:id="190"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pacing w:val="-2"/>
          <w:sz w:val="24"/>
          <w:rPrChange w:id="191" w:author="***" w:date="2016-04-07T17:42:00Z">
            <w:rPr>
              <w:rFonts w:ascii="Times New Roman" w:hAnsi="Times New Roman"/>
              <w:color w:val="00000A"/>
              <w:spacing w:val="-2"/>
              <w:sz w:val="24"/>
              <w:lang w:val="es-ES_tradnl"/>
            </w:rPr>
          </w:rPrChange>
        </w:rPr>
        <w:t>Koetzle</w:t>
      </w:r>
      <w:proofErr w:type="spellEnd"/>
      <w:r w:rsidRPr="00B655E7">
        <w:rPr>
          <w:rFonts w:ascii="Times New Roman" w:hAnsi="Times New Roman"/>
          <w:color w:val="00000A"/>
          <w:spacing w:val="17"/>
          <w:sz w:val="24"/>
          <w:rPrChange w:id="192"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193"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7"/>
          <w:sz w:val="24"/>
          <w:rPrChange w:id="194"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0"/>
          <w:sz w:val="24"/>
          <w:rPrChange w:id="195" w:author="***" w:date="2016-04-07T17:42:00Z">
            <w:rPr>
              <w:rFonts w:ascii="Times New Roman" w:hAnsi="Times New Roman"/>
              <w:color w:val="00000A"/>
              <w:spacing w:val="-10"/>
              <w:sz w:val="24"/>
              <w:lang w:val="es-ES_tradnl"/>
            </w:rPr>
          </w:rPrChange>
        </w:rPr>
        <w:t>T.</w:t>
      </w:r>
      <w:r w:rsidRPr="00B655E7">
        <w:rPr>
          <w:rFonts w:ascii="Times New Roman" w:hAnsi="Times New Roman"/>
          <w:color w:val="00000A"/>
          <w:spacing w:val="17"/>
          <w:sz w:val="24"/>
          <w:rPrChange w:id="196"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z w:val="24"/>
          <w:rPrChange w:id="197" w:author="***" w:date="2016-04-07T17:42:00Z">
            <w:rPr>
              <w:rFonts w:ascii="Times New Roman" w:hAnsi="Times New Roman"/>
              <w:color w:val="00000A"/>
              <w:sz w:val="24"/>
              <w:lang w:val="es-ES_tradnl"/>
            </w:rPr>
          </w:rPrChange>
        </w:rPr>
        <w:t>Brunell</w:t>
      </w:r>
      <w:proofErr w:type="spellEnd"/>
      <w:r w:rsidRPr="00B655E7">
        <w:rPr>
          <w:rFonts w:ascii="Times New Roman" w:hAnsi="Times New Roman"/>
          <w:color w:val="00000A"/>
          <w:spacing w:val="18"/>
          <w:sz w:val="24"/>
          <w:rPrChange w:id="198" w:author="***" w:date="2016-04-07T17:42:00Z">
            <w:rPr>
              <w:rFonts w:ascii="Times New Roman" w:hAnsi="Times New Roman"/>
              <w:color w:val="00000A"/>
              <w:spacing w:val="18"/>
              <w:sz w:val="24"/>
              <w:lang w:val="es-ES_tradnl"/>
            </w:rPr>
          </w:rPrChange>
        </w:rPr>
        <w:t xml:space="preserve"> (</w:t>
      </w:r>
      <w:r w:rsidR="0077583A" w:rsidRPr="00B655E7">
        <w:rPr>
          <w:rFonts w:ascii="Times New Roman" w:hAnsi="Times New Roman"/>
          <w:color w:val="00000A"/>
          <w:sz w:val="24"/>
          <w:rPrChange w:id="199" w:author="***" w:date="2016-04-07T17:42:00Z">
            <w:rPr>
              <w:rFonts w:ascii="Times New Roman" w:hAnsi="Times New Roman"/>
              <w:color w:val="00000A"/>
              <w:sz w:val="24"/>
              <w:lang w:val="es-ES_tradnl"/>
            </w:rPr>
          </w:rPrChange>
        </w:rPr>
        <w:t>1997),</w:t>
      </w:r>
      <w:r w:rsidRPr="00B655E7">
        <w:rPr>
          <w:rFonts w:ascii="Times New Roman" w:hAnsi="Times New Roman"/>
          <w:color w:val="00000A"/>
          <w:sz w:val="24"/>
          <w:rPrChange w:id="200"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pacing w:val="28"/>
          <w:sz w:val="24"/>
          <w:rPrChange w:id="201" w:author="***" w:date="2016-04-07T17:42:00Z">
            <w:rPr>
              <w:rFonts w:ascii="Times New Roman" w:hAnsi="Times New Roman"/>
              <w:color w:val="00000A"/>
              <w:spacing w:val="28"/>
              <w:sz w:val="24"/>
              <w:lang w:val="es-ES_tradnl"/>
            </w:rPr>
          </w:rPrChange>
        </w:rPr>
        <w:t xml:space="preserve"> </w:t>
      </w:r>
      <w:r w:rsidRPr="00B655E7">
        <w:rPr>
          <w:rFonts w:ascii="Times New Roman" w:hAnsi="Times New Roman"/>
          <w:color w:val="00000A"/>
          <w:spacing w:val="-8"/>
          <w:sz w:val="24"/>
          <w:rPrChange w:id="202" w:author="***" w:date="2016-04-07T17:42:00Z">
            <w:rPr>
              <w:rFonts w:ascii="Times New Roman" w:hAnsi="Times New Roman"/>
              <w:color w:val="00000A"/>
              <w:spacing w:val="-8"/>
              <w:sz w:val="24"/>
              <w:lang w:val="es-ES_tradnl"/>
            </w:rPr>
          </w:rPrChange>
        </w:rPr>
        <w:t>“An</w:t>
      </w:r>
      <w:r w:rsidRPr="00B655E7">
        <w:rPr>
          <w:rFonts w:ascii="Times New Roman" w:hAnsi="Times New Roman"/>
          <w:color w:val="00000A"/>
          <w:spacing w:val="17"/>
          <w:sz w:val="24"/>
          <w:rPrChange w:id="203"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204" w:author="***" w:date="2016-04-07T17:42:00Z">
            <w:rPr>
              <w:rFonts w:ascii="Times New Roman" w:hAnsi="Times New Roman"/>
              <w:color w:val="00000A"/>
              <w:spacing w:val="-1"/>
              <w:sz w:val="24"/>
              <w:lang w:val="es-ES_tradnl"/>
            </w:rPr>
          </w:rPrChange>
        </w:rPr>
        <w:t>integrated</w:t>
      </w:r>
      <w:r w:rsidRPr="00B655E7">
        <w:rPr>
          <w:rFonts w:ascii="Times New Roman" w:hAnsi="Times New Roman"/>
          <w:color w:val="00000A"/>
          <w:spacing w:val="17"/>
          <w:sz w:val="24"/>
          <w:rPrChange w:id="205"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206" w:author="***" w:date="2016-04-07T17:42:00Z">
            <w:rPr>
              <w:rFonts w:ascii="Times New Roman" w:hAnsi="Times New Roman"/>
              <w:color w:val="00000A"/>
              <w:spacing w:val="-1"/>
              <w:sz w:val="24"/>
              <w:lang w:val="es-ES_tradnl"/>
            </w:rPr>
          </w:rPrChange>
        </w:rPr>
        <w:t>Perspective</w:t>
      </w:r>
      <w:r w:rsidRPr="00B655E7">
        <w:rPr>
          <w:rFonts w:ascii="Times New Roman" w:hAnsi="Times New Roman"/>
          <w:color w:val="00000A"/>
          <w:spacing w:val="17"/>
          <w:sz w:val="24"/>
          <w:rPrChange w:id="207"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08" w:author="***" w:date="2016-04-07T17:42:00Z">
            <w:rPr>
              <w:rFonts w:ascii="Times New Roman" w:hAnsi="Times New Roman"/>
              <w:color w:val="00000A"/>
              <w:sz w:val="24"/>
              <w:lang w:val="es-ES_tradnl"/>
            </w:rPr>
          </w:rPrChange>
        </w:rPr>
        <w:t>on</w:t>
      </w:r>
      <w:r w:rsidRPr="00B655E7">
        <w:rPr>
          <w:rFonts w:ascii="Times New Roman" w:hAnsi="Times New Roman"/>
          <w:color w:val="00000A"/>
          <w:spacing w:val="18"/>
          <w:sz w:val="24"/>
          <w:rPrChange w:id="209" w:author="***" w:date="2016-04-07T17:42:00Z">
            <w:rPr>
              <w:rFonts w:ascii="Times New Roman" w:hAnsi="Times New Roman"/>
              <w:color w:val="00000A"/>
              <w:spacing w:val="18"/>
              <w:sz w:val="24"/>
              <w:lang w:val="es-ES_tradnl"/>
            </w:rPr>
          </w:rPrChange>
        </w:rPr>
        <w:t xml:space="preserve"> </w:t>
      </w:r>
      <w:r w:rsidRPr="00B655E7">
        <w:rPr>
          <w:rFonts w:ascii="Times New Roman" w:hAnsi="Times New Roman"/>
          <w:color w:val="00000A"/>
          <w:sz w:val="24"/>
          <w:rPrChange w:id="210" w:author="***" w:date="2016-04-07T17:42:00Z">
            <w:rPr>
              <w:rFonts w:ascii="Times New Roman" w:hAnsi="Times New Roman"/>
              <w:color w:val="00000A"/>
              <w:sz w:val="24"/>
              <w:lang w:val="es-ES_tradnl"/>
            </w:rPr>
          </w:rPrChange>
        </w:rPr>
        <w:t>the</w:t>
      </w:r>
      <w:r w:rsidRPr="00B655E7">
        <w:rPr>
          <w:rFonts w:ascii="Times New Roman" w:hAnsi="Times New Roman"/>
          <w:color w:val="00000A"/>
          <w:spacing w:val="17"/>
          <w:sz w:val="24"/>
          <w:rPrChange w:id="211"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12" w:author="***" w:date="2016-04-07T17:42:00Z">
            <w:rPr>
              <w:rFonts w:ascii="Times New Roman" w:hAnsi="Times New Roman"/>
              <w:color w:val="00000A"/>
              <w:sz w:val="24"/>
              <w:lang w:val="es-ES_tradnl"/>
            </w:rPr>
          </w:rPrChange>
        </w:rPr>
        <w:t>three potential sources</w:t>
      </w:r>
      <w:r w:rsidRPr="00B655E7">
        <w:rPr>
          <w:rFonts w:ascii="Times New Roman" w:hAnsi="Times New Roman"/>
          <w:color w:val="00000A"/>
          <w:spacing w:val="1"/>
          <w:sz w:val="24"/>
          <w:rPrChange w:id="213"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14" w:author="***" w:date="2016-04-07T17:42:00Z">
            <w:rPr>
              <w:rFonts w:ascii="Times New Roman" w:hAnsi="Times New Roman"/>
              <w:color w:val="00000A"/>
              <w:sz w:val="24"/>
              <w:lang w:val="es-ES_tradnl"/>
            </w:rPr>
          </w:rPrChange>
        </w:rPr>
        <w:t>of partisan</w:t>
      </w:r>
      <w:r w:rsidRPr="00B655E7">
        <w:rPr>
          <w:rFonts w:ascii="Times New Roman" w:hAnsi="Times New Roman"/>
          <w:color w:val="00000A"/>
          <w:spacing w:val="1"/>
          <w:sz w:val="24"/>
          <w:rPrChange w:id="215"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16" w:author="***" w:date="2016-04-07T17:42:00Z">
            <w:rPr>
              <w:rFonts w:ascii="Times New Roman" w:hAnsi="Times New Roman"/>
              <w:color w:val="00000A"/>
              <w:sz w:val="24"/>
              <w:lang w:val="es-ES_tradnl"/>
            </w:rPr>
          </w:rPrChange>
        </w:rPr>
        <w:t>bias:</w:t>
      </w:r>
      <w:r w:rsidRPr="00B655E7">
        <w:rPr>
          <w:rFonts w:ascii="Times New Roman" w:hAnsi="Times New Roman"/>
          <w:color w:val="00000A"/>
          <w:spacing w:val="20"/>
          <w:sz w:val="24"/>
          <w:rPrChange w:id="217" w:author="***" w:date="2016-04-07T17:42:00Z">
            <w:rPr>
              <w:rFonts w:ascii="Times New Roman" w:hAnsi="Times New Roman"/>
              <w:color w:val="00000A"/>
              <w:spacing w:val="20"/>
              <w:sz w:val="24"/>
              <w:lang w:val="es-ES_tradnl"/>
            </w:rPr>
          </w:rPrChange>
        </w:rPr>
        <w:t xml:space="preserve"> </w:t>
      </w:r>
      <w:r w:rsidRPr="00B655E7">
        <w:rPr>
          <w:rFonts w:ascii="Times New Roman" w:hAnsi="Times New Roman"/>
          <w:color w:val="00000A"/>
          <w:sz w:val="24"/>
          <w:rPrChange w:id="218" w:author="***" w:date="2016-04-07T17:42:00Z">
            <w:rPr>
              <w:rFonts w:ascii="Times New Roman" w:hAnsi="Times New Roman"/>
              <w:color w:val="00000A"/>
              <w:sz w:val="24"/>
              <w:lang w:val="es-ES_tradnl"/>
            </w:rPr>
          </w:rPrChange>
        </w:rPr>
        <w:t>malapportionment,</w:t>
      </w:r>
      <w:r w:rsidRPr="00B655E7">
        <w:rPr>
          <w:rFonts w:ascii="Times New Roman" w:hAnsi="Times New Roman"/>
          <w:color w:val="00000A"/>
          <w:spacing w:val="2"/>
          <w:sz w:val="24"/>
          <w:rPrChange w:id="219"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220" w:author="***" w:date="2016-04-07T17:42:00Z">
            <w:rPr>
              <w:rFonts w:ascii="Times New Roman" w:hAnsi="Times New Roman"/>
              <w:color w:val="00000A"/>
              <w:sz w:val="24"/>
              <w:lang w:val="es-ES_tradnl"/>
            </w:rPr>
          </w:rPrChange>
        </w:rPr>
        <w:t>turnout</w:t>
      </w:r>
      <w:r w:rsidRPr="00B655E7">
        <w:rPr>
          <w:rFonts w:ascii="Times New Roman" w:hAnsi="Times New Roman"/>
          <w:color w:val="00000A"/>
          <w:spacing w:val="1"/>
          <w:sz w:val="24"/>
          <w:rPrChange w:id="221"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pacing w:val="-1"/>
          <w:sz w:val="24"/>
          <w:rPrChange w:id="222" w:author="***" w:date="2016-04-07T17:42:00Z">
            <w:rPr>
              <w:rFonts w:ascii="Times New Roman" w:hAnsi="Times New Roman"/>
              <w:color w:val="00000A"/>
              <w:spacing w:val="-1"/>
              <w:sz w:val="24"/>
              <w:lang w:val="es-ES_tradnl"/>
            </w:rPr>
          </w:rPrChange>
        </w:rPr>
        <w:t>Differences,</w:t>
      </w:r>
      <w:r w:rsidRPr="00B655E7">
        <w:rPr>
          <w:rFonts w:ascii="Times New Roman" w:hAnsi="Times New Roman"/>
          <w:color w:val="00000A"/>
          <w:spacing w:val="2"/>
          <w:sz w:val="24"/>
          <w:rPrChange w:id="223"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224"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
          <w:sz w:val="24"/>
          <w:rPrChange w:id="225"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26" w:author="***" w:date="2016-04-07T17:42:00Z">
            <w:rPr>
              <w:rFonts w:ascii="Times New Roman" w:hAnsi="Times New Roman"/>
              <w:color w:val="00000A"/>
              <w:sz w:val="24"/>
              <w:lang w:val="es-ES_tradnl"/>
            </w:rPr>
          </w:rPrChange>
        </w:rPr>
        <w:t>the geographic</w:t>
      </w:r>
      <w:r w:rsidRPr="00B655E7">
        <w:rPr>
          <w:rFonts w:ascii="Times New Roman" w:hAnsi="Times New Roman"/>
          <w:color w:val="00000A"/>
          <w:spacing w:val="-10"/>
          <w:sz w:val="24"/>
          <w:rPrChange w:id="227"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1"/>
          <w:sz w:val="24"/>
          <w:rPrChange w:id="228" w:author="***" w:date="2016-04-07T17:42:00Z">
            <w:rPr>
              <w:rFonts w:ascii="Times New Roman" w:hAnsi="Times New Roman"/>
              <w:color w:val="00000A"/>
              <w:spacing w:val="-1"/>
              <w:sz w:val="24"/>
              <w:lang w:val="es-ES_tradnl"/>
            </w:rPr>
          </w:rPrChange>
        </w:rPr>
        <w:t>distribution</w:t>
      </w:r>
      <w:r w:rsidRPr="00B655E7">
        <w:rPr>
          <w:rFonts w:ascii="Times New Roman" w:hAnsi="Times New Roman"/>
          <w:color w:val="00000A"/>
          <w:spacing w:val="-9"/>
          <w:sz w:val="24"/>
          <w:rPrChange w:id="229"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230" w:author="***" w:date="2016-04-07T17:42:00Z">
            <w:rPr>
              <w:rFonts w:ascii="Times New Roman" w:hAnsi="Times New Roman"/>
              <w:color w:val="00000A"/>
              <w:sz w:val="24"/>
              <w:lang w:val="es-ES_tradnl"/>
            </w:rPr>
          </w:rPrChange>
        </w:rPr>
        <w:t>of</w:t>
      </w:r>
      <w:r w:rsidRPr="00B655E7">
        <w:rPr>
          <w:rFonts w:ascii="Times New Roman" w:hAnsi="Times New Roman"/>
          <w:color w:val="00000A"/>
          <w:spacing w:val="-9"/>
          <w:sz w:val="24"/>
          <w:rPrChange w:id="231"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232" w:author="***" w:date="2016-04-07T17:42:00Z">
            <w:rPr>
              <w:rFonts w:ascii="Times New Roman" w:hAnsi="Times New Roman"/>
              <w:color w:val="00000A"/>
              <w:sz w:val="24"/>
              <w:lang w:val="es-ES_tradnl"/>
            </w:rPr>
          </w:rPrChange>
        </w:rPr>
        <w:t>party</w:t>
      </w:r>
      <w:r w:rsidRPr="00B655E7">
        <w:rPr>
          <w:rFonts w:ascii="Times New Roman" w:hAnsi="Times New Roman"/>
          <w:color w:val="00000A"/>
          <w:spacing w:val="-10"/>
          <w:sz w:val="24"/>
          <w:rPrChange w:id="233"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2"/>
          <w:sz w:val="24"/>
          <w:rPrChange w:id="234" w:author="***" w:date="2016-04-07T17:42:00Z">
            <w:rPr>
              <w:rFonts w:ascii="Times New Roman" w:hAnsi="Times New Roman"/>
              <w:color w:val="00000A"/>
              <w:spacing w:val="-2"/>
              <w:sz w:val="24"/>
              <w:lang w:val="es-ES_tradnl"/>
            </w:rPr>
          </w:rPrChange>
        </w:rPr>
        <w:t>vote</w:t>
      </w:r>
      <w:r w:rsidRPr="00B655E7">
        <w:rPr>
          <w:rFonts w:ascii="Times New Roman" w:hAnsi="Times New Roman"/>
          <w:color w:val="00000A"/>
          <w:spacing w:val="-9"/>
          <w:sz w:val="24"/>
          <w:rPrChange w:id="235"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pacing w:val="-3"/>
          <w:sz w:val="24"/>
          <w:rPrChange w:id="236" w:author="***" w:date="2016-04-07T17:42:00Z">
            <w:rPr>
              <w:rFonts w:ascii="Times New Roman" w:hAnsi="Times New Roman"/>
              <w:color w:val="00000A"/>
              <w:spacing w:val="-3"/>
              <w:sz w:val="24"/>
              <w:lang w:val="es-ES_tradnl"/>
            </w:rPr>
          </w:rPrChange>
        </w:rPr>
        <w:t>shares.”</w:t>
      </w:r>
      <w:r w:rsidRPr="00B655E7">
        <w:rPr>
          <w:rFonts w:ascii="Times New Roman" w:hAnsi="Times New Roman"/>
          <w:color w:val="00000A"/>
          <w:spacing w:val="-9"/>
          <w:sz w:val="24"/>
          <w:rPrChange w:id="237" w:author="***" w:date="2016-04-07T17:42:00Z">
            <w:rPr>
              <w:rFonts w:ascii="Times New Roman" w:hAnsi="Times New Roman"/>
              <w:color w:val="00000A"/>
              <w:spacing w:val="-9"/>
              <w:sz w:val="24"/>
              <w:lang w:val="es-ES_tradnl"/>
            </w:rPr>
          </w:rPrChange>
        </w:rPr>
        <w:t xml:space="preserve"> </w:t>
      </w:r>
      <w:r w:rsidRPr="00B655E7">
        <w:rPr>
          <w:rFonts w:ascii="Times New Roman" w:hAnsi="Times New Roman"/>
          <w:i/>
          <w:color w:val="00000A"/>
          <w:spacing w:val="-1"/>
          <w:sz w:val="24"/>
          <w:rPrChange w:id="238" w:author="***" w:date="2016-04-07T17:42:00Z">
            <w:rPr>
              <w:rFonts w:ascii="Times New Roman" w:hAnsi="Times New Roman"/>
              <w:i/>
              <w:color w:val="00000A"/>
              <w:spacing w:val="-1"/>
              <w:sz w:val="24"/>
              <w:lang w:val="es-ES_tradnl"/>
            </w:rPr>
          </w:rPrChange>
        </w:rPr>
        <w:t>Electoral</w:t>
      </w:r>
      <w:r w:rsidRPr="00B655E7">
        <w:rPr>
          <w:rFonts w:ascii="Times New Roman" w:hAnsi="Times New Roman"/>
          <w:i/>
          <w:color w:val="00000A"/>
          <w:spacing w:val="-10"/>
          <w:sz w:val="24"/>
          <w:rPrChange w:id="239" w:author="***" w:date="2016-04-07T17:42:00Z">
            <w:rPr>
              <w:rFonts w:ascii="Times New Roman" w:hAnsi="Times New Roman"/>
              <w:i/>
              <w:color w:val="00000A"/>
              <w:spacing w:val="-10"/>
              <w:sz w:val="24"/>
              <w:lang w:val="es-ES_tradnl"/>
            </w:rPr>
          </w:rPrChange>
        </w:rPr>
        <w:t xml:space="preserve"> </w:t>
      </w:r>
      <w:r w:rsidRPr="00B655E7">
        <w:rPr>
          <w:rFonts w:ascii="Times New Roman" w:hAnsi="Times New Roman"/>
          <w:i/>
          <w:color w:val="00000A"/>
          <w:sz w:val="24"/>
          <w:rPrChange w:id="240" w:author="***" w:date="2016-04-07T17:42:00Z">
            <w:rPr>
              <w:rFonts w:ascii="Times New Roman" w:hAnsi="Times New Roman"/>
              <w:i/>
              <w:color w:val="00000A"/>
              <w:sz w:val="24"/>
              <w:lang w:val="es-ES_tradnl"/>
            </w:rPr>
          </w:rPrChange>
        </w:rPr>
        <w:t>Studies</w:t>
      </w:r>
      <w:r w:rsidRPr="00B655E7">
        <w:rPr>
          <w:rFonts w:ascii="Times New Roman" w:hAnsi="Times New Roman"/>
          <w:i/>
          <w:color w:val="00000A"/>
          <w:spacing w:val="-9"/>
          <w:sz w:val="24"/>
          <w:rPrChange w:id="241" w:author="***" w:date="2016-04-07T17:42:00Z">
            <w:rPr>
              <w:rFonts w:ascii="Times New Roman" w:hAnsi="Times New Roman"/>
              <w:i/>
              <w:color w:val="00000A"/>
              <w:spacing w:val="-9"/>
              <w:sz w:val="24"/>
              <w:lang w:val="es-ES_tradnl"/>
            </w:rPr>
          </w:rPrChange>
        </w:rPr>
        <w:t xml:space="preserve"> </w:t>
      </w:r>
      <w:r w:rsidRPr="00B655E7">
        <w:rPr>
          <w:rFonts w:ascii="Times New Roman" w:hAnsi="Times New Roman"/>
          <w:color w:val="00000A"/>
          <w:sz w:val="24"/>
          <w:rPrChange w:id="242" w:author="***" w:date="2016-04-07T17:42:00Z">
            <w:rPr>
              <w:rFonts w:ascii="Times New Roman" w:hAnsi="Times New Roman"/>
              <w:color w:val="00000A"/>
              <w:sz w:val="24"/>
              <w:lang w:val="es-ES_tradnl"/>
            </w:rPr>
          </w:rPrChange>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243" w:author="***" w:date="2016-04-07T17:42:00Z">
            <w:rPr>
              <w:rFonts w:ascii="Times New Roman" w:hAnsi="Times New Roman"/>
              <w:color w:val="00000A"/>
              <w:sz w:val="24"/>
              <w:lang w:val="es-ES_tradnl"/>
            </w:rPr>
          </w:rPrChange>
        </w:rPr>
        <w:t>Handley, Lisa</w:t>
      </w:r>
      <w:proofErr w:type="gramStart"/>
      <w:r w:rsidRPr="00B655E7">
        <w:rPr>
          <w:rFonts w:ascii="Times New Roman" w:hAnsi="Times New Roman"/>
          <w:color w:val="00000A"/>
          <w:sz w:val="24"/>
          <w:rPrChange w:id="244" w:author="***" w:date="2016-04-07T17:42:00Z">
            <w:rPr>
              <w:rFonts w:ascii="Times New Roman" w:hAnsi="Times New Roman"/>
              <w:color w:val="00000A"/>
              <w:sz w:val="24"/>
              <w:lang w:val="es-ES_tradnl"/>
            </w:rPr>
          </w:rPrChange>
        </w:rPr>
        <w:t>.,</w:t>
      </w:r>
      <w:proofErr w:type="gramEnd"/>
      <w:r w:rsidRPr="00B655E7">
        <w:rPr>
          <w:rFonts w:ascii="Times New Roman" w:hAnsi="Times New Roman"/>
          <w:color w:val="00000A"/>
          <w:sz w:val="24"/>
          <w:rPrChange w:id="245" w:author="***" w:date="2016-04-07T17:42:00Z">
            <w:rPr>
              <w:rFonts w:ascii="Times New Roman" w:hAnsi="Times New Roman"/>
              <w:color w:val="00000A"/>
              <w:sz w:val="24"/>
              <w:lang w:val="es-ES_tradnl"/>
            </w:rPr>
          </w:rPrChange>
        </w:rPr>
        <w:t xml:space="preserve"> &amp; </w:t>
      </w:r>
      <w:proofErr w:type="spellStart"/>
      <w:r w:rsidRPr="00B655E7">
        <w:rPr>
          <w:rFonts w:ascii="Times New Roman" w:hAnsi="Times New Roman"/>
          <w:color w:val="00000A"/>
          <w:sz w:val="24"/>
          <w:rPrChange w:id="246" w:author="***" w:date="2016-04-07T17:42:00Z">
            <w:rPr>
              <w:rFonts w:ascii="Times New Roman" w:hAnsi="Times New Roman"/>
              <w:color w:val="00000A"/>
              <w:sz w:val="24"/>
              <w:lang w:val="es-ES_tradnl"/>
            </w:rPr>
          </w:rPrChange>
        </w:rPr>
        <w:t>G</w:t>
      </w:r>
      <w:r w:rsidR="007873F8" w:rsidRPr="00B655E7">
        <w:rPr>
          <w:rFonts w:ascii="Times New Roman" w:hAnsi="Times New Roman"/>
          <w:color w:val="00000A"/>
          <w:sz w:val="24"/>
          <w:rPrChange w:id="247" w:author="***" w:date="2016-04-07T17:42:00Z">
            <w:rPr>
              <w:rFonts w:ascii="Times New Roman" w:hAnsi="Times New Roman"/>
              <w:color w:val="00000A"/>
              <w:sz w:val="24"/>
              <w:lang w:val="es-ES_tradnl"/>
            </w:rPr>
          </w:rPrChange>
        </w:rPr>
        <w:t>rofman</w:t>
      </w:r>
      <w:proofErr w:type="spellEnd"/>
      <w:r w:rsidR="007873F8" w:rsidRPr="00B655E7">
        <w:rPr>
          <w:rFonts w:ascii="Times New Roman" w:hAnsi="Times New Roman"/>
          <w:color w:val="00000A"/>
          <w:sz w:val="24"/>
          <w:rPrChange w:id="248" w:author="***" w:date="2016-04-07T17:42:00Z">
            <w:rPr>
              <w:rFonts w:ascii="Times New Roman" w:hAnsi="Times New Roman"/>
              <w:color w:val="00000A"/>
              <w:sz w:val="24"/>
              <w:lang w:val="es-ES_tradnl"/>
            </w:rPr>
          </w:rPrChange>
        </w:rPr>
        <w:t>, Bernard Eds.</w:t>
      </w:r>
      <w:r w:rsidR="0077583A" w:rsidRPr="00B655E7">
        <w:rPr>
          <w:rFonts w:ascii="Times New Roman" w:hAnsi="Times New Roman"/>
          <w:color w:val="00000A"/>
          <w:sz w:val="24"/>
          <w:rPrChange w:id="249" w:author="***" w:date="2016-04-07T17:42:00Z">
            <w:rPr>
              <w:rFonts w:ascii="Times New Roman" w:hAnsi="Times New Roman"/>
              <w:color w:val="00000A"/>
              <w:sz w:val="24"/>
              <w:lang w:val="es-ES_tradnl"/>
            </w:rPr>
          </w:rPrChange>
        </w:rPr>
        <w:t xml:space="preserve"> (2008),</w:t>
      </w:r>
      <w:r w:rsidRPr="00B655E7">
        <w:rPr>
          <w:rFonts w:ascii="Times New Roman" w:hAnsi="Times New Roman"/>
          <w:color w:val="00000A"/>
          <w:sz w:val="24"/>
          <w:rPrChange w:id="250" w:author="***" w:date="2016-04-07T17:42:00Z">
            <w:rPr>
              <w:rFonts w:ascii="Times New Roman" w:hAnsi="Times New Roman"/>
              <w:color w:val="00000A"/>
              <w:sz w:val="24"/>
              <w:lang w:val="es-ES_tradnl"/>
            </w:rPr>
          </w:rPrChange>
        </w:rPr>
        <w:t xml:space="preserve"> </w:t>
      </w:r>
      <w:r w:rsidR="007873F8" w:rsidRPr="00B655E7">
        <w:rPr>
          <w:rFonts w:ascii="Times New Roman" w:hAnsi="Times New Roman"/>
          <w:i/>
          <w:color w:val="00000A"/>
          <w:sz w:val="24"/>
          <w:rPrChange w:id="251" w:author="***" w:date="2016-04-07T17:42:00Z">
            <w:rPr>
              <w:rFonts w:ascii="Times New Roman" w:hAnsi="Times New Roman"/>
              <w:i/>
              <w:color w:val="00000A"/>
              <w:sz w:val="24"/>
              <w:lang w:val="es-ES_tradnl"/>
            </w:rPr>
          </w:rPrChange>
        </w:rPr>
        <w:t>Redistricting in Comparative P</w:t>
      </w:r>
      <w:r w:rsidRPr="00B655E7">
        <w:rPr>
          <w:rFonts w:ascii="Times New Roman" w:hAnsi="Times New Roman"/>
          <w:i/>
          <w:color w:val="00000A"/>
          <w:sz w:val="24"/>
          <w:rPrChange w:id="252" w:author="***" w:date="2016-04-07T17:42:00Z">
            <w:rPr>
              <w:rFonts w:ascii="Times New Roman" w:hAnsi="Times New Roman"/>
              <w:i/>
              <w:color w:val="00000A"/>
              <w:sz w:val="24"/>
              <w:lang w:val="es-ES_tradnl"/>
            </w:rPr>
          </w:rPrChange>
        </w:rPr>
        <w:t>erspective</w:t>
      </w:r>
      <w:r w:rsidRPr="00B655E7">
        <w:rPr>
          <w:rFonts w:ascii="Times New Roman" w:hAnsi="Times New Roman"/>
          <w:color w:val="00000A"/>
          <w:sz w:val="24"/>
          <w:rPrChange w:id="253"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yperlink"/>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254" w:author="***" w:date="2016-04-07T17:42:00Z">
            <w:rPr>
              <w:rFonts w:ascii="Times New Roman" w:hAnsi="Times New Roman"/>
              <w:color w:val="00000A"/>
              <w:sz w:val="24"/>
              <w:lang w:val="es-ES_tradnl"/>
            </w:rPr>
          </w:rPrChange>
        </w:rPr>
        <w:t>Jackman, Simon</w:t>
      </w:r>
      <w:r w:rsidR="005F56AD" w:rsidRPr="00B655E7">
        <w:rPr>
          <w:rFonts w:ascii="Times New Roman" w:hAnsi="Times New Roman"/>
          <w:color w:val="00000A"/>
          <w:sz w:val="24"/>
          <w:rPrChange w:id="255"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256"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257" w:author="***" w:date="2016-04-07T17:42:00Z">
            <w:rPr>
              <w:rFonts w:ascii="Times New Roman" w:hAnsi="Times New Roman"/>
              <w:color w:val="00000A"/>
              <w:sz w:val="24"/>
              <w:lang w:val="es-ES_tradnl"/>
            </w:rPr>
          </w:rPrChange>
        </w:rPr>
        <w:t>1994</w:t>
      </w:r>
      <w:r w:rsidRPr="00B655E7">
        <w:rPr>
          <w:rFonts w:ascii="Times New Roman" w:hAnsi="Times New Roman"/>
          <w:color w:val="00000A"/>
          <w:sz w:val="24"/>
          <w:rPrChange w:id="258" w:author="***" w:date="2016-04-07T17:42:00Z">
            <w:rPr>
              <w:rFonts w:ascii="Times New Roman" w:hAnsi="Times New Roman"/>
              <w:color w:val="00000A"/>
              <w:sz w:val="24"/>
              <w:lang w:val="es-ES_tradnl"/>
            </w:rPr>
          </w:rPrChange>
        </w:rPr>
        <w:t>)</w:t>
      </w:r>
      <w:r w:rsidR="0003658B" w:rsidRPr="00B655E7">
        <w:rPr>
          <w:rFonts w:ascii="Times New Roman" w:hAnsi="Times New Roman"/>
          <w:color w:val="00000A"/>
          <w:sz w:val="24"/>
          <w:rPrChange w:id="259"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260"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261" w:author="***" w:date="2016-04-07T17:42:00Z">
            <w:rPr>
              <w:rFonts w:ascii="Times New Roman" w:hAnsi="Times New Roman"/>
              <w:color w:val="00000A"/>
              <w:sz w:val="24"/>
              <w:lang w:val="es-ES_tradnl"/>
            </w:rPr>
          </w:rPrChange>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262" w:author="***" w:date="2016-04-07T17:42:00Z">
            <w:rPr>
              <w:rFonts w:ascii="Times New Roman" w:hAnsi="Times New Roman"/>
              <w:color w:val="00000A"/>
              <w:sz w:val="24"/>
              <w:lang w:val="es-ES_tradnl"/>
            </w:rPr>
          </w:rPrChange>
        </w:rPr>
        <w:t>Johnston, Ronald J.</w:t>
      </w:r>
      <w:r w:rsidR="005F56AD" w:rsidRPr="00B655E7">
        <w:rPr>
          <w:rFonts w:ascii="Times New Roman" w:hAnsi="Times New Roman"/>
          <w:color w:val="00000A"/>
          <w:sz w:val="24"/>
          <w:rPrChange w:id="263"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264" w:author="***" w:date="2016-04-07T17:42:00Z">
            <w:rPr>
              <w:rFonts w:ascii="Times New Roman" w:hAnsi="Times New Roman"/>
              <w:color w:val="00000A"/>
              <w:sz w:val="24"/>
              <w:lang w:val="es-ES_tradnl"/>
            </w:rPr>
          </w:rPrChange>
        </w:rPr>
        <w:t>(2002),</w:t>
      </w:r>
      <w:r w:rsidR="005F56AD" w:rsidRPr="00B655E7">
        <w:rPr>
          <w:rFonts w:ascii="Times New Roman" w:hAnsi="Times New Roman"/>
          <w:color w:val="00000A"/>
          <w:sz w:val="24"/>
          <w:rPrChange w:id="265"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266" w:author="***" w:date="2016-04-07T17:42:00Z">
            <w:rPr>
              <w:rFonts w:ascii="Times New Roman" w:hAnsi="Times New Roman"/>
              <w:color w:val="00000A"/>
              <w:sz w:val="24"/>
              <w:lang w:val="es-ES_tradnl"/>
            </w:rPr>
          </w:rPrChange>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B655E7" w:rsidRDefault="008555F6" w:rsidP="008555F6">
      <w:pPr>
        <w:pStyle w:val="LO-normal"/>
        <w:spacing w:line="240" w:lineRule="auto"/>
        <w:ind w:left="720" w:hanging="720"/>
        <w:contextualSpacing/>
        <w:rPr>
          <w:rFonts w:ascii="Times New Roman" w:hAnsi="Times New Roman"/>
          <w:color w:val="00000A"/>
          <w:sz w:val="24"/>
          <w:rPrChange w:id="267" w:author="***" w:date="2016-04-07T17:42:00Z">
            <w:rPr>
              <w:rFonts w:ascii="Times New Roman" w:hAnsi="Times New Roman"/>
              <w:color w:val="00000A"/>
              <w:sz w:val="24"/>
              <w:lang w:val="es-ES_tradnl"/>
            </w:rPr>
          </w:rPrChange>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B655E7" w:rsidRDefault="005F56AD">
      <w:pPr>
        <w:pStyle w:val="LO-normal"/>
        <w:spacing w:line="240" w:lineRule="auto"/>
        <w:ind w:left="720" w:hanging="720"/>
        <w:contextualSpacing/>
        <w:rPr>
          <w:rFonts w:ascii="Times New Roman" w:hAnsi="Times New Roman"/>
          <w:color w:val="00000A"/>
          <w:sz w:val="24"/>
          <w:rPrChange w:id="268" w:author="***" w:date="2016-04-07T17:42:00Z">
            <w:rPr>
              <w:rFonts w:ascii="Times New Roman" w:hAnsi="Times New Roman"/>
              <w:color w:val="00000A"/>
              <w:sz w:val="24"/>
              <w:lang w:val="es-ES_tradnl"/>
            </w:rPr>
          </w:rPrChange>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xml:space="preserve">. </w:t>
      </w:r>
      <w:r w:rsidR="0003658B" w:rsidRPr="00B655E7">
        <w:rPr>
          <w:rFonts w:ascii="Times New Roman" w:hAnsi="Times New Roman"/>
          <w:color w:val="00000A"/>
          <w:sz w:val="24"/>
          <w:rPrChange w:id="269" w:author="***" w:date="2016-04-07T17:42:00Z">
            <w:rPr>
              <w:rFonts w:ascii="Times New Roman" w:hAnsi="Times New Roman"/>
              <w:color w:val="00000A"/>
              <w:sz w:val="24"/>
              <w:lang w:val="es-ES_tradnl"/>
            </w:rPr>
          </w:rPrChange>
        </w:rPr>
        <w:t>(2008),</w:t>
      </w:r>
      <w:r w:rsidRPr="00B655E7">
        <w:rPr>
          <w:rFonts w:ascii="Times New Roman" w:hAnsi="Times New Roman"/>
          <w:color w:val="00000A"/>
          <w:sz w:val="24"/>
          <w:rPrChange w:id="270" w:author="***" w:date="2016-04-07T17:42:00Z">
            <w:rPr>
              <w:rFonts w:ascii="Times New Roman" w:hAnsi="Times New Roman"/>
              <w:color w:val="00000A"/>
              <w:sz w:val="24"/>
              <w:lang w:val="es-ES_tradnl"/>
            </w:rPr>
          </w:rPrChange>
        </w:rPr>
        <w:t xml:space="preserve"> “From politics to technicalities: Mexican redistri</w:t>
      </w:r>
      <w:r w:rsidR="005574B9" w:rsidRPr="00B655E7">
        <w:rPr>
          <w:rFonts w:ascii="Times New Roman" w:hAnsi="Times New Roman"/>
          <w:color w:val="00000A"/>
          <w:sz w:val="24"/>
          <w:rPrChange w:id="271" w:author="***" w:date="2016-04-07T17:42:00Z">
            <w:rPr>
              <w:rFonts w:ascii="Times New Roman" w:hAnsi="Times New Roman"/>
              <w:color w:val="00000A"/>
              <w:sz w:val="24"/>
              <w:lang w:val="es-ES_tradnl"/>
            </w:rPr>
          </w:rPrChange>
        </w:rPr>
        <w:t>cting in historical perspective</w:t>
      </w:r>
      <w:r w:rsidRPr="00B655E7">
        <w:rPr>
          <w:rFonts w:ascii="Times New Roman" w:hAnsi="Times New Roman"/>
          <w:color w:val="00000A"/>
          <w:sz w:val="24"/>
          <w:rPrChange w:id="272" w:author="***" w:date="2016-04-07T17:42:00Z">
            <w:rPr>
              <w:rFonts w:ascii="Times New Roman" w:hAnsi="Times New Roman"/>
              <w:color w:val="00000A"/>
              <w:sz w:val="24"/>
              <w:lang w:val="es-ES_tradnl"/>
            </w:rPr>
          </w:rPrChange>
        </w:rPr>
        <w:t>”</w:t>
      </w:r>
      <w:r w:rsidR="005574B9" w:rsidRPr="00B655E7">
        <w:rPr>
          <w:rFonts w:ascii="Times New Roman" w:hAnsi="Times New Roman"/>
          <w:color w:val="00000A"/>
          <w:sz w:val="24"/>
          <w:rPrChange w:id="273"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74"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275" w:author="***" w:date="2016-04-07T17:42:00Z">
            <w:rPr>
              <w:rFonts w:ascii="Times New Roman" w:hAnsi="Times New Roman"/>
              <w:color w:val="00000A"/>
              <w:sz w:val="24"/>
              <w:lang w:val="es-ES_tradnl"/>
            </w:rPr>
          </w:rPrChange>
        </w:rPr>
        <w:t>en</w:t>
      </w:r>
      <w:r w:rsidRPr="00B655E7">
        <w:rPr>
          <w:rFonts w:ascii="Times New Roman" w:hAnsi="Times New Roman"/>
          <w:color w:val="00000A"/>
          <w:sz w:val="24"/>
          <w:rPrChange w:id="276"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277" w:author="***" w:date="2016-04-07T17:42:00Z">
            <w:rPr>
              <w:rFonts w:ascii="Times New Roman" w:hAnsi="Times New Roman"/>
              <w:color w:val="00000A"/>
              <w:sz w:val="24"/>
              <w:lang w:val="es-ES_tradnl"/>
            </w:rPr>
          </w:rPrChange>
        </w:rPr>
        <w:t xml:space="preserve">Handley, Lisa and Bernard </w:t>
      </w:r>
      <w:proofErr w:type="spellStart"/>
      <w:r w:rsidR="005574B9" w:rsidRPr="00B655E7">
        <w:rPr>
          <w:rFonts w:ascii="Times New Roman" w:hAnsi="Times New Roman"/>
          <w:color w:val="00000A"/>
          <w:sz w:val="24"/>
          <w:rPrChange w:id="278" w:author="***" w:date="2016-04-07T17:42:00Z">
            <w:rPr>
              <w:rFonts w:ascii="Times New Roman" w:hAnsi="Times New Roman"/>
              <w:color w:val="00000A"/>
              <w:sz w:val="24"/>
              <w:lang w:val="es-ES_tradnl"/>
            </w:rPr>
          </w:rPrChange>
        </w:rPr>
        <w:t>Grofman</w:t>
      </w:r>
      <w:proofErr w:type="spellEnd"/>
      <w:r w:rsidR="005574B9" w:rsidRPr="00B655E7">
        <w:rPr>
          <w:rFonts w:ascii="Times New Roman" w:hAnsi="Times New Roman"/>
          <w:color w:val="00000A"/>
          <w:sz w:val="24"/>
          <w:rPrChange w:id="279" w:author="***" w:date="2016-04-07T17:42:00Z">
            <w:rPr>
              <w:rFonts w:ascii="Times New Roman" w:hAnsi="Times New Roman"/>
              <w:color w:val="00000A"/>
              <w:sz w:val="24"/>
              <w:lang w:val="es-ES_tradnl"/>
            </w:rPr>
          </w:rPrChange>
        </w:rPr>
        <w:t xml:space="preserve"> Eds., </w:t>
      </w:r>
      <w:r w:rsidRPr="00B655E7">
        <w:rPr>
          <w:rFonts w:ascii="Times New Roman" w:hAnsi="Times New Roman"/>
          <w:i/>
          <w:color w:val="00000A"/>
          <w:sz w:val="24"/>
          <w:rPrChange w:id="280" w:author="***" w:date="2016-04-07T17:42:00Z">
            <w:rPr>
              <w:rFonts w:ascii="Times New Roman" w:hAnsi="Times New Roman"/>
              <w:i/>
              <w:color w:val="00000A"/>
              <w:sz w:val="24"/>
              <w:lang w:val="es-ES_tradnl"/>
            </w:rPr>
          </w:rPrChange>
        </w:rPr>
        <w:t>Redistricting in Comparative Perspective</w:t>
      </w:r>
      <w:r w:rsidRPr="00B655E7">
        <w:rPr>
          <w:rFonts w:ascii="Times New Roman" w:hAnsi="Times New Roman"/>
          <w:color w:val="00000A"/>
          <w:sz w:val="24"/>
          <w:rPrChange w:id="281" w:author="***" w:date="2016-04-07T17:42:00Z">
            <w:rPr>
              <w:rFonts w:ascii="Times New Roman" w:hAnsi="Times New Roman"/>
              <w:color w:val="00000A"/>
              <w:sz w:val="24"/>
              <w:lang w:val="es-ES_tradnl"/>
            </w:rPr>
          </w:rPrChange>
        </w:rPr>
        <w:t xml:space="preserve">, Oxford: Oxford University Press. </w:t>
      </w:r>
    </w:p>
    <w:p w14:paraId="1A7F8896" w14:textId="4863906A" w:rsidR="00196BB3" w:rsidRPr="00B655E7" w:rsidRDefault="005F56AD">
      <w:pPr>
        <w:pStyle w:val="LO-normal"/>
        <w:spacing w:line="240" w:lineRule="auto"/>
        <w:ind w:left="720" w:hanging="720"/>
        <w:contextualSpacing/>
        <w:rPr>
          <w:rFonts w:ascii="Times New Roman" w:hAnsi="Times New Roman"/>
          <w:color w:val="00000A"/>
          <w:sz w:val="24"/>
          <w:rPrChange w:id="282"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83" w:author="***" w:date="2016-04-07T17:42:00Z">
            <w:rPr>
              <w:rFonts w:ascii="Times New Roman" w:hAnsi="Times New Roman"/>
              <w:color w:val="00000A"/>
              <w:sz w:val="24"/>
              <w:lang w:val="es-ES_tradnl"/>
            </w:rPr>
          </w:rPrChange>
        </w:rPr>
        <w:t>Magar, Eric, Alejandro Trelles, Micah Altman, y Michael McDonald (2015)</w:t>
      </w:r>
      <w:r w:rsidR="00936233" w:rsidRPr="00B655E7">
        <w:rPr>
          <w:rFonts w:ascii="Times New Roman" w:hAnsi="Times New Roman"/>
          <w:color w:val="00000A"/>
          <w:sz w:val="24"/>
          <w:rPrChange w:id="284"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85"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28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87" w:author="***" w:date="2016-04-07T17:42:00Z">
            <w:rPr>
              <w:rFonts w:ascii="Times New Roman" w:hAnsi="Times New Roman"/>
              <w:color w:val="00000A"/>
              <w:sz w:val="24"/>
              <w:lang w:val="es-ES_tradnl"/>
            </w:rPr>
          </w:rPrChange>
        </w:rPr>
        <w:t>Measuring malapportionment, gerrymander, and turnout</w:t>
      </w:r>
      <w:r w:rsidR="005574B9" w:rsidRPr="00B655E7">
        <w:rPr>
          <w:rFonts w:ascii="Times New Roman" w:hAnsi="Times New Roman"/>
          <w:color w:val="00000A"/>
          <w:sz w:val="24"/>
          <w:rPrChange w:id="288" w:author="***" w:date="2016-04-07T17:42:00Z">
            <w:rPr>
              <w:rFonts w:ascii="Times New Roman" w:hAnsi="Times New Roman"/>
              <w:color w:val="00000A"/>
              <w:sz w:val="24"/>
              <w:lang w:val="es-ES_tradnl"/>
            </w:rPr>
          </w:rPrChange>
        </w:rPr>
        <w:t xml:space="preserve"> effects in multi-party systems”,</w:t>
      </w:r>
      <w:r w:rsidRPr="00B655E7">
        <w:rPr>
          <w:rFonts w:ascii="Times New Roman" w:hAnsi="Times New Roman"/>
          <w:color w:val="00000A"/>
          <w:sz w:val="24"/>
          <w:rPrChange w:id="289" w:author="***" w:date="2016-04-07T17:42:00Z">
            <w:rPr>
              <w:rFonts w:ascii="Times New Roman" w:hAnsi="Times New Roman"/>
              <w:color w:val="00000A"/>
              <w:sz w:val="24"/>
              <w:lang w:val="es-ES_tradnl"/>
            </w:rPr>
          </w:rPrChange>
        </w:rPr>
        <w:t xml:space="preserve"> Typescript, ITAM.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sidRPr="00B655E7">
        <w:rPr>
          <w:rFonts w:ascii="Times New Roman" w:hAnsi="Times New Roman"/>
          <w:color w:val="00000A"/>
          <w:sz w:val="24"/>
          <w:lang w:val="es-MX"/>
          <w:rPrChange w:id="290" w:author="***" w:date="2016-04-07T17:42:00Z">
            <w:rPr>
              <w:rFonts w:ascii="Times New Roman" w:hAnsi="Times New Roman"/>
              <w:color w:val="00000A"/>
              <w:sz w:val="24"/>
            </w:rPr>
          </w:rPrChange>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673AF2" w:rsidRDefault="00735954" w:rsidP="00735954">
      <w:pPr>
        <w:pStyle w:val="LO-normal"/>
        <w:spacing w:line="240" w:lineRule="auto"/>
        <w:ind w:left="720" w:hanging="720"/>
        <w:contextualSpacing/>
        <w:rPr>
          <w:rFonts w:ascii="Times New Roman" w:hAnsi="Times New Roman"/>
          <w:color w:val="00000A"/>
          <w:sz w:val="24"/>
          <w:rPrChange w:id="291" w:author="***" w:date="2016-04-07T17:42:00Z">
            <w:rPr>
              <w:rFonts w:ascii="Times New Roman" w:hAnsi="Times New Roman"/>
              <w:color w:val="00000A"/>
              <w:sz w:val="24"/>
              <w:lang w:val="es-ES_tradnl"/>
            </w:rPr>
          </w:rPrChange>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sidR="00936233">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Pr="00B655E7" w:rsidRDefault="005F56AD" w:rsidP="00F51AC6">
      <w:pPr>
        <w:pStyle w:val="LO-normal"/>
        <w:spacing w:line="240" w:lineRule="auto"/>
        <w:ind w:left="720" w:hanging="720"/>
        <w:contextualSpacing/>
        <w:rPr>
          <w:rStyle w:val="InternetLink"/>
          <w:rFonts w:ascii="Times New Roman" w:hAnsi="Times New Roman"/>
          <w:color w:val="00000A"/>
          <w:sz w:val="24"/>
          <w:lang w:val="en-US"/>
          <w:rPrChange w:id="292" w:author="***" w:date="2016-04-07T17:42:00Z">
            <w:rPr>
              <w:rStyle w:val="InternetLink"/>
              <w:rFonts w:ascii="Times New Roman" w:hAnsi="Times New Roman"/>
              <w:color w:val="00000A"/>
              <w:sz w:val="24"/>
              <w:lang w:val="es-ES_tradnl"/>
            </w:rPr>
          </w:rPrChange>
        </w:rPr>
      </w:pPr>
      <w:r w:rsidRPr="00B655E7">
        <w:rPr>
          <w:rFonts w:ascii="Times New Roman" w:hAnsi="Times New Roman"/>
          <w:color w:val="00000A"/>
          <w:sz w:val="24"/>
          <w:rPrChange w:id="293" w:author="***" w:date="2016-04-07T17:42:00Z">
            <w:rPr>
              <w:rFonts w:ascii="Times New Roman" w:hAnsi="Times New Roman"/>
              <w:color w:val="00000A"/>
              <w:sz w:val="24"/>
              <w:u w:val="single"/>
              <w:lang w:val="es-ES_tradnl" w:eastAsia="uz-Cyrl-UZ" w:bidi="uz-Cyrl-UZ"/>
            </w:rPr>
          </w:rPrChange>
        </w:rPr>
        <w:t xml:space="preserve">Robinson, David G. and Yu, Harlan and Zeller, William </w:t>
      </w:r>
      <w:r w:rsidR="00936233" w:rsidRPr="00B655E7">
        <w:rPr>
          <w:rFonts w:ascii="Times New Roman" w:hAnsi="Times New Roman"/>
          <w:color w:val="00000A"/>
          <w:sz w:val="24"/>
          <w:rPrChange w:id="294" w:author="***" w:date="2016-04-07T17:42:00Z">
            <w:rPr>
              <w:rFonts w:ascii="Times New Roman" w:hAnsi="Times New Roman"/>
              <w:color w:val="00000A"/>
              <w:sz w:val="24"/>
              <w:lang w:val="es-ES_tradnl"/>
            </w:rPr>
          </w:rPrChange>
        </w:rPr>
        <w:t xml:space="preserve">P. and </w:t>
      </w:r>
      <w:proofErr w:type="spellStart"/>
      <w:r w:rsidR="00936233" w:rsidRPr="00B655E7">
        <w:rPr>
          <w:rFonts w:ascii="Times New Roman" w:hAnsi="Times New Roman"/>
          <w:color w:val="00000A"/>
          <w:sz w:val="24"/>
          <w:rPrChange w:id="295" w:author="***" w:date="2016-04-07T17:42:00Z">
            <w:rPr>
              <w:rFonts w:ascii="Times New Roman" w:hAnsi="Times New Roman"/>
              <w:color w:val="00000A"/>
              <w:sz w:val="24"/>
              <w:lang w:val="es-ES_tradnl"/>
            </w:rPr>
          </w:rPrChange>
        </w:rPr>
        <w:t>Felten</w:t>
      </w:r>
      <w:proofErr w:type="spellEnd"/>
      <w:r w:rsidR="00936233" w:rsidRPr="00B655E7">
        <w:rPr>
          <w:rFonts w:ascii="Times New Roman" w:hAnsi="Times New Roman"/>
          <w:color w:val="00000A"/>
          <w:sz w:val="24"/>
          <w:rPrChange w:id="296" w:author="***" w:date="2016-04-07T17:42:00Z">
            <w:rPr>
              <w:rFonts w:ascii="Times New Roman" w:hAnsi="Times New Roman"/>
              <w:color w:val="00000A"/>
              <w:sz w:val="24"/>
              <w:lang w:val="es-ES_tradnl"/>
            </w:rPr>
          </w:rPrChange>
        </w:rPr>
        <w:t>, Edward W. (2009),</w:t>
      </w:r>
      <w:r w:rsidRPr="00B655E7">
        <w:rPr>
          <w:rFonts w:ascii="Times New Roman" w:hAnsi="Times New Roman"/>
          <w:color w:val="00000A"/>
          <w:sz w:val="24"/>
          <w:rPrChange w:id="297" w:author="***" w:date="2016-04-07T17:42:00Z">
            <w:rPr>
              <w:rFonts w:ascii="Times New Roman" w:hAnsi="Times New Roman"/>
              <w:color w:val="00000A"/>
              <w:sz w:val="24"/>
              <w:lang w:val="es-ES_tradnl"/>
            </w:rPr>
          </w:rPrChange>
        </w:rPr>
        <w:t xml:space="preserve"> “Government Data and the Invisible Hand” Fall 2009. </w:t>
      </w:r>
      <w:r w:rsidRPr="00B655E7">
        <w:rPr>
          <w:rFonts w:ascii="Times New Roman" w:hAnsi="Times New Roman"/>
          <w:i/>
          <w:color w:val="00000A"/>
          <w:sz w:val="24"/>
          <w:rPrChange w:id="298" w:author="***" w:date="2016-04-07T17:42:00Z">
            <w:rPr>
              <w:rFonts w:ascii="Times New Roman" w:hAnsi="Times New Roman"/>
              <w:i/>
              <w:color w:val="00000A"/>
              <w:sz w:val="24"/>
              <w:lang w:val="es-ES_tradnl"/>
            </w:rPr>
          </w:rPrChange>
        </w:rPr>
        <w:t>Yale Journal of Law &amp; Technology</w:t>
      </w:r>
      <w:r w:rsidRPr="00B655E7">
        <w:rPr>
          <w:rFonts w:ascii="Times New Roman" w:hAnsi="Times New Roman"/>
          <w:color w:val="00000A"/>
          <w:sz w:val="24"/>
          <w:rPrChange w:id="299" w:author="***" w:date="2016-04-07T17:42:00Z">
            <w:rPr>
              <w:rFonts w:ascii="Times New Roman" w:hAnsi="Times New Roman"/>
              <w:color w:val="00000A"/>
              <w:sz w:val="24"/>
              <w:lang w:val="es-ES_tradnl"/>
            </w:rPr>
          </w:rPrChange>
        </w:rPr>
        <w:t xml:space="preserve">, Vol. 11, p. 160. En at </w:t>
      </w:r>
      <w:proofErr w:type="spellStart"/>
      <w:r w:rsidRPr="00B655E7">
        <w:rPr>
          <w:rFonts w:ascii="Times New Roman" w:hAnsi="Times New Roman"/>
          <w:color w:val="00000A"/>
          <w:sz w:val="24"/>
          <w:rPrChange w:id="300" w:author="***" w:date="2016-04-07T17:42:00Z">
            <w:rPr>
              <w:rFonts w:ascii="Times New Roman" w:hAnsi="Times New Roman"/>
              <w:color w:val="00000A"/>
              <w:sz w:val="24"/>
              <w:lang w:val="es-ES_tradnl"/>
            </w:rPr>
          </w:rPrChange>
        </w:rPr>
        <w:t>SSRN</w:t>
      </w:r>
      <w:proofErr w:type="gramStart"/>
      <w:r w:rsidRPr="00B655E7">
        <w:rPr>
          <w:rFonts w:ascii="Times New Roman" w:hAnsi="Times New Roman"/>
          <w:color w:val="00000A"/>
          <w:sz w:val="24"/>
          <w:rPrChange w:id="301" w:author="***" w:date="2016-04-07T17:42:00Z">
            <w:rPr>
              <w:rFonts w:ascii="Times New Roman" w:hAnsi="Times New Roman"/>
              <w:color w:val="00000A"/>
              <w:sz w:val="24"/>
              <w:lang w:val="es-ES_tradnl"/>
            </w:rPr>
          </w:rPrChange>
        </w:rPr>
        <w:t>:</w:t>
      </w:r>
      <w:r w:rsidRPr="00B655E7">
        <w:rPr>
          <w:rStyle w:val="InternetLink"/>
          <w:rFonts w:ascii="Times New Roman" w:hAnsi="Times New Roman"/>
          <w:color w:val="00000A"/>
          <w:sz w:val="24"/>
          <w:lang w:val="en-US"/>
          <w:rPrChange w:id="302" w:author="***" w:date="2016-04-07T17:42:00Z">
            <w:rPr>
              <w:rStyle w:val="InternetLink"/>
              <w:rFonts w:ascii="Times New Roman" w:hAnsi="Times New Roman"/>
              <w:color w:val="00000A"/>
              <w:sz w:val="24"/>
              <w:lang w:val="es-ES_tradnl"/>
            </w:rPr>
          </w:rPrChange>
        </w:rPr>
        <w:t>http</w:t>
      </w:r>
      <w:proofErr w:type="spellEnd"/>
      <w:proofErr w:type="gramEnd"/>
      <w:r w:rsidRPr="00B655E7">
        <w:rPr>
          <w:rStyle w:val="InternetLink"/>
          <w:rFonts w:ascii="Times New Roman" w:hAnsi="Times New Roman"/>
          <w:color w:val="00000A"/>
          <w:sz w:val="24"/>
          <w:lang w:val="en-US"/>
          <w:rPrChange w:id="303" w:author="***" w:date="2016-04-07T17:42:00Z">
            <w:rPr>
              <w:rStyle w:val="InternetLink"/>
              <w:rFonts w:ascii="Times New Roman" w:hAnsi="Times New Roman"/>
              <w:color w:val="00000A"/>
              <w:sz w:val="24"/>
              <w:lang w:val="es-ES_tradnl"/>
            </w:rPr>
          </w:rPrChange>
        </w:rPr>
        <w:t>://ssrn.com/abstract=1138083</w:t>
      </w:r>
      <w:r w:rsidR="00910168" w:rsidRPr="00B655E7">
        <w:rPr>
          <w:rStyle w:val="InternetLink"/>
          <w:rFonts w:ascii="Times New Roman" w:hAnsi="Times New Roman"/>
          <w:color w:val="00000A"/>
          <w:sz w:val="24"/>
          <w:lang w:val="en-US"/>
          <w:rPrChange w:id="304" w:author="***" w:date="2016-04-07T17:42:00Z">
            <w:rPr>
              <w:rStyle w:val="InternetLink"/>
              <w:rFonts w:ascii="Times New Roman" w:hAnsi="Times New Roman"/>
              <w:color w:val="00000A"/>
              <w:sz w:val="24"/>
              <w:lang w:val="es-ES_tradnl"/>
            </w:rPr>
          </w:rPrChange>
        </w:rPr>
        <w:t xml:space="preserve">. </w:t>
      </w:r>
      <w:r w:rsidR="00910168" w:rsidRPr="00B655E7">
        <w:rPr>
          <w:rFonts w:ascii="Times New Roman" w:hAnsi="Times New Roman"/>
          <w:color w:val="00000A"/>
          <w:sz w:val="24"/>
          <w:rPrChange w:id="305" w:author="***" w:date="2016-04-07T17:42:00Z">
            <w:rPr>
              <w:rFonts w:ascii="Times New Roman" w:hAnsi="Times New Roman"/>
              <w:color w:val="00000A"/>
              <w:sz w:val="24"/>
              <w:lang w:val="es-ES_tradnl"/>
            </w:rPr>
          </w:rPrChange>
        </w:rPr>
        <w:t>[</w:t>
      </w:r>
      <w:proofErr w:type="gramStart"/>
      <w:r w:rsidR="00910168" w:rsidRPr="00B655E7">
        <w:rPr>
          <w:rFonts w:ascii="Times New Roman" w:hAnsi="Times New Roman"/>
          <w:color w:val="00000A"/>
          <w:sz w:val="24"/>
          <w:highlight w:val="green"/>
          <w:rPrChange w:id="306" w:author="***" w:date="2016-04-07T17:42:00Z">
            <w:rPr>
              <w:rFonts w:ascii="Times New Roman" w:hAnsi="Times New Roman"/>
              <w:color w:val="00000A"/>
              <w:sz w:val="24"/>
              <w:highlight w:val="green"/>
              <w:lang w:val="es-ES_tradnl"/>
            </w:rPr>
          </w:rPrChange>
        </w:rPr>
        <w:t>24 de</w:t>
      </w:r>
      <w:proofErr w:type="gramEnd"/>
      <w:r w:rsidR="00910168" w:rsidRPr="00B655E7">
        <w:rPr>
          <w:rFonts w:ascii="Times New Roman" w:hAnsi="Times New Roman"/>
          <w:color w:val="00000A"/>
          <w:sz w:val="24"/>
          <w:highlight w:val="green"/>
          <w:rPrChange w:id="307" w:author="***" w:date="2016-04-07T17:42:00Z">
            <w:rPr>
              <w:rFonts w:ascii="Times New Roman" w:hAnsi="Times New Roman"/>
              <w:color w:val="00000A"/>
              <w:sz w:val="24"/>
              <w:highlight w:val="green"/>
              <w:lang w:val="es-ES_tradnl"/>
            </w:rPr>
          </w:rPrChange>
        </w:rPr>
        <w:t xml:space="preserve"> </w:t>
      </w:r>
      <w:proofErr w:type="spellStart"/>
      <w:r w:rsidR="00910168" w:rsidRPr="00B655E7">
        <w:rPr>
          <w:rFonts w:ascii="Times New Roman" w:hAnsi="Times New Roman"/>
          <w:color w:val="00000A"/>
          <w:sz w:val="24"/>
          <w:highlight w:val="green"/>
          <w:rPrChange w:id="308" w:author="***" w:date="2016-04-07T17:42:00Z">
            <w:rPr>
              <w:rFonts w:ascii="Times New Roman" w:hAnsi="Times New Roman"/>
              <w:color w:val="00000A"/>
              <w:sz w:val="24"/>
              <w:highlight w:val="green"/>
              <w:lang w:val="es-ES_tradnl"/>
            </w:rPr>
          </w:rPrChange>
        </w:rPr>
        <w:t>marzo</w:t>
      </w:r>
      <w:proofErr w:type="spellEnd"/>
      <w:r w:rsidR="00910168" w:rsidRPr="00B655E7">
        <w:rPr>
          <w:rFonts w:ascii="Times New Roman" w:hAnsi="Times New Roman"/>
          <w:color w:val="00000A"/>
          <w:sz w:val="24"/>
          <w:highlight w:val="green"/>
          <w:rPrChange w:id="309" w:author="***" w:date="2016-04-07T17:42:00Z">
            <w:rPr>
              <w:rFonts w:ascii="Times New Roman" w:hAnsi="Times New Roman"/>
              <w:color w:val="00000A"/>
              <w:sz w:val="24"/>
              <w:highlight w:val="green"/>
              <w:lang w:val="es-ES_tradnl"/>
            </w:rPr>
          </w:rPrChange>
        </w:rPr>
        <w:t xml:space="preserve"> de 2015].</w:t>
      </w:r>
    </w:p>
    <w:p w14:paraId="775A9DD1" w14:textId="4829EB92" w:rsidR="00F51AC6" w:rsidRPr="00B655E7" w:rsidRDefault="00F51AC6" w:rsidP="00F51AC6">
      <w:pPr>
        <w:pStyle w:val="LO-normal"/>
        <w:spacing w:line="240" w:lineRule="auto"/>
        <w:ind w:left="720" w:hanging="720"/>
        <w:contextualSpacing/>
        <w:rPr>
          <w:rFonts w:ascii="Times New Roman" w:hAnsi="Times New Roman"/>
          <w:color w:val="00000A"/>
          <w:sz w:val="24"/>
          <w:u w:val="single"/>
          <w:rPrChange w:id="310" w:author="***" w:date="2016-04-07T17:42:00Z">
            <w:rPr>
              <w:rFonts w:ascii="Times New Roman" w:hAnsi="Times New Roman"/>
              <w:color w:val="00000A"/>
              <w:sz w:val="24"/>
              <w:u w:val="single"/>
              <w:lang w:val="es-ES_tradnl"/>
            </w:rPr>
          </w:rPrChange>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B655E7" w:rsidRDefault="005F56AD">
      <w:pPr>
        <w:pStyle w:val="LO-normal"/>
        <w:spacing w:line="240" w:lineRule="auto"/>
        <w:ind w:left="720" w:hanging="720"/>
        <w:contextualSpacing/>
        <w:rPr>
          <w:rFonts w:ascii="Times New Roman" w:hAnsi="Times New Roman"/>
          <w:color w:val="00000A"/>
          <w:sz w:val="24"/>
          <w:rPrChange w:id="311"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312" w:author="***" w:date="2016-04-07T17:42:00Z">
            <w:rPr>
              <w:rFonts w:ascii="Times New Roman" w:hAnsi="Times New Roman"/>
              <w:color w:val="00000A"/>
              <w:sz w:val="24"/>
              <w:lang w:val="es-ES_tradnl"/>
            </w:rPr>
          </w:rPrChange>
        </w:rPr>
        <w:t>Rincón-García</w:t>
      </w:r>
      <w:proofErr w:type="spellEnd"/>
      <w:r w:rsidRPr="00B655E7">
        <w:rPr>
          <w:rFonts w:ascii="Times New Roman" w:hAnsi="Times New Roman"/>
          <w:color w:val="00000A"/>
          <w:sz w:val="24"/>
          <w:rPrChange w:id="313" w:author="***" w:date="2016-04-07T17:42:00Z">
            <w:rPr>
              <w:rFonts w:ascii="Times New Roman" w:hAnsi="Times New Roman"/>
              <w:color w:val="00000A"/>
              <w:sz w:val="24"/>
              <w:lang w:val="es-ES_tradnl"/>
            </w:rPr>
          </w:rPrChange>
        </w:rPr>
        <w:t>, E. A., Gutiérrez-Andrade, M. Á., de-los-</w:t>
      </w:r>
      <w:proofErr w:type="spellStart"/>
      <w:r w:rsidRPr="00B655E7">
        <w:rPr>
          <w:rFonts w:ascii="Times New Roman" w:hAnsi="Times New Roman"/>
          <w:color w:val="00000A"/>
          <w:sz w:val="24"/>
          <w:rPrChange w:id="314" w:author="***" w:date="2016-04-07T17:42:00Z">
            <w:rPr>
              <w:rFonts w:ascii="Times New Roman" w:hAnsi="Times New Roman"/>
              <w:color w:val="00000A"/>
              <w:sz w:val="24"/>
              <w:lang w:val="es-ES_tradnl"/>
            </w:rPr>
          </w:rPrChange>
        </w:rPr>
        <w:t>Cobos</w:t>
      </w:r>
      <w:proofErr w:type="spellEnd"/>
      <w:r w:rsidRPr="00B655E7">
        <w:rPr>
          <w:rFonts w:ascii="Times New Roman" w:hAnsi="Times New Roman"/>
          <w:color w:val="00000A"/>
          <w:sz w:val="24"/>
          <w:rPrChange w:id="315" w:author="***" w:date="2016-04-07T17:42:00Z">
            <w:rPr>
              <w:rFonts w:ascii="Times New Roman" w:hAnsi="Times New Roman"/>
              <w:color w:val="00000A"/>
              <w:sz w:val="24"/>
              <w:lang w:val="es-ES_tradnl"/>
            </w:rPr>
          </w:rPrChange>
        </w:rPr>
        <w:t>-Silva, S. G., Lara-Velázquez, P., Mora-Gutiérrez</w:t>
      </w:r>
      <w:r w:rsidR="00936233" w:rsidRPr="00B655E7">
        <w:rPr>
          <w:rFonts w:ascii="Times New Roman" w:hAnsi="Times New Roman"/>
          <w:color w:val="00000A"/>
          <w:sz w:val="24"/>
          <w:rPrChange w:id="316" w:author="***" w:date="2016-04-07T17:42:00Z">
            <w:rPr>
              <w:rFonts w:ascii="Times New Roman" w:hAnsi="Times New Roman"/>
              <w:color w:val="00000A"/>
              <w:sz w:val="24"/>
              <w:lang w:val="es-ES_tradnl"/>
            </w:rPr>
          </w:rPrChange>
        </w:rPr>
        <w:t xml:space="preserve">, R. A., &amp; </w:t>
      </w:r>
      <w:proofErr w:type="spellStart"/>
      <w:r w:rsidR="00936233" w:rsidRPr="00B655E7">
        <w:rPr>
          <w:rFonts w:ascii="Times New Roman" w:hAnsi="Times New Roman"/>
          <w:color w:val="00000A"/>
          <w:sz w:val="24"/>
          <w:rPrChange w:id="317" w:author="***" w:date="2016-04-07T17:42:00Z">
            <w:rPr>
              <w:rFonts w:ascii="Times New Roman" w:hAnsi="Times New Roman"/>
              <w:color w:val="00000A"/>
              <w:sz w:val="24"/>
              <w:lang w:val="es-ES_tradnl"/>
            </w:rPr>
          </w:rPrChange>
        </w:rPr>
        <w:t>Ponsich</w:t>
      </w:r>
      <w:proofErr w:type="spellEnd"/>
      <w:r w:rsidR="00936233" w:rsidRPr="00B655E7">
        <w:rPr>
          <w:rFonts w:ascii="Times New Roman" w:hAnsi="Times New Roman"/>
          <w:color w:val="00000A"/>
          <w:sz w:val="24"/>
          <w:rPrChange w:id="318" w:author="***" w:date="2016-04-07T17:42:00Z">
            <w:rPr>
              <w:rFonts w:ascii="Times New Roman" w:hAnsi="Times New Roman"/>
              <w:color w:val="00000A"/>
              <w:sz w:val="24"/>
              <w:lang w:val="es-ES_tradnl"/>
            </w:rPr>
          </w:rPrChange>
        </w:rPr>
        <w:t>, A (2015),</w:t>
      </w:r>
      <w:r w:rsidRPr="00B655E7">
        <w:rPr>
          <w:rFonts w:ascii="Times New Roman" w:hAnsi="Times New Roman"/>
          <w:color w:val="00000A"/>
          <w:sz w:val="24"/>
          <w:rPrChange w:id="319" w:author="***" w:date="2016-04-07T17:42:00Z">
            <w:rPr>
              <w:rFonts w:ascii="Times New Roman" w:hAnsi="Times New Roman"/>
              <w:color w:val="00000A"/>
              <w:sz w:val="24"/>
              <w:lang w:val="es-ES_tradnl"/>
            </w:rPr>
          </w:rPrChange>
        </w:rPr>
        <w:t xml:space="preserve"> </w:t>
      </w:r>
      <w:r w:rsidR="002B24E2" w:rsidRPr="00B655E7">
        <w:rPr>
          <w:rFonts w:ascii="Times New Roman" w:hAnsi="Times New Roman"/>
          <w:color w:val="00000A"/>
          <w:sz w:val="24"/>
          <w:rPrChange w:id="320"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21" w:author="***" w:date="2016-04-07T17:42:00Z">
            <w:rPr>
              <w:rFonts w:ascii="Times New Roman" w:hAnsi="Times New Roman"/>
              <w:color w:val="00000A"/>
              <w:sz w:val="24"/>
              <w:lang w:val="es-ES_tradnl"/>
            </w:rPr>
          </w:rPrChange>
        </w:rPr>
        <w:t>ABC, A Viable Algorithm for th</w:t>
      </w:r>
      <w:r w:rsidR="002B24E2" w:rsidRPr="00B655E7">
        <w:rPr>
          <w:rFonts w:ascii="Times New Roman" w:hAnsi="Times New Roman"/>
          <w:color w:val="00000A"/>
          <w:sz w:val="24"/>
          <w:rPrChange w:id="322" w:author="***" w:date="2016-04-07T17:42:00Z">
            <w:rPr>
              <w:rFonts w:ascii="Times New Roman" w:hAnsi="Times New Roman"/>
              <w:color w:val="00000A"/>
              <w:sz w:val="24"/>
              <w:lang w:val="es-ES_tradnl"/>
            </w:rPr>
          </w:rPrChange>
        </w:rPr>
        <w:t>e Political Districting Problem”,</w:t>
      </w:r>
      <w:r w:rsidRPr="00B655E7">
        <w:rPr>
          <w:rFonts w:ascii="Times New Roman" w:hAnsi="Times New Roman"/>
          <w:color w:val="00000A"/>
          <w:sz w:val="24"/>
          <w:rPrChange w:id="323" w:author="***" w:date="2016-04-07T17:42:00Z">
            <w:rPr>
              <w:rFonts w:ascii="Times New Roman" w:hAnsi="Times New Roman"/>
              <w:color w:val="00000A"/>
              <w:sz w:val="24"/>
              <w:lang w:val="es-ES_tradnl"/>
            </w:rPr>
          </w:rPrChange>
        </w:rPr>
        <w:t xml:space="preserve"> In </w:t>
      </w:r>
      <w:r w:rsidRPr="00B655E7">
        <w:rPr>
          <w:rFonts w:ascii="Times New Roman" w:hAnsi="Times New Roman"/>
          <w:i/>
          <w:color w:val="00000A"/>
          <w:sz w:val="24"/>
          <w:rPrChange w:id="324" w:author="***" w:date="2016-04-07T17:42:00Z">
            <w:rPr>
              <w:rFonts w:ascii="Times New Roman" w:hAnsi="Times New Roman"/>
              <w:i/>
              <w:color w:val="00000A"/>
              <w:sz w:val="24"/>
              <w:lang w:val="es-ES_tradnl"/>
            </w:rPr>
          </w:rPrChange>
        </w:rPr>
        <w:t>Scientific Methods for the Treatment of Uncertainty in Social Sciences</w:t>
      </w:r>
      <w:r w:rsidR="006C77FA" w:rsidRPr="00B655E7">
        <w:rPr>
          <w:rFonts w:ascii="Times New Roman" w:hAnsi="Times New Roman"/>
          <w:color w:val="00000A"/>
          <w:sz w:val="24"/>
          <w:rPrChange w:id="325" w:author="***" w:date="2016-04-07T17:42:00Z">
            <w:rPr>
              <w:rFonts w:ascii="Times New Roman" w:hAnsi="Times New Roman"/>
              <w:color w:val="00000A"/>
              <w:sz w:val="24"/>
              <w:lang w:val="es-ES_tradnl"/>
            </w:rPr>
          </w:rPrChange>
        </w:rPr>
        <w:t> (pp. 269-278),</w:t>
      </w:r>
      <w:r w:rsidRPr="00B655E7">
        <w:rPr>
          <w:rFonts w:ascii="Times New Roman" w:hAnsi="Times New Roman"/>
          <w:color w:val="00000A"/>
          <w:sz w:val="24"/>
          <w:rPrChange w:id="326" w:author="***" w:date="2016-04-07T17:42:00Z">
            <w:rPr>
              <w:rFonts w:ascii="Times New Roman" w:hAnsi="Times New Roman"/>
              <w:color w:val="00000A"/>
              <w:sz w:val="24"/>
              <w:lang w:val="es-ES_tradnl"/>
            </w:rPr>
          </w:rPrChange>
        </w:rPr>
        <w:t xml:space="preserve"> Springer International Publishing.</w:t>
      </w:r>
    </w:p>
    <w:p w14:paraId="3221A225" w14:textId="68A336D5" w:rsidR="00196BB3" w:rsidRPr="00B655E7" w:rsidRDefault="005F56AD">
      <w:pPr>
        <w:pStyle w:val="LO-normal"/>
        <w:spacing w:line="240" w:lineRule="auto"/>
        <w:ind w:left="720" w:hanging="720"/>
        <w:contextualSpacing/>
        <w:rPr>
          <w:rFonts w:ascii="Times New Roman" w:hAnsi="Times New Roman"/>
          <w:color w:val="00000A"/>
          <w:sz w:val="24"/>
          <w:rPrChange w:id="327"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28" w:author="***" w:date="2016-04-07T17:42:00Z">
            <w:rPr>
              <w:rFonts w:ascii="Times New Roman" w:hAnsi="Times New Roman"/>
              <w:color w:val="00000A"/>
              <w:sz w:val="24"/>
              <w:lang w:val="es-ES_tradnl"/>
            </w:rPr>
          </w:rPrChange>
        </w:rPr>
        <w:t>Shugart, Matthew and Martin P. Wattenb</w:t>
      </w:r>
      <w:r w:rsidR="00936233" w:rsidRPr="00B655E7">
        <w:rPr>
          <w:rFonts w:ascii="Times New Roman" w:hAnsi="Times New Roman"/>
          <w:color w:val="00000A"/>
          <w:sz w:val="24"/>
          <w:rPrChange w:id="329" w:author="***" w:date="2016-04-07T17:42:00Z">
            <w:rPr>
              <w:rFonts w:ascii="Times New Roman" w:hAnsi="Times New Roman"/>
              <w:color w:val="00000A"/>
              <w:sz w:val="24"/>
              <w:lang w:val="es-ES_tradnl"/>
            </w:rPr>
          </w:rPrChange>
        </w:rPr>
        <w:t xml:space="preserve">erg, </w:t>
      </w:r>
      <w:proofErr w:type="spellStart"/>
      <w:r w:rsidR="00936233" w:rsidRPr="00B655E7">
        <w:rPr>
          <w:rFonts w:ascii="Times New Roman" w:hAnsi="Times New Roman"/>
          <w:color w:val="00000A"/>
          <w:sz w:val="24"/>
          <w:rPrChange w:id="330" w:author="***" w:date="2016-04-07T17:42:00Z">
            <w:rPr>
              <w:rFonts w:ascii="Times New Roman" w:hAnsi="Times New Roman"/>
              <w:color w:val="00000A"/>
              <w:sz w:val="24"/>
              <w:lang w:val="es-ES_tradnl"/>
            </w:rPr>
          </w:rPrChange>
        </w:rPr>
        <w:t>eds</w:t>
      </w:r>
      <w:proofErr w:type="spellEnd"/>
      <w:r w:rsidR="00936233" w:rsidRPr="00B655E7">
        <w:rPr>
          <w:rFonts w:ascii="Times New Roman" w:hAnsi="Times New Roman"/>
          <w:color w:val="00000A"/>
          <w:sz w:val="24"/>
          <w:rPrChange w:id="331" w:author="***" w:date="2016-04-07T17:42:00Z">
            <w:rPr>
              <w:rFonts w:ascii="Times New Roman" w:hAnsi="Times New Roman"/>
              <w:color w:val="00000A"/>
              <w:sz w:val="24"/>
              <w:lang w:val="es-ES_tradnl"/>
            </w:rPr>
          </w:rPrChange>
        </w:rPr>
        <w:t xml:space="preserve"> (2001),</w:t>
      </w:r>
      <w:r w:rsidRPr="00B655E7">
        <w:rPr>
          <w:rFonts w:ascii="Times New Roman" w:hAnsi="Times New Roman"/>
          <w:color w:val="00000A"/>
          <w:sz w:val="24"/>
          <w:rPrChange w:id="332"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333" w:author="***" w:date="2016-04-07T17:42:00Z">
            <w:rPr>
              <w:rFonts w:ascii="Times New Roman" w:hAnsi="Times New Roman"/>
              <w:i/>
              <w:color w:val="00000A"/>
              <w:sz w:val="24"/>
              <w:lang w:val="es-ES_tradnl"/>
            </w:rPr>
          </w:rPrChange>
        </w:rPr>
        <w:t>Mixed-Member Electoral Systems: The Best of Both Worlds</w:t>
      </w:r>
      <w:proofErr w:type="gramStart"/>
      <w:r w:rsidRPr="00B655E7">
        <w:rPr>
          <w:rFonts w:ascii="Times New Roman" w:hAnsi="Times New Roman"/>
          <w:i/>
          <w:color w:val="00000A"/>
          <w:sz w:val="24"/>
          <w:rPrChange w:id="334" w:author="***" w:date="2016-04-07T17:42:00Z">
            <w:rPr>
              <w:rFonts w:ascii="Times New Roman" w:hAnsi="Times New Roman"/>
              <w:i/>
              <w:color w:val="00000A"/>
              <w:sz w:val="24"/>
              <w:lang w:val="es-ES_tradnl"/>
            </w:rPr>
          </w:rPrChange>
        </w:rPr>
        <w:t>?</w:t>
      </w:r>
      <w:r w:rsidR="002B24E2" w:rsidRPr="00B655E7">
        <w:rPr>
          <w:rFonts w:ascii="Times New Roman" w:hAnsi="Times New Roman"/>
          <w:color w:val="00000A"/>
          <w:sz w:val="24"/>
          <w:rPrChange w:id="335" w:author="***" w:date="2016-04-07T17:42:00Z">
            <w:rPr>
              <w:rFonts w:ascii="Times New Roman" w:hAnsi="Times New Roman"/>
              <w:color w:val="00000A"/>
              <w:sz w:val="24"/>
              <w:lang w:val="es-ES_tradnl"/>
            </w:rPr>
          </w:rPrChange>
        </w:rPr>
        <w:t>,</w:t>
      </w:r>
      <w:proofErr w:type="gramEnd"/>
      <w:r w:rsidR="002B24E2" w:rsidRPr="00B655E7">
        <w:rPr>
          <w:rFonts w:ascii="Times New Roman" w:hAnsi="Times New Roman"/>
          <w:color w:val="00000A"/>
          <w:sz w:val="24"/>
          <w:rPrChange w:id="336" w:author="***" w:date="2016-04-07T17:42:00Z">
            <w:rPr>
              <w:rFonts w:ascii="Times New Roman" w:hAnsi="Times New Roman"/>
              <w:color w:val="00000A"/>
              <w:sz w:val="24"/>
              <w:lang w:val="es-ES_tradnl"/>
            </w:rPr>
          </w:rPrChange>
        </w:rPr>
        <w:t xml:space="preserve"> Oxford: Oxford University Press</w:t>
      </w:r>
      <w:r w:rsidRPr="00B655E7">
        <w:rPr>
          <w:rFonts w:ascii="Times New Roman" w:hAnsi="Times New Roman"/>
          <w:color w:val="00000A"/>
          <w:sz w:val="24"/>
          <w:rPrChange w:id="337" w:author="***" w:date="2016-04-07T17:42:00Z">
            <w:rPr>
              <w:rFonts w:ascii="Times New Roman" w:hAnsi="Times New Roman"/>
              <w:color w:val="00000A"/>
              <w:sz w:val="24"/>
              <w:lang w:val="es-ES_tradnl"/>
            </w:rPr>
          </w:rPrChange>
        </w:rPr>
        <w:t>.</w:t>
      </w:r>
    </w:p>
    <w:p w14:paraId="4F56444D" w14:textId="58B488BB" w:rsidR="00196BB3" w:rsidRPr="00B655E7" w:rsidRDefault="00936233">
      <w:pPr>
        <w:pStyle w:val="LO-normal"/>
        <w:spacing w:line="240" w:lineRule="auto"/>
        <w:ind w:left="720" w:hanging="720"/>
        <w:contextualSpacing/>
        <w:rPr>
          <w:rFonts w:ascii="Times New Roman" w:hAnsi="Times New Roman"/>
          <w:color w:val="00000A"/>
          <w:sz w:val="24"/>
          <w:rPrChange w:id="338"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339" w:author="***" w:date="2016-04-07T17:42:00Z">
            <w:rPr>
              <w:rFonts w:ascii="Times New Roman" w:hAnsi="Times New Roman"/>
              <w:color w:val="00000A"/>
              <w:sz w:val="24"/>
              <w:lang w:val="es-ES_tradnl"/>
            </w:rPr>
          </w:rPrChange>
        </w:rPr>
        <w:t>Smith, Heidi Jane (2015),</w:t>
      </w:r>
      <w:r w:rsidR="005F56AD" w:rsidRPr="00B655E7">
        <w:rPr>
          <w:rFonts w:ascii="Times New Roman" w:hAnsi="Times New Roman"/>
          <w:color w:val="00000A"/>
          <w:sz w:val="24"/>
          <w:rPrChange w:id="340" w:author="***" w:date="2016-04-07T17:42:00Z">
            <w:rPr>
              <w:rFonts w:ascii="Times New Roman" w:hAnsi="Times New Roman"/>
              <w:color w:val="00000A"/>
              <w:sz w:val="24"/>
              <w:lang w:val="es-ES_tradnl"/>
            </w:rPr>
          </w:rPrChange>
        </w:rPr>
        <w:t xml:space="preserve"> </w:t>
      </w:r>
      <w:r w:rsidR="003F0F6B" w:rsidRPr="00B655E7">
        <w:rPr>
          <w:rFonts w:ascii="Times New Roman" w:hAnsi="Times New Roman"/>
          <w:color w:val="00000A"/>
          <w:sz w:val="24"/>
          <w:rPrChange w:id="341"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42" w:author="***" w:date="2016-04-07T17:42:00Z">
            <w:rPr>
              <w:rFonts w:ascii="Times New Roman" w:hAnsi="Times New Roman"/>
              <w:color w:val="00000A"/>
              <w:sz w:val="24"/>
              <w:lang w:val="es-ES_tradnl"/>
            </w:rPr>
          </w:rPrChange>
        </w:rPr>
        <w:t>Accountability as a public</w:t>
      </w:r>
      <w:r w:rsidR="006C77FA" w:rsidRPr="00B655E7">
        <w:rPr>
          <w:rFonts w:ascii="Times New Roman" w:hAnsi="Times New Roman"/>
          <w:color w:val="00000A"/>
          <w:sz w:val="24"/>
          <w:rPrChange w:id="343" w:author="***" w:date="2016-04-07T17:42:00Z">
            <w:rPr>
              <w:rFonts w:ascii="Times New Roman" w:hAnsi="Times New Roman"/>
              <w:color w:val="00000A"/>
              <w:sz w:val="24"/>
              <w:lang w:val="es-ES_tradnl"/>
            </w:rPr>
          </w:rPrChange>
        </w:rPr>
        <w:t xml:space="preserve"> administration process</w:t>
      </w:r>
      <w:r w:rsidR="003F0F6B" w:rsidRPr="00B655E7">
        <w:rPr>
          <w:rFonts w:ascii="Times New Roman" w:hAnsi="Times New Roman"/>
          <w:color w:val="00000A"/>
          <w:sz w:val="24"/>
          <w:rPrChange w:id="344" w:author="***" w:date="2016-04-07T17:42:00Z">
            <w:rPr>
              <w:rFonts w:ascii="Times New Roman" w:hAnsi="Times New Roman"/>
              <w:color w:val="00000A"/>
              <w:sz w:val="24"/>
              <w:lang w:val="es-ES_tradnl"/>
            </w:rPr>
          </w:rPrChange>
        </w:rPr>
        <w:t>”,</w:t>
      </w:r>
      <w:r w:rsidR="006C77FA" w:rsidRPr="00B655E7">
        <w:rPr>
          <w:rFonts w:ascii="Times New Roman" w:hAnsi="Times New Roman"/>
          <w:color w:val="00000A"/>
          <w:sz w:val="24"/>
          <w:rPrChange w:id="345" w:author="***" w:date="2016-04-07T17:42:00Z">
            <w:rPr>
              <w:rFonts w:ascii="Times New Roman" w:hAnsi="Times New Roman"/>
              <w:color w:val="00000A"/>
              <w:sz w:val="24"/>
              <w:lang w:val="es-ES_tradnl"/>
            </w:rPr>
          </w:rPrChange>
        </w:rPr>
        <w:t xml:space="preserve"> ITAM, Working P</w:t>
      </w:r>
      <w:r w:rsidR="005F56AD" w:rsidRPr="00B655E7">
        <w:rPr>
          <w:rFonts w:ascii="Times New Roman" w:hAnsi="Times New Roman"/>
          <w:color w:val="00000A"/>
          <w:sz w:val="24"/>
          <w:rPrChange w:id="346" w:author="***" w:date="2016-04-07T17:42:00Z">
            <w:rPr>
              <w:rFonts w:ascii="Times New Roman" w:hAnsi="Times New Roman"/>
              <w:color w:val="00000A"/>
              <w:sz w:val="24"/>
              <w:lang w:val="es-ES_tradnl"/>
            </w:rPr>
          </w:rPrChange>
        </w:rPr>
        <w:t>aper.</w:t>
      </w:r>
      <w:proofErr w:type="gramEnd"/>
      <w:r w:rsidR="005F56AD" w:rsidRPr="00B655E7">
        <w:rPr>
          <w:rFonts w:ascii="Times New Roman" w:hAnsi="Times New Roman"/>
          <w:color w:val="00000A"/>
          <w:sz w:val="24"/>
          <w:rPrChange w:id="347" w:author="***" w:date="2016-04-07T17:42:00Z">
            <w:rPr>
              <w:rFonts w:ascii="Times New Roman" w:hAnsi="Times New Roman"/>
              <w:color w:val="00000A"/>
              <w:sz w:val="24"/>
              <w:lang w:val="es-ES_tradnl"/>
            </w:rPr>
          </w:rPrChange>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Sonnleitner</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348" w:author="***" w:date="2016-04-07T17:42:00Z">
            <w:rPr>
              <w:rFonts w:ascii="Times New Roman" w:hAnsi="Times New Roman"/>
              <w:color w:val="00000A"/>
              <w:sz w:val="24"/>
              <w:lang w:val="es-ES_tradnl"/>
            </w:rPr>
          </w:rPrChange>
        </w:rPr>
        <w:t>Trelles, Alejandro, Micah Altman, Eric Magar y Michael McD</w:t>
      </w:r>
      <w:r w:rsidR="00936233" w:rsidRPr="00B655E7">
        <w:rPr>
          <w:rFonts w:ascii="Times New Roman" w:hAnsi="Times New Roman"/>
          <w:color w:val="00000A"/>
          <w:sz w:val="24"/>
          <w:rPrChange w:id="349" w:author="***" w:date="2016-04-07T17:42:00Z">
            <w:rPr>
              <w:rFonts w:ascii="Times New Roman" w:hAnsi="Times New Roman"/>
              <w:color w:val="00000A"/>
              <w:sz w:val="24"/>
              <w:lang w:val="es-ES_tradnl"/>
            </w:rPr>
          </w:rPrChange>
        </w:rPr>
        <w:t>onald (2015),</w:t>
      </w:r>
      <w:r w:rsidRPr="00B655E7">
        <w:rPr>
          <w:rFonts w:ascii="Times New Roman" w:hAnsi="Times New Roman"/>
          <w:color w:val="00000A"/>
          <w:sz w:val="24"/>
          <w:rPrChange w:id="350" w:author="***" w:date="2016-04-07T17:42:00Z">
            <w:rPr>
              <w:rFonts w:ascii="Times New Roman" w:hAnsi="Times New Roman"/>
              <w:color w:val="00000A"/>
              <w:sz w:val="24"/>
              <w:lang w:val="es-ES_tradnl"/>
            </w:rPr>
          </w:rPrChange>
        </w:rPr>
        <w:t xml:space="preserve"> “Transparency, Automated Redistricting, and Partisan Strategic Interaction: The Case of Mexico” Paper presented at the Electoral Integrity Workshop,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hAnsi="Times New Roman"/>
          <w:color w:val="00000A"/>
          <w:sz w:val="24"/>
          <w:rPrChange w:id="351" w:author="***" w:date="2016-04-07T17:42:00Z">
            <w:rPr>
              <w:rFonts w:ascii="Times New Roman" w:hAnsi="Times New Roman"/>
              <w:color w:val="00000A"/>
              <w:sz w:val="24"/>
              <w:lang w:val="es-ES_tradnl"/>
            </w:rPr>
          </w:rPrChange>
        </w:rPr>
        <w:t>Wonderlich</w:t>
      </w:r>
      <w:proofErr w:type="spellEnd"/>
      <w:r w:rsidRPr="00B655E7">
        <w:rPr>
          <w:rFonts w:ascii="Times New Roman" w:hAnsi="Times New Roman"/>
          <w:color w:val="00000A"/>
          <w:sz w:val="24"/>
          <w:rPrChange w:id="352" w:author="***" w:date="2016-04-07T17:42:00Z">
            <w:rPr>
              <w:rFonts w:ascii="Times New Roman" w:hAnsi="Times New Roman"/>
              <w:color w:val="00000A"/>
              <w:sz w:val="24"/>
              <w:lang w:val="es-ES_tradnl"/>
            </w:rPr>
          </w:rPrChange>
        </w:rPr>
        <w:t>, John (2010),</w:t>
      </w:r>
      <w:r w:rsidR="005F56AD" w:rsidRPr="00B655E7">
        <w:rPr>
          <w:rFonts w:ascii="Times New Roman" w:hAnsi="Times New Roman"/>
          <w:color w:val="00000A"/>
          <w:sz w:val="24"/>
          <w:rPrChange w:id="353" w:author="***" w:date="2016-04-07T17:42:00Z">
            <w:rPr>
              <w:rFonts w:ascii="Times New Roman" w:hAnsi="Times New Roman"/>
              <w:color w:val="00000A"/>
              <w:sz w:val="24"/>
              <w:lang w:val="es-ES_tradnl"/>
            </w:rPr>
          </w:rPrChange>
        </w:rPr>
        <w:t xml:space="preserve"> </w:t>
      </w:r>
      <w:bookmarkStart w:id="354" w:name="h.1fob9te"/>
      <w:bookmarkEnd w:id="354"/>
      <w:r w:rsidR="005F56AD" w:rsidRPr="00B655E7">
        <w:rPr>
          <w:rFonts w:ascii="Times New Roman" w:hAnsi="Times New Roman"/>
          <w:color w:val="00000A"/>
          <w:sz w:val="24"/>
          <w:rPrChange w:id="355" w:author="***" w:date="2016-04-07T17:42:00Z">
            <w:rPr>
              <w:rFonts w:ascii="Times New Roman" w:hAnsi="Times New Roman"/>
              <w:color w:val="00000A"/>
              <w:sz w:val="24"/>
              <w:lang w:val="es-ES_tradnl"/>
            </w:rPr>
          </w:rPrChange>
        </w:rPr>
        <w:t xml:space="preserve">“Ten Principles For Opening up Government Information”. Washington, DC: Sunlight Foundation. August 11, 2010. En: </w:t>
      </w:r>
      <w:r w:rsidR="00076806">
        <w:fldChar w:fldCharType="begin"/>
      </w:r>
      <w:r w:rsidR="00076806">
        <w:instrText xml:space="preserve"> HYPERLINK "http://sunlightfoundation.com/policy/documents/ten-open-data-principles" \h </w:instrText>
      </w:r>
      <w:r w:rsidR="00076806">
        <w:fldChar w:fldCharType="separate"/>
      </w:r>
      <w:r w:rsidR="005F56AD" w:rsidRPr="00B655E7">
        <w:rPr>
          <w:rStyle w:val="InternetLink"/>
          <w:rFonts w:ascii="Times New Roman" w:hAnsi="Times New Roman"/>
          <w:color w:val="00000A"/>
          <w:sz w:val="24"/>
          <w:lang w:val="en-US"/>
          <w:rPrChange w:id="356" w:author="***" w:date="2016-04-07T17:42:00Z">
            <w:rPr>
              <w:rStyle w:val="InternetLink"/>
              <w:rFonts w:ascii="Times New Roman" w:hAnsi="Times New Roman"/>
              <w:color w:val="00000A"/>
              <w:sz w:val="24"/>
              <w:lang w:val="es-ES_tradnl"/>
            </w:rPr>
          </w:rPrChange>
        </w:rPr>
        <w:t>http://sunlightfoundation.com/policy/documents/ten-open-data-principles</w:t>
      </w:r>
      <w:r w:rsidR="00076806">
        <w:rPr>
          <w:rStyle w:val="InternetLink"/>
          <w:rFonts w:ascii="Times New Roman" w:hAnsi="Times New Roman"/>
          <w:color w:val="00000A"/>
          <w:sz w:val="24"/>
          <w:lang w:val="en-US"/>
          <w:rPrChange w:id="357"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358"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4"/>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359" w:name="h.3znysh7"/>
      <w:bookmarkEnd w:id="359"/>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Información derivada del proceso de interacción entre partidos políticos y la 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headerReference w:type="default" r:id="rId19"/>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5372E" w14:textId="77777777" w:rsidR="00887192" w:rsidRDefault="00887192">
      <w:pPr>
        <w:spacing w:line="240" w:lineRule="auto"/>
      </w:pPr>
      <w:r>
        <w:separator/>
      </w:r>
    </w:p>
  </w:endnote>
  <w:endnote w:type="continuationSeparator" w:id="0">
    <w:p w14:paraId="3502E9C3" w14:textId="77777777" w:rsidR="00887192" w:rsidRDefault="00887192">
      <w:pPr>
        <w:spacing w:line="240" w:lineRule="auto"/>
      </w:pPr>
      <w:r>
        <w:continuationSeparator/>
      </w:r>
    </w:p>
  </w:endnote>
  <w:endnote w:type="continuationNotice" w:id="1">
    <w:p w14:paraId="6237B1C3" w14:textId="77777777" w:rsidR="00887192" w:rsidRDefault="0088719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887192" w:rsidRPr="00C251DE" w:rsidRDefault="00887192">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880463">
      <w:rPr>
        <w:rFonts w:ascii="Times New Roman" w:hAnsi="Times New Roman" w:cs="Times New Roman"/>
        <w:noProof/>
        <w:sz w:val="20"/>
      </w:rPr>
      <w:t>34</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C3DF5" w14:textId="77777777" w:rsidR="00887192" w:rsidRDefault="00887192">
      <w:r>
        <w:separator/>
      </w:r>
    </w:p>
  </w:footnote>
  <w:footnote w:type="continuationSeparator" w:id="0">
    <w:p w14:paraId="17FECE12" w14:textId="77777777" w:rsidR="00887192" w:rsidRDefault="00887192">
      <w:r>
        <w:continuationSeparator/>
      </w:r>
    </w:p>
  </w:footnote>
  <w:footnote w:type="continuationNotice" w:id="1">
    <w:p w14:paraId="3A088856" w14:textId="77777777" w:rsidR="00887192" w:rsidRDefault="00887192">
      <w:pPr>
        <w:spacing w:line="240" w:lineRule="auto"/>
      </w:pPr>
    </w:p>
  </w:footnote>
  <w:footnote w:id="2">
    <w:p w14:paraId="29EA20AB" w14:textId="13B1F348" w:rsidR="00887192"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w:t>
      </w:r>
      <w:del w:id="0" w:author="***" w:date="2016-04-07T17:42:00Z">
        <w:r w:rsidRPr="0042625A">
          <w:rPr>
            <w:lang w:val="es-ES_tradnl"/>
          </w:rPr>
          <w:delText>Conacyt</w:delText>
        </w:r>
      </w:del>
      <w:ins w:id="1" w:author="***" w:date="2016-04-07T17:42:00Z">
        <w:r>
          <w:rPr>
            <w:lang w:val="es-ES_tradnl"/>
          </w:rPr>
          <w:t>Sistema Nacional de Investigadores</w:t>
        </w:r>
      </w:ins>
      <w:r w:rsidRPr="0042625A">
        <w:rPr>
          <w:lang w:val="es-ES_tradnl"/>
        </w:rPr>
        <w:t xml:space="preserve"> para el desarrollo de este trabajo. Los datos de la nota y un apéndice técnico serán publicados en línea tras la publicación del trabajo.</w:t>
      </w:r>
      <w:ins w:id="2" w:author="***" w:date="2016-04-07T17:42:00Z">
        <w:r>
          <w:rPr>
            <w:lang w:val="es-ES_tradnl"/>
          </w:rPr>
          <w:t xml:space="preserve"> </w:t>
        </w:r>
      </w:ins>
    </w:p>
    <w:p w14:paraId="4734AF48" w14:textId="0AB1146C" w:rsidR="00887192" w:rsidRPr="005956E6" w:rsidRDefault="00887192"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3">
    <w:p w14:paraId="15F40834" w14:textId="77777777" w:rsidR="00887192" w:rsidRPr="0042625A" w:rsidRDefault="00887192"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887192" w:rsidRPr="0042625A" w:rsidRDefault="00887192" w:rsidP="0042625A">
      <w:pPr>
        <w:pStyle w:val="Footnote"/>
        <w:rPr>
          <w:lang w:val="es-ES_tradnl"/>
        </w:rPr>
      </w:pPr>
    </w:p>
    <w:p w14:paraId="5F0184EF" w14:textId="77777777" w:rsidR="00887192" w:rsidRPr="0042625A" w:rsidRDefault="00887192" w:rsidP="0042625A">
      <w:pPr>
        <w:pStyle w:val="Footnote"/>
        <w:rPr>
          <w:lang w:val="es-ES_tradnl"/>
        </w:rPr>
      </w:pPr>
    </w:p>
  </w:footnote>
  <w:footnote w:id="4">
    <w:p w14:paraId="5855AD59" w14:textId="77777777"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5">
    <w:p w14:paraId="4998816D" w14:textId="0F51606A" w:rsidR="00887192" w:rsidRPr="001B1680" w:rsidRDefault="00887192">
      <w:pPr>
        <w:pStyle w:val="FootnoteText"/>
        <w:rPr>
          <w:highlight w:val="green"/>
        </w:rPr>
      </w:pPr>
      <w:r w:rsidRPr="001B1680">
        <w:rPr>
          <w:rStyle w:val="FootnoteReference"/>
          <w:highlight w:val="green"/>
        </w:rPr>
        <w:footnoteRef/>
      </w:r>
      <w:r w:rsidRPr="001B1680">
        <w:rPr>
          <w:highlight w:val="green"/>
        </w:rPr>
        <w:t xml:space="preserve"> </w:t>
      </w:r>
      <w:del w:id="20" w:author="***" w:date="2016-04-07T17:42:00Z">
        <w:r w:rsidRPr="001B1680">
          <w:rPr>
            <w:highlight w:val="green"/>
          </w:rPr>
          <w:delText>Después de</w:delText>
        </w:r>
      </w:del>
      <w:ins w:id="21" w:author="***" w:date="2016-04-07T17:42:00Z">
        <w:r w:rsidRPr="001B1680">
          <w:rPr>
            <w:highlight w:val="green"/>
          </w:rPr>
          <w:t>Con</w:t>
        </w:r>
      </w:ins>
      <w:r w:rsidRPr="001B1680">
        <w:rPr>
          <w:highlight w:val="green"/>
        </w:rPr>
        <w:t xml:space="preserve"> la reforma </w:t>
      </w:r>
      <w:del w:id="22" w:author="***" w:date="2016-04-07T17:42:00Z">
        <w:r w:rsidRPr="001B1680">
          <w:rPr>
            <w:highlight w:val="green"/>
          </w:rPr>
          <w:delText xml:space="preserve">electoeal de 2014, el nombre de la autoridad </w:delText>
        </w:r>
      </w:del>
      <w:r w:rsidRPr="001B1680">
        <w:rPr>
          <w:highlight w:val="green"/>
        </w:rPr>
        <w:t xml:space="preserve">electoral </w:t>
      </w:r>
      <w:del w:id="23" w:author="***" w:date="2016-04-07T17:42:00Z">
        <w:r w:rsidRPr="001B1680">
          <w:rPr>
            <w:highlight w:val="green"/>
          </w:rPr>
          <w:delText xml:space="preserve">pasó </w:delText>
        </w:r>
      </w:del>
      <w:r w:rsidRPr="001B1680">
        <w:rPr>
          <w:highlight w:val="green"/>
        </w:rPr>
        <w:t xml:space="preserve">de </w:t>
      </w:r>
      <w:ins w:id="24" w:author="***" w:date="2016-04-07T17:42:00Z">
        <w:r w:rsidRPr="001B1680">
          <w:rPr>
            <w:highlight w:val="green"/>
          </w:rPr>
          <w:t xml:space="preserve">2014, el </w:t>
        </w:r>
      </w:ins>
      <w:r w:rsidRPr="001B1680">
        <w:rPr>
          <w:highlight w:val="green"/>
        </w:rPr>
        <w:t xml:space="preserve">Instituto Federal Electoral (IFE) </w:t>
      </w:r>
      <w:ins w:id="25" w:author="***" w:date="2016-04-07T17:42:00Z">
        <w:r w:rsidRPr="001B1680">
          <w:rPr>
            <w:highlight w:val="green"/>
          </w:rPr>
          <w:t xml:space="preserve">cambió de nombre </w:t>
        </w:r>
      </w:ins>
      <w:r w:rsidRPr="001B1680">
        <w:rPr>
          <w:highlight w:val="green"/>
        </w:rPr>
        <w:t xml:space="preserve">a Instituto Nacional Electoral (INE), </w:t>
      </w:r>
      <w:r w:rsidRPr="00653B10">
        <w:rPr>
          <w:highlight w:val="green"/>
        </w:rPr>
        <w:t xml:space="preserve">reflejando su nueva atribución de </w:t>
      </w:r>
      <w:del w:id="26" w:author="***" w:date="2016-04-07T17:42:00Z">
        <w:r w:rsidRPr="001B1680">
          <w:rPr>
            <w:highlight w:val="green"/>
          </w:rPr>
          <w:delText>adminsitración</w:delText>
        </w:r>
      </w:del>
      <w:ins w:id="27" w:author="***" w:date="2016-04-07T17:42:00Z">
        <w:r w:rsidRPr="001B1680">
          <w:rPr>
            <w:highlight w:val="green"/>
          </w:rPr>
          <w:t>administración</w:t>
        </w:r>
      </w:ins>
      <w:r w:rsidRPr="001B1680">
        <w:rPr>
          <w:highlight w:val="green"/>
        </w:rPr>
        <w:t xml:space="preserve"> electoral </w:t>
      </w:r>
      <w:del w:id="28" w:author="***" w:date="2016-04-07T17:42:00Z">
        <w:r w:rsidRPr="001B1680">
          <w:rPr>
            <w:highlight w:val="green"/>
          </w:rPr>
          <w:delText>a</w:delText>
        </w:r>
      </w:del>
      <w:ins w:id="29" w:author="***" w:date="2016-04-07T17:42:00Z">
        <w:r w:rsidRPr="001B1680">
          <w:rPr>
            <w:highlight w:val="green"/>
          </w:rPr>
          <w:t>no solo en el federal, también en el</w:t>
        </w:r>
      </w:ins>
      <w:r w:rsidRPr="001B1680">
        <w:rPr>
          <w:highlight w:val="green"/>
        </w:rPr>
        <w:t xml:space="preserve"> nivel </w:t>
      </w:r>
      <w:del w:id="30" w:author="***" w:date="2016-04-07T17:42:00Z">
        <w:r w:rsidRPr="001B1680">
          <w:rPr>
            <w:highlight w:val="green"/>
          </w:rPr>
          <w:delText xml:space="preserve">fedearal y </w:delText>
        </w:r>
      </w:del>
      <w:r w:rsidRPr="001B1680">
        <w:rPr>
          <w:highlight w:val="green"/>
        </w:rPr>
        <w:t xml:space="preserve">local. </w:t>
      </w:r>
      <w:r w:rsidRPr="001B1680">
        <w:rPr>
          <w:highlight w:val="green"/>
        </w:rPr>
        <w:t xml:space="preserve">A lo largo del texto utilizamos los términos IFE e INE, así como </w:t>
      </w:r>
      <w:r>
        <w:rPr>
          <w:highlight w:val="green"/>
        </w:rPr>
        <w:t>“</w:t>
      </w:r>
      <w:r w:rsidRPr="001B1680">
        <w:rPr>
          <w:highlight w:val="green"/>
        </w:rPr>
        <w:t>la autoridad electoral</w:t>
      </w:r>
      <w:r>
        <w:rPr>
          <w:highlight w:val="green"/>
        </w:rPr>
        <w:t>”</w:t>
      </w:r>
      <w:r w:rsidRPr="001B1680">
        <w:rPr>
          <w:highlight w:val="green"/>
        </w:rPr>
        <w:t xml:space="preserve"> para</w:t>
      </w:r>
      <w:r w:rsidRPr="00653B10">
        <w:rPr>
          <w:highlight w:val="green"/>
        </w:rPr>
        <w:t xml:space="preserve"> refe</w:t>
      </w:r>
      <w:r w:rsidRPr="001B1680">
        <w:rPr>
          <w:highlight w:val="green"/>
        </w:rPr>
        <w:t xml:space="preserve">rirnos a la institución </w:t>
      </w:r>
      <w:del w:id="31" w:author="***" w:date="2016-04-07T17:42:00Z">
        <w:r w:rsidRPr="001B1680">
          <w:rPr>
            <w:highlight w:val="green"/>
          </w:rPr>
          <w:delText>enecargada</w:delText>
        </w:r>
      </w:del>
      <w:ins w:id="32" w:author="***" w:date="2016-04-07T17:42:00Z">
        <w:r w:rsidRPr="001B1680">
          <w:rPr>
            <w:highlight w:val="green"/>
          </w:rPr>
          <w:t>encargada</w:t>
        </w:r>
      </w:ins>
      <w:r w:rsidRPr="001B1680">
        <w:rPr>
          <w:highlight w:val="green"/>
        </w:rPr>
        <w:t xml:space="preserve"> de la administración electoral y el trazo distrital en el país. </w:t>
      </w:r>
    </w:p>
  </w:footnote>
  <w:footnote w:id="6">
    <w:p w14:paraId="38598CAA" w14:textId="3AA2B851"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7">
    <w:p w14:paraId="5E7621CF" w14:textId="63C84D52"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8">
    <w:p w14:paraId="09ADE0D8" w14:textId="1214DCD6" w:rsidR="00887192" w:rsidRPr="00A14385" w:rsidRDefault="00887192">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9">
    <w:p w14:paraId="01169747" w14:textId="77777777" w:rsidR="00887192" w:rsidRPr="0042625A" w:rsidRDefault="00887192"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887192" w:rsidRPr="0042625A" w:rsidRDefault="00887192" w:rsidP="0042625A">
      <w:pPr>
        <w:pStyle w:val="FootnoteText"/>
        <w:rPr>
          <w:lang w:val="es-ES_tradnl"/>
        </w:rPr>
      </w:pPr>
      <w:r w:rsidRPr="0042625A">
        <w:rPr>
          <w:rStyle w:val="InternetLink"/>
          <w:lang w:val="es-ES_tradnl"/>
        </w:rPr>
        <w:t>http://www.ine.mx/archivos3/portal/historico/contenido/Geografia_Electoral_y_Cartografia/.</w:t>
      </w:r>
    </w:p>
  </w:footnote>
  <w:footnote w:id="10">
    <w:p w14:paraId="74FBEA0C" w14:textId="77777777"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14:paraId="7F4EC51E" w14:textId="77777777"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14:paraId="58C3BB2A" w14:textId="349C6964" w:rsidR="00887192" w:rsidRPr="0042625A" w:rsidRDefault="00887192" w:rsidP="0042625A">
      <w:pPr>
        <w:pStyle w:val="Footnote"/>
        <w:rPr>
          <w:lang w:val="es-MX"/>
        </w:rPr>
      </w:pPr>
      <w:r w:rsidRPr="0042625A">
        <w:rPr>
          <w:rStyle w:val="FootnoteReference"/>
        </w:rPr>
        <w:footnoteRef/>
      </w:r>
      <w:r w:rsidRPr="00B655E7">
        <w:rPr>
          <w:lang w:val="es-MX"/>
          <w:rPrChange w:id="43" w:author="***" w:date="2016-04-07T17:42:00Z">
            <w:rPr/>
          </w:rPrChange>
        </w:rPr>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887192" w:rsidRPr="0042625A" w:rsidRDefault="00887192" w:rsidP="0042625A">
      <w:pPr>
        <w:pStyle w:val="FootnoteText"/>
        <w:rPr>
          <w:lang w:val="es-ES_tradnl"/>
        </w:rPr>
      </w:pPr>
    </w:p>
  </w:footnote>
  <w:footnote w:id="13">
    <w:p w14:paraId="0BED0C5C" w14:textId="5CAAC5F1"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4">
    <w:p w14:paraId="786952C8" w14:textId="3C79978D" w:rsidR="00887192" w:rsidRPr="0042625A" w:rsidRDefault="00887192"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5">
    <w:p w14:paraId="1FFFCDA9" w14:textId="088FA725"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14:paraId="0B369147" w14:textId="77777777" w:rsidR="00887192" w:rsidRPr="0042625A" w:rsidRDefault="00887192"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7">
    <w:p w14:paraId="67997B25" w14:textId="0418BF7C"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14:paraId="44EE1BA6" w14:textId="4C72A5A5" w:rsidR="00887192" w:rsidRPr="0042625A" w:rsidRDefault="00887192"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887192" w:rsidRPr="0042625A" w:rsidRDefault="00887192" w:rsidP="0042625A">
      <w:pPr>
        <w:pStyle w:val="Footnote"/>
        <w:rPr>
          <w:lang w:val="es-ES_tradnl"/>
        </w:rPr>
      </w:pPr>
    </w:p>
  </w:footnote>
  <w:footnote w:id="19">
    <w:p w14:paraId="03A00657" w14:textId="4FE254A0" w:rsidR="00887192" w:rsidRPr="0042625A" w:rsidRDefault="00887192" w:rsidP="0042625A">
      <w:pPr>
        <w:pStyle w:val="FootnoteText"/>
        <w:rPr>
          <w:lang w:val="es-ES_tradnl"/>
        </w:rPr>
      </w:pPr>
      <w:r w:rsidRPr="003333EE">
        <w:rPr>
          <w:rStyle w:val="FootnoteReference"/>
          <w:highlight w:val="green"/>
        </w:rPr>
        <w:footnoteRef/>
      </w:r>
      <w:r w:rsidRPr="003333EE">
        <w:rPr>
          <w:highlight w:val="green"/>
        </w:rPr>
        <w:t xml:space="preserve"> </w:t>
      </w:r>
      <w:r w:rsidRPr="003333EE">
        <w:rPr>
          <w:highlight w:val="green"/>
        </w:rPr>
        <w:tab/>
        <w:t xml:space="preserve">Desde el 2005, se </w:t>
      </w:r>
      <w:r w:rsidRPr="003333EE">
        <w:rPr>
          <w:rFonts w:eastAsia="Times New Roman"/>
          <w:highlight w:val="green"/>
        </w:rPr>
        <w:t xml:space="preserve">construyen distritos </w:t>
      </w:r>
      <w:r>
        <w:rPr>
          <w:rFonts w:eastAsia="Times New Roman"/>
          <w:highlight w:val="green"/>
        </w:rPr>
        <w:t xml:space="preserve">minoritarios </w:t>
      </w:r>
      <w:r w:rsidRPr="003333EE">
        <w:rPr>
          <w:rFonts w:eastAsia="Times New Roman"/>
          <w:highlight w:val="green"/>
        </w:rPr>
        <w:t xml:space="preserve">a nivel federal que cuentan con un porcentaje  mínimo de población indígena (usualmente el 40 por ciento). </w:t>
      </w:r>
    </w:p>
  </w:footnote>
  <w:footnote w:id="20">
    <w:p w14:paraId="1AAF1249" w14:textId="653267E3" w:rsidR="00887192" w:rsidRPr="0091037A" w:rsidRDefault="00887192">
      <w:pPr>
        <w:pStyle w:val="FootnoteText"/>
        <w:rPr>
          <w:lang w:val="es-ES_tradnl"/>
        </w:rPr>
      </w:pPr>
      <w:r>
        <w:rPr>
          <w:rStyle w:val="FootnoteReferenc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1">
    <w:p w14:paraId="767B29AD" w14:textId="7AE5329D"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2">
    <w:p w14:paraId="413D5967" w14:textId="478670B7" w:rsidR="00887192" w:rsidRPr="0042625A" w:rsidRDefault="00887192"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B655E7">
        <w:rPr>
          <w:sz w:val="20"/>
          <w:lang w:val="es-MX"/>
          <w:rPrChange w:id="44" w:author="***" w:date="2016-04-07T17:42:00Z">
            <w:rPr>
              <w:sz w:val="20"/>
            </w:rPr>
          </w:rPrChange>
        </w:rPr>
        <w:t xml:space="preserve"> </w:t>
      </w:r>
      <w:r w:rsidRPr="00B655E7">
        <w:rPr>
          <w:sz w:val="20"/>
          <w:lang w:val="es-MX"/>
          <w:rPrChange w:id="45" w:author="***" w:date="2016-04-07T17:42:00Z">
            <w:rPr>
              <w:sz w:val="20"/>
            </w:rPr>
          </w:rPrChange>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3">
    <w:p w14:paraId="6DFABB1F" w14:textId="77777777" w:rsidR="00887192" w:rsidRPr="0042625A" w:rsidRDefault="00887192"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4">
    <w:p w14:paraId="05625F7D" w14:textId="77777777" w:rsidR="00887192" w:rsidRPr="0042625A" w:rsidRDefault="00887192"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5053E" w14:textId="77777777" w:rsidR="00887192" w:rsidRDefault="0088719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658B"/>
    <w:rsid w:val="00051D01"/>
    <w:rsid w:val="00067A8E"/>
    <w:rsid w:val="000703D9"/>
    <w:rsid w:val="00076806"/>
    <w:rsid w:val="00077C5E"/>
    <w:rsid w:val="00082907"/>
    <w:rsid w:val="000A61D4"/>
    <w:rsid w:val="000B0631"/>
    <w:rsid w:val="000C03F8"/>
    <w:rsid w:val="000C1EFE"/>
    <w:rsid w:val="000D397F"/>
    <w:rsid w:val="000E1329"/>
    <w:rsid w:val="000E5993"/>
    <w:rsid w:val="000E7233"/>
    <w:rsid w:val="000F2C09"/>
    <w:rsid w:val="000F7459"/>
    <w:rsid w:val="00115449"/>
    <w:rsid w:val="00125BAC"/>
    <w:rsid w:val="00127196"/>
    <w:rsid w:val="001322FD"/>
    <w:rsid w:val="001714ED"/>
    <w:rsid w:val="00176506"/>
    <w:rsid w:val="00196BB3"/>
    <w:rsid w:val="001A0936"/>
    <w:rsid w:val="001A6A9E"/>
    <w:rsid w:val="001B1680"/>
    <w:rsid w:val="001B4C18"/>
    <w:rsid w:val="001C360B"/>
    <w:rsid w:val="001D0725"/>
    <w:rsid w:val="001E3DBD"/>
    <w:rsid w:val="001E4445"/>
    <w:rsid w:val="0020072E"/>
    <w:rsid w:val="00202435"/>
    <w:rsid w:val="00205376"/>
    <w:rsid w:val="002073FF"/>
    <w:rsid w:val="00215CC6"/>
    <w:rsid w:val="00233735"/>
    <w:rsid w:val="002364CB"/>
    <w:rsid w:val="002540F0"/>
    <w:rsid w:val="0026373E"/>
    <w:rsid w:val="00291FD0"/>
    <w:rsid w:val="002A4C9E"/>
    <w:rsid w:val="002A5130"/>
    <w:rsid w:val="002A6E69"/>
    <w:rsid w:val="002B24E2"/>
    <w:rsid w:val="002D652F"/>
    <w:rsid w:val="002D6B55"/>
    <w:rsid w:val="002E04BD"/>
    <w:rsid w:val="00304A5A"/>
    <w:rsid w:val="003111F0"/>
    <w:rsid w:val="0032341A"/>
    <w:rsid w:val="003333EE"/>
    <w:rsid w:val="003362D2"/>
    <w:rsid w:val="00354C38"/>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84C"/>
    <w:rsid w:val="00437D34"/>
    <w:rsid w:val="004433F5"/>
    <w:rsid w:val="0049191C"/>
    <w:rsid w:val="004945B0"/>
    <w:rsid w:val="00496B8F"/>
    <w:rsid w:val="004A01CA"/>
    <w:rsid w:val="004A6FC0"/>
    <w:rsid w:val="004E6B0E"/>
    <w:rsid w:val="004F4E57"/>
    <w:rsid w:val="00504AB5"/>
    <w:rsid w:val="00504C4D"/>
    <w:rsid w:val="00515061"/>
    <w:rsid w:val="005552B6"/>
    <w:rsid w:val="00557223"/>
    <w:rsid w:val="005574B9"/>
    <w:rsid w:val="00563F84"/>
    <w:rsid w:val="005736D6"/>
    <w:rsid w:val="00575E9A"/>
    <w:rsid w:val="00584EDA"/>
    <w:rsid w:val="005956E6"/>
    <w:rsid w:val="005A07AD"/>
    <w:rsid w:val="005B4D86"/>
    <w:rsid w:val="005C7E98"/>
    <w:rsid w:val="005D3A64"/>
    <w:rsid w:val="005F56AD"/>
    <w:rsid w:val="005F6804"/>
    <w:rsid w:val="0060122B"/>
    <w:rsid w:val="006061F9"/>
    <w:rsid w:val="006063C2"/>
    <w:rsid w:val="0061124E"/>
    <w:rsid w:val="006272DA"/>
    <w:rsid w:val="00640A1C"/>
    <w:rsid w:val="006466C4"/>
    <w:rsid w:val="00653B10"/>
    <w:rsid w:val="00663CF8"/>
    <w:rsid w:val="00673AF2"/>
    <w:rsid w:val="00677B38"/>
    <w:rsid w:val="00682DB6"/>
    <w:rsid w:val="00684E14"/>
    <w:rsid w:val="00685E3A"/>
    <w:rsid w:val="006949C5"/>
    <w:rsid w:val="00697973"/>
    <w:rsid w:val="006A536B"/>
    <w:rsid w:val="006A5592"/>
    <w:rsid w:val="006A731E"/>
    <w:rsid w:val="006C51C9"/>
    <w:rsid w:val="006C77FA"/>
    <w:rsid w:val="006D2AF0"/>
    <w:rsid w:val="006E64C2"/>
    <w:rsid w:val="006F086D"/>
    <w:rsid w:val="006F41AA"/>
    <w:rsid w:val="0070633C"/>
    <w:rsid w:val="007102D9"/>
    <w:rsid w:val="007201E0"/>
    <w:rsid w:val="00735954"/>
    <w:rsid w:val="00744D8C"/>
    <w:rsid w:val="00745C06"/>
    <w:rsid w:val="007511D4"/>
    <w:rsid w:val="007527FA"/>
    <w:rsid w:val="0075742B"/>
    <w:rsid w:val="00764792"/>
    <w:rsid w:val="00767DF9"/>
    <w:rsid w:val="007750DC"/>
    <w:rsid w:val="0077583A"/>
    <w:rsid w:val="0078134E"/>
    <w:rsid w:val="0078277E"/>
    <w:rsid w:val="007868D7"/>
    <w:rsid w:val="007873F8"/>
    <w:rsid w:val="007A3A18"/>
    <w:rsid w:val="007A4B4E"/>
    <w:rsid w:val="007E141E"/>
    <w:rsid w:val="007E3917"/>
    <w:rsid w:val="007F04F2"/>
    <w:rsid w:val="00803BFA"/>
    <w:rsid w:val="008069E1"/>
    <w:rsid w:val="008332E5"/>
    <w:rsid w:val="00846F38"/>
    <w:rsid w:val="008476F2"/>
    <w:rsid w:val="00851C5B"/>
    <w:rsid w:val="00852942"/>
    <w:rsid w:val="008555F6"/>
    <w:rsid w:val="00862712"/>
    <w:rsid w:val="00863FC9"/>
    <w:rsid w:val="00873A9F"/>
    <w:rsid w:val="00880463"/>
    <w:rsid w:val="00887192"/>
    <w:rsid w:val="008A24F3"/>
    <w:rsid w:val="008B35FB"/>
    <w:rsid w:val="008B3DAD"/>
    <w:rsid w:val="008C0931"/>
    <w:rsid w:val="008D541A"/>
    <w:rsid w:val="008D5657"/>
    <w:rsid w:val="008E0FBC"/>
    <w:rsid w:val="008E5D04"/>
    <w:rsid w:val="008F69A2"/>
    <w:rsid w:val="00910168"/>
    <w:rsid w:val="0091037A"/>
    <w:rsid w:val="0091501B"/>
    <w:rsid w:val="009334A7"/>
    <w:rsid w:val="00936233"/>
    <w:rsid w:val="00944337"/>
    <w:rsid w:val="009541C0"/>
    <w:rsid w:val="0095789D"/>
    <w:rsid w:val="009723B0"/>
    <w:rsid w:val="009773B7"/>
    <w:rsid w:val="00982774"/>
    <w:rsid w:val="00986644"/>
    <w:rsid w:val="00991A67"/>
    <w:rsid w:val="009D1246"/>
    <w:rsid w:val="009E72CE"/>
    <w:rsid w:val="009F291F"/>
    <w:rsid w:val="00A0210C"/>
    <w:rsid w:val="00A14385"/>
    <w:rsid w:val="00A249DB"/>
    <w:rsid w:val="00A338CB"/>
    <w:rsid w:val="00A34BD4"/>
    <w:rsid w:val="00A35D9A"/>
    <w:rsid w:val="00A416E9"/>
    <w:rsid w:val="00A43895"/>
    <w:rsid w:val="00A86F69"/>
    <w:rsid w:val="00A86FFE"/>
    <w:rsid w:val="00AA4629"/>
    <w:rsid w:val="00AB27DB"/>
    <w:rsid w:val="00AB5C6E"/>
    <w:rsid w:val="00AD4B99"/>
    <w:rsid w:val="00AF6EAD"/>
    <w:rsid w:val="00B00014"/>
    <w:rsid w:val="00B2136E"/>
    <w:rsid w:val="00B6335F"/>
    <w:rsid w:val="00B64551"/>
    <w:rsid w:val="00B655E7"/>
    <w:rsid w:val="00B6615B"/>
    <w:rsid w:val="00B70BB2"/>
    <w:rsid w:val="00B83289"/>
    <w:rsid w:val="00B87941"/>
    <w:rsid w:val="00BA01A0"/>
    <w:rsid w:val="00BC6DB6"/>
    <w:rsid w:val="00BD3B7C"/>
    <w:rsid w:val="00BD7DD0"/>
    <w:rsid w:val="00BE2091"/>
    <w:rsid w:val="00C1477D"/>
    <w:rsid w:val="00C251DE"/>
    <w:rsid w:val="00C275AE"/>
    <w:rsid w:val="00C3074E"/>
    <w:rsid w:val="00C31F31"/>
    <w:rsid w:val="00C55D1C"/>
    <w:rsid w:val="00C57FCB"/>
    <w:rsid w:val="00C62943"/>
    <w:rsid w:val="00C64240"/>
    <w:rsid w:val="00C6462F"/>
    <w:rsid w:val="00C7186C"/>
    <w:rsid w:val="00C73D9D"/>
    <w:rsid w:val="00C8019B"/>
    <w:rsid w:val="00C82378"/>
    <w:rsid w:val="00C864CB"/>
    <w:rsid w:val="00C901E0"/>
    <w:rsid w:val="00C917CE"/>
    <w:rsid w:val="00CA28BF"/>
    <w:rsid w:val="00CA2C77"/>
    <w:rsid w:val="00CA4F0F"/>
    <w:rsid w:val="00CB264E"/>
    <w:rsid w:val="00CB36F3"/>
    <w:rsid w:val="00CC122E"/>
    <w:rsid w:val="00CD738C"/>
    <w:rsid w:val="00D253B4"/>
    <w:rsid w:val="00D40584"/>
    <w:rsid w:val="00D57D16"/>
    <w:rsid w:val="00D63736"/>
    <w:rsid w:val="00D709CD"/>
    <w:rsid w:val="00D76D93"/>
    <w:rsid w:val="00D91AB6"/>
    <w:rsid w:val="00D935EE"/>
    <w:rsid w:val="00DA33A9"/>
    <w:rsid w:val="00DA566B"/>
    <w:rsid w:val="00DB1660"/>
    <w:rsid w:val="00DD7B30"/>
    <w:rsid w:val="00DE33F4"/>
    <w:rsid w:val="00E01B03"/>
    <w:rsid w:val="00E04B37"/>
    <w:rsid w:val="00E12E8F"/>
    <w:rsid w:val="00E738CE"/>
    <w:rsid w:val="00E85BE6"/>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9460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informatics.mit.edu/publications/promise-and-perils-computers-redistricting"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ECDEA-8DEF-0045-8943-8CB9C0628948}">
  <ds:schemaRefs>
    <ds:schemaRef ds:uri="http://schemas.openxmlformats.org/officeDocument/2006/bibliography"/>
  </ds:schemaRefs>
</ds:datastoreItem>
</file>

<file path=customXml/itemProps2.xml><?xml version="1.0" encoding="utf-8"?>
<ds:datastoreItem xmlns:ds="http://schemas.openxmlformats.org/officeDocument/2006/customXml" ds:itemID="{F582FC8B-D304-744F-85C3-C7910BCFE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9525</Words>
  <Characters>54294</Characters>
  <Application>Microsoft Macintosh Word</Application>
  <DocSecurity>0</DocSecurity>
  <Lines>452</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MAGAR MEURS</dc:creator>
  <cp:lastModifiedBy>...</cp:lastModifiedBy>
  <cp:revision>5</cp:revision>
  <cp:lastPrinted>2015-10-22T20:51:00Z</cp:lastPrinted>
  <dcterms:created xsi:type="dcterms:W3CDTF">2016-04-07T22:40:00Z</dcterms:created>
  <dcterms:modified xsi:type="dcterms:W3CDTF">2016-04-07T23:59:00Z</dcterms:modified>
  <dc:language>en-US</dc:language>
</cp:coreProperties>
</file>