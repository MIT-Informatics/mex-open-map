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864181" w14:textId="72282A24" w:rsidR="00845F80" w:rsidRPr="00B010D9" w:rsidRDefault="00275374" w:rsidP="009B27C5">
      <w:pPr>
        <w:jc w:val="center"/>
        <w:rPr>
          <w:rFonts w:ascii="Times New Roman" w:hAnsi="Times New Roman" w:cs="Times New Roman"/>
          <w:sz w:val="44"/>
          <w:szCs w:val="44"/>
        </w:rPr>
      </w:pPr>
      <w:r>
        <w:rPr>
          <w:rFonts w:ascii="Times New Roman" w:hAnsi="Times New Roman" w:cs="Times New Roman"/>
          <w:sz w:val="44"/>
          <w:szCs w:val="44"/>
        </w:rPr>
        <w:t xml:space="preserve"> </w:t>
      </w:r>
      <w:r w:rsidR="00902AD7">
        <w:rPr>
          <w:rFonts w:ascii="Times New Roman" w:hAnsi="Times New Roman" w:cs="Times New Roman"/>
          <w:sz w:val="44"/>
          <w:szCs w:val="44"/>
        </w:rPr>
        <w:t>Open d</w:t>
      </w:r>
      <w:r w:rsidR="00A07B99">
        <w:rPr>
          <w:rFonts w:ascii="Times New Roman" w:hAnsi="Times New Roman" w:cs="Times New Roman"/>
          <w:sz w:val="44"/>
          <w:szCs w:val="44"/>
        </w:rPr>
        <w:t xml:space="preserve">ata, Transparency and </w:t>
      </w:r>
      <w:r w:rsidR="00A07B99">
        <w:rPr>
          <w:rFonts w:ascii="Times New Roman" w:hAnsi="Times New Roman" w:cs="Times New Roman"/>
          <w:sz w:val="44"/>
          <w:szCs w:val="44"/>
        </w:rPr>
        <w:br/>
        <w:t>R</w:t>
      </w:r>
      <w:r w:rsidR="009B27C5" w:rsidRPr="00B010D9">
        <w:rPr>
          <w:rFonts w:ascii="Times New Roman" w:hAnsi="Times New Roman" w:cs="Times New Roman"/>
          <w:sz w:val="44"/>
          <w:szCs w:val="44"/>
        </w:rPr>
        <w:t>edistricting in Mexico</w:t>
      </w:r>
      <w:r w:rsidR="009B27C5" w:rsidRPr="00B010D9">
        <w:rPr>
          <w:rStyle w:val="FootnoteReference"/>
          <w:rFonts w:ascii="Times New Roman" w:hAnsi="Times New Roman" w:cs="Times New Roman"/>
          <w:sz w:val="44"/>
          <w:szCs w:val="44"/>
        </w:rPr>
        <w:footnoteReference w:id="1"/>
      </w:r>
    </w:p>
    <w:p w14:paraId="5F8BD8A0" w14:textId="77777777" w:rsidR="009B27C5" w:rsidRPr="00B010D9" w:rsidRDefault="009B27C5">
      <w:pPr>
        <w:rPr>
          <w:rFonts w:ascii="Times New Roman" w:hAnsi="Times New Roman" w:cs="Times New Roman"/>
        </w:rPr>
      </w:pPr>
    </w:p>
    <w:p w14:paraId="130263B8" w14:textId="77777777" w:rsidR="009B27C5" w:rsidRPr="00B010D9" w:rsidRDefault="009B27C5" w:rsidP="009A5409">
      <w:pPr>
        <w:jc w:val="center"/>
        <w:rPr>
          <w:rFonts w:ascii="Times New Roman" w:hAnsi="Times New Roman" w:cs="Times New Roman"/>
        </w:rPr>
      </w:pPr>
      <w:r w:rsidRPr="00B010D9">
        <w:rPr>
          <w:rFonts w:ascii="Times New Roman" w:hAnsi="Times New Roman" w:cs="Times New Roman"/>
          <w:b/>
        </w:rPr>
        <w:t>Alejandro Trelles</w:t>
      </w:r>
      <w:r w:rsidRPr="00B010D9">
        <w:rPr>
          <w:rFonts w:ascii="Times New Roman" w:hAnsi="Times New Roman" w:cs="Times New Roman"/>
        </w:rPr>
        <w:t xml:space="preserve"> U. Pittsburgh,</w:t>
      </w:r>
    </w:p>
    <w:p w14:paraId="5DB84B68" w14:textId="77777777" w:rsidR="009B27C5" w:rsidRPr="00B010D9" w:rsidRDefault="009B27C5" w:rsidP="009A5409">
      <w:pPr>
        <w:jc w:val="center"/>
        <w:rPr>
          <w:rFonts w:ascii="Times New Roman" w:hAnsi="Times New Roman" w:cs="Times New Roman"/>
        </w:rPr>
      </w:pPr>
      <w:r w:rsidRPr="00B010D9">
        <w:rPr>
          <w:rFonts w:ascii="Times New Roman" w:hAnsi="Times New Roman" w:cs="Times New Roman"/>
          <w:b/>
        </w:rPr>
        <w:t>Micah Altman</w:t>
      </w:r>
      <w:r w:rsidRPr="00B010D9">
        <w:rPr>
          <w:rFonts w:ascii="Times New Roman" w:hAnsi="Times New Roman" w:cs="Times New Roman"/>
        </w:rPr>
        <w:t xml:space="preserve"> MIT,</w:t>
      </w:r>
    </w:p>
    <w:p w14:paraId="0231AC27" w14:textId="77777777" w:rsidR="009B27C5" w:rsidRPr="00B010D9" w:rsidRDefault="009B27C5" w:rsidP="009A5409">
      <w:pPr>
        <w:jc w:val="center"/>
        <w:rPr>
          <w:rFonts w:ascii="Times New Roman" w:hAnsi="Times New Roman" w:cs="Times New Roman"/>
        </w:rPr>
      </w:pPr>
      <w:r w:rsidRPr="00B010D9">
        <w:rPr>
          <w:rFonts w:ascii="Times New Roman" w:hAnsi="Times New Roman" w:cs="Times New Roman"/>
          <w:b/>
        </w:rPr>
        <w:t>Eric Magar</w:t>
      </w:r>
      <w:r w:rsidRPr="00B010D9">
        <w:rPr>
          <w:rFonts w:ascii="Times New Roman" w:hAnsi="Times New Roman" w:cs="Times New Roman"/>
        </w:rPr>
        <w:t xml:space="preserve"> ITAM</w:t>
      </w:r>
    </w:p>
    <w:p w14:paraId="46A5FFB4" w14:textId="77777777" w:rsidR="009B27C5" w:rsidRPr="00B010D9" w:rsidRDefault="009B27C5" w:rsidP="009A5409">
      <w:pPr>
        <w:jc w:val="center"/>
        <w:rPr>
          <w:rFonts w:ascii="Times New Roman" w:hAnsi="Times New Roman" w:cs="Times New Roman"/>
        </w:rPr>
      </w:pPr>
      <w:r w:rsidRPr="00B010D9">
        <w:rPr>
          <w:rFonts w:ascii="Times New Roman" w:hAnsi="Times New Roman" w:cs="Times New Roman"/>
          <w:b/>
        </w:rPr>
        <w:t>Micha</w:t>
      </w:r>
      <w:r w:rsidR="009A5409" w:rsidRPr="00B010D9">
        <w:rPr>
          <w:rFonts w:ascii="Times New Roman" w:hAnsi="Times New Roman" w:cs="Times New Roman"/>
          <w:b/>
        </w:rPr>
        <w:t>e</w:t>
      </w:r>
      <w:r w:rsidRPr="00B010D9">
        <w:rPr>
          <w:rFonts w:ascii="Times New Roman" w:hAnsi="Times New Roman" w:cs="Times New Roman"/>
          <w:b/>
        </w:rPr>
        <w:t>l P. McDonald</w:t>
      </w:r>
      <w:r w:rsidRPr="00B010D9">
        <w:rPr>
          <w:rFonts w:ascii="Times New Roman" w:hAnsi="Times New Roman" w:cs="Times New Roman"/>
        </w:rPr>
        <w:t xml:space="preserve"> U. Florida</w:t>
      </w:r>
      <w:r w:rsidRPr="00B010D9">
        <w:rPr>
          <w:rStyle w:val="FootnoteReference"/>
          <w:rFonts w:ascii="Times New Roman" w:hAnsi="Times New Roman" w:cs="Times New Roman"/>
        </w:rPr>
        <w:footnoteReference w:id="2"/>
      </w:r>
    </w:p>
    <w:p w14:paraId="694F6452" w14:textId="77777777" w:rsidR="009B27C5" w:rsidRPr="00B010D9" w:rsidRDefault="009B27C5">
      <w:pPr>
        <w:rPr>
          <w:rFonts w:ascii="Times New Roman" w:hAnsi="Times New Roman" w:cs="Times New Roman"/>
        </w:rPr>
      </w:pPr>
    </w:p>
    <w:p w14:paraId="39AE036D" w14:textId="46A91102" w:rsidR="00CA14A2" w:rsidRDefault="00CA14A2" w:rsidP="00CA14A2">
      <w:pPr>
        <w:pStyle w:val="LO-normal"/>
        <w:spacing w:line="240" w:lineRule="auto"/>
        <w:ind w:left="720" w:right="720"/>
        <w:rPr>
          <w:rFonts w:ascii="Times New Roman" w:eastAsia="Times New Roman" w:hAnsi="Times New Roman" w:cs="Times New Roman"/>
          <w:color w:val="auto"/>
          <w:sz w:val="24"/>
        </w:rPr>
      </w:pPr>
      <w:r w:rsidRPr="003E6DED">
        <w:rPr>
          <w:rFonts w:ascii="Times New Roman" w:eastAsia="Times New Roman" w:hAnsi="Times New Roman" w:cs="Times New Roman"/>
          <w:b/>
          <w:color w:val="auto"/>
          <w:sz w:val="24"/>
        </w:rPr>
        <w:t>Abstract:</w:t>
      </w:r>
      <w:r w:rsidRPr="003E6DED">
        <w:rPr>
          <w:rFonts w:ascii="Times New Roman" w:eastAsia="Times New Roman" w:hAnsi="Times New Roman" w:cs="Times New Roman"/>
          <w:color w:val="auto"/>
          <w:sz w:val="24"/>
        </w:rPr>
        <w:t xml:space="preserve"> The </w:t>
      </w:r>
      <w:r w:rsidR="00AB261A">
        <w:rPr>
          <w:rFonts w:ascii="Times New Roman" w:eastAsia="Times New Roman" w:hAnsi="Times New Roman" w:cs="Times New Roman"/>
          <w:color w:val="auto"/>
          <w:sz w:val="24"/>
        </w:rPr>
        <w:t xml:space="preserve">many complaints and </w:t>
      </w:r>
      <w:r w:rsidRPr="003E6DED">
        <w:rPr>
          <w:rFonts w:ascii="Times New Roman" w:eastAsia="Times New Roman" w:hAnsi="Times New Roman" w:cs="Times New Roman"/>
          <w:color w:val="auto"/>
          <w:sz w:val="24"/>
        </w:rPr>
        <w:t>protests by</w:t>
      </w:r>
      <w:r w:rsidR="00AB261A">
        <w:rPr>
          <w:rFonts w:ascii="Times New Roman" w:eastAsia="Times New Roman" w:hAnsi="Times New Roman" w:cs="Times New Roman"/>
          <w:color w:val="auto"/>
          <w:sz w:val="24"/>
        </w:rPr>
        <w:t xml:space="preserve"> citizens generated by</w:t>
      </w:r>
      <w:r w:rsidRPr="003E6DED">
        <w:rPr>
          <w:rFonts w:ascii="Times New Roman" w:eastAsia="Times New Roman" w:hAnsi="Times New Roman" w:cs="Times New Roman"/>
          <w:color w:val="auto"/>
          <w:sz w:val="24"/>
        </w:rPr>
        <w:t xml:space="preserve"> the deterioration of the political elite </w:t>
      </w:r>
      <w:r w:rsidR="00AB261A">
        <w:rPr>
          <w:rFonts w:ascii="Times New Roman" w:eastAsia="Times New Roman" w:hAnsi="Times New Roman" w:cs="Times New Roman"/>
          <w:color w:val="auto"/>
          <w:sz w:val="24"/>
        </w:rPr>
        <w:t>in recent</w:t>
      </w:r>
      <w:r w:rsidRPr="003E6DED">
        <w:rPr>
          <w:rFonts w:ascii="Times New Roman" w:eastAsia="Times New Roman" w:hAnsi="Times New Roman" w:cs="Times New Roman"/>
          <w:color w:val="auto"/>
          <w:sz w:val="24"/>
        </w:rPr>
        <w:t xml:space="preserve"> decade</w:t>
      </w:r>
      <w:r w:rsidR="00AB261A">
        <w:rPr>
          <w:rFonts w:ascii="Times New Roman" w:eastAsia="Times New Roman" w:hAnsi="Times New Roman" w:cs="Times New Roman"/>
          <w:color w:val="auto"/>
          <w:sz w:val="24"/>
        </w:rPr>
        <w:t>s</w:t>
      </w:r>
      <w:r w:rsidRPr="003E6DED">
        <w:rPr>
          <w:rFonts w:ascii="Times New Roman" w:eastAsia="Times New Roman" w:hAnsi="Times New Roman" w:cs="Times New Roman"/>
          <w:color w:val="auto"/>
          <w:sz w:val="24"/>
        </w:rPr>
        <w:t xml:space="preserve"> </w:t>
      </w:r>
      <w:r w:rsidR="00AB261A">
        <w:rPr>
          <w:rFonts w:ascii="Times New Roman" w:eastAsia="Times New Roman" w:hAnsi="Times New Roman" w:cs="Times New Roman"/>
          <w:color w:val="auto"/>
          <w:sz w:val="24"/>
        </w:rPr>
        <w:t>are clear evidence</w:t>
      </w:r>
      <w:r w:rsidRPr="003E6DED">
        <w:rPr>
          <w:rFonts w:ascii="Times New Roman" w:eastAsia="Times New Roman" w:hAnsi="Times New Roman" w:cs="Times New Roman"/>
          <w:color w:val="auto"/>
          <w:sz w:val="24"/>
        </w:rPr>
        <w:t xml:space="preserve">, among other things, </w:t>
      </w:r>
      <w:r w:rsidR="00AB261A">
        <w:rPr>
          <w:rFonts w:ascii="Times New Roman" w:eastAsia="Times New Roman" w:hAnsi="Times New Roman" w:cs="Times New Roman"/>
          <w:color w:val="auto"/>
          <w:sz w:val="24"/>
        </w:rPr>
        <w:t xml:space="preserve">of the urgent need </w:t>
      </w:r>
      <w:r w:rsidR="00411A75">
        <w:rPr>
          <w:rFonts w:ascii="Times New Roman" w:eastAsia="Times New Roman" w:hAnsi="Times New Roman" w:cs="Times New Roman"/>
          <w:color w:val="auto"/>
          <w:sz w:val="24"/>
        </w:rPr>
        <w:t>to strengthen</w:t>
      </w:r>
      <w:r w:rsidR="00AB261A">
        <w:rPr>
          <w:rFonts w:ascii="Times New Roman" w:eastAsia="Times New Roman" w:hAnsi="Times New Roman" w:cs="Times New Roman"/>
          <w:color w:val="auto"/>
          <w:sz w:val="24"/>
        </w:rPr>
        <w:t xml:space="preserve"> </w:t>
      </w:r>
      <w:r w:rsidR="00411A75">
        <w:rPr>
          <w:rFonts w:ascii="Times New Roman" w:eastAsia="Times New Roman" w:hAnsi="Times New Roman" w:cs="Times New Roman"/>
          <w:color w:val="auto"/>
          <w:sz w:val="24"/>
        </w:rPr>
        <w:t xml:space="preserve">the </w:t>
      </w:r>
      <w:r w:rsidR="00AB261A">
        <w:rPr>
          <w:rFonts w:ascii="Times New Roman" w:eastAsia="Times New Roman" w:hAnsi="Times New Roman" w:cs="Times New Roman"/>
          <w:color w:val="auto"/>
          <w:sz w:val="24"/>
        </w:rPr>
        <w:t>connections</w:t>
      </w:r>
      <w:r w:rsidRPr="003E6DED">
        <w:rPr>
          <w:rFonts w:ascii="Times New Roman" w:eastAsia="Times New Roman" w:hAnsi="Times New Roman" w:cs="Times New Roman"/>
          <w:color w:val="auto"/>
          <w:sz w:val="24"/>
        </w:rPr>
        <w:t xml:space="preserve"> between citizens and their representatives. </w:t>
      </w:r>
      <w:r w:rsidR="00AB261A">
        <w:rPr>
          <w:rFonts w:ascii="Times New Roman" w:eastAsia="Times New Roman" w:hAnsi="Times New Roman" w:cs="Times New Roman"/>
          <w:color w:val="auto"/>
          <w:sz w:val="24"/>
        </w:rPr>
        <w:t>To this end</w:t>
      </w:r>
      <w:r w:rsidRPr="003E6DED">
        <w:rPr>
          <w:rFonts w:ascii="Times New Roman" w:eastAsia="Times New Roman" w:hAnsi="Times New Roman" w:cs="Times New Roman"/>
          <w:color w:val="auto"/>
          <w:sz w:val="24"/>
        </w:rPr>
        <w:t>, the delimitation of the electoral boundaries</w:t>
      </w:r>
      <w:r w:rsidR="001C5E10">
        <w:rPr>
          <w:rFonts w:ascii="Times New Roman" w:eastAsia="Times New Roman" w:hAnsi="Times New Roman" w:cs="Times New Roman"/>
          <w:color w:val="auto"/>
          <w:sz w:val="24"/>
        </w:rPr>
        <w:t xml:space="preserve"> –also known as redistricting–</w:t>
      </w:r>
      <w:r w:rsidRPr="003E6DED">
        <w:rPr>
          <w:rFonts w:ascii="Times New Roman" w:eastAsia="Times New Roman" w:hAnsi="Times New Roman" w:cs="Times New Roman"/>
          <w:color w:val="auto"/>
          <w:sz w:val="24"/>
        </w:rPr>
        <w:t xml:space="preserve"> is key to improve political representation. Given the </w:t>
      </w:r>
      <w:r w:rsidR="00AB261A">
        <w:rPr>
          <w:rFonts w:ascii="Times New Roman" w:eastAsia="Times New Roman" w:hAnsi="Times New Roman" w:cs="Times New Roman"/>
          <w:color w:val="auto"/>
          <w:sz w:val="24"/>
        </w:rPr>
        <w:t xml:space="preserve">many </w:t>
      </w:r>
      <w:r w:rsidRPr="003E6DED">
        <w:rPr>
          <w:rFonts w:ascii="Times New Roman" w:eastAsia="Times New Roman" w:hAnsi="Times New Roman" w:cs="Times New Roman"/>
          <w:color w:val="auto"/>
          <w:sz w:val="24"/>
        </w:rPr>
        <w:t xml:space="preserve">technicalities </w:t>
      </w:r>
      <w:r w:rsidR="00AB261A">
        <w:rPr>
          <w:rFonts w:ascii="Times New Roman" w:eastAsia="Times New Roman" w:hAnsi="Times New Roman" w:cs="Times New Roman"/>
          <w:color w:val="auto"/>
          <w:sz w:val="24"/>
        </w:rPr>
        <w:t>involved in this processes –geographic</w:t>
      </w:r>
      <w:r w:rsidRPr="003E6DED">
        <w:rPr>
          <w:rFonts w:ascii="Times New Roman" w:eastAsia="Times New Roman" w:hAnsi="Times New Roman" w:cs="Times New Roman"/>
          <w:color w:val="auto"/>
          <w:sz w:val="24"/>
        </w:rPr>
        <w:t xml:space="preserve">, statistical, </w:t>
      </w:r>
      <w:r w:rsidR="00A07B99">
        <w:rPr>
          <w:rFonts w:ascii="Times New Roman" w:eastAsia="Times New Roman" w:hAnsi="Times New Roman" w:cs="Times New Roman"/>
          <w:color w:val="auto"/>
          <w:sz w:val="24"/>
        </w:rPr>
        <w:t>and informational</w:t>
      </w:r>
      <w:r w:rsidRPr="003E6DED">
        <w:rPr>
          <w:rFonts w:ascii="Times New Roman" w:eastAsia="Times New Roman" w:hAnsi="Times New Roman" w:cs="Times New Roman"/>
          <w:color w:val="auto"/>
          <w:sz w:val="24"/>
        </w:rPr>
        <w:t xml:space="preserve">, among the most </w:t>
      </w:r>
      <w:r w:rsidR="00AB261A">
        <w:rPr>
          <w:rFonts w:ascii="Times New Roman" w:eastAsia="Times New Roman" w:hAnsi="Times New Roman" w:cs="Times New Roman"/>
          <w:color w:val="auto"/>
          <w:sz w:val="24"/>
        </w:rPr>
        <w:t>obvious</w:t>
      </w:r>
      <w:r w:rsidRPr="003E6DED">
        <w:rPr>
          <w:rFonts w:ascii="Times New Roman" w:eastAsia="Times New Roman" w:hAnsi="Times New Roman" w:cs="Times New Roman"/>
          <w:color w:val="auto"/>
          <w:sz w:val="24"/>
        </w:rPr>
        <w:t xml:space="preserve">– it is easy to </w:t>
      </w:r>
      <w:r w:rsidR="00AB261A">
        <w:rPr>
          <w:rFonts w:ascii="Times New Roman" w:eastAsia="Times New Roman" w:hAnsi="Times New Roman" w:cs="Times New Roman"/>
          <w:color w:val="auto"/>
          <w:sz w:val="24"/>
        </w:rPr>
        <w:t>succumb to</w:t>
      </w:r>
      <w:r w:rsidRPr="003E6DED">
        <w:rPr>
          <w:rFonts w:ascii="Times New Roman" w:eastAsia="Times New Roman" w:hAnsi="Times New Roman" w:cs="Times New Roman"/>
          <w:color w:val="auto"/>
          <w:sz w:val="24"/>
        </w:rPr>
        <w:t xml:space="preserve"> the temptation of relegating </w:t>
      </w:r>
      <w:r w:rsidR="00411A75">
        <w:rPr>
          <w:rFonts w:ascii="Times New Roman" w:eastAsia="Times New Roman" w:hAnsi="Times New Roman" w:cs="Times New Roman"/>
          <w:color w:val="auto"/>
          <w:sz w:val="24"/>
        </w:rPr>
        <w:t>it</w:t>
      </w:r>
      <w:r w:rsidR="00AB261A">
        <w:rPr>
          <w:rFonts w:ascii="Times New Roman" w:eastAsia="Times New Roman" w:hAnsi="Times New Roman" w:cs="Times New Roman"/>
          <w:color w:val="auto"/>
          <w:sz w:val="24"/>
        </w:rPr>
        <w:t xml:space="preserve"> </w:t>
      </w:r>
      <w:r w:rsidRPr="003E6DED">
        <w:rPr>
          <w:rFonts w:ascii="Times New Roman" w:eastAsia="Times New Roman" w:hAnsi="Times New Roman" w:cs="Times New Roman"/>
          <w:color w:val="auto"/>
          <w:sz w:val="24"/>
        </w:rPr>
        <w:t>to specialists and lose sight of its importance for democracy. From our perspective, the use of new technologies, as well as the generat</w:t>
      </w:r>
      <w:r w:rsidR="001C5E10">
        <w:rPr>
          <w:rFonts w:ascii="Times New Roman" w:eastAsia="Times New Roman" w:hAnsi="Times New Roman" w:cs="Times New Roman"/>
          <w:color w:val="auto"/>
          <w:sz w:val="24"/>
        </w:rPr>
        <w:t>ion and use of open data, offer</w:t>
      </w:r>
      <w:r w:rsidRPr="003E6DED">
        <w:rPr>
          <w:rFonts w:ascii="Times New Roman" w:eastAsia="Times New Roman" w:hAnsi="Times New Roman" w:cs="Times New Roman"/>
          <w:color w:val="auto"/>
          <w:sz w:val="24"/>
        </w:rPr>
        <w:t xml:space="preserve"> an opportunity to strengthen political representation. In this </w:t>
      </w:r>
      <w:r w:rsidR="00411A75">
        <w:rPr>
          <w:rFonts w:ascii="Times New Roman" w:eastAsia="Times New Roman" w:hAnsi="Times New Roman" w:cs="Times New Roman"/>
          <w:color w:val="auto"/>
          <w:sz w:val="24"/>
        </w:rPr>
        <w:t>article</w:t>
      </w:r>
      <w:r w:rsidRPr="003E6DED">
        <w:rPr>
          <w:rFonts w:ascii="Times New Roman" w:eastAsia="Times New Roman" w:hAnsi="Times New Roman" w:cs="Times New Roman"/>
          <w:color w:val="auto"/>
          <w:sz w:val="24"/>
        </w:rPr>
        <w:t xml:space="preserve"> we discuss Mexico’s redistricting </w:t>
      </w:r>
      <w:r w:rsidR="00411A75">
        <w:rPr>
          <w:rFonts w:ascii="Times New Roman" w:eastAsia="Times New Roman" w:hAnsi="Times New Roman" w:cs="Times New Roman"/>
          <w:color w:val="auto"/>
          <w:sz w:val="24"/>
        </w:rPr>
        <w:t>experience</w:t>
      </w:r>
      <w:r w:rsidRPr="003E6DED">
        <w:rPr>
          <w:rFonts w:ascii="Times New Roman" w:eastAsia="Times New Roman" w:hAnsi="Times New Roman" w:cs="Times New Roman"/>
          <w:color w:val="auto"/>
          <w:sz w:val="24"/>
        </w:rPr>
        <w:t>, the challenges in</w:t>
      </w:r>
      <w:r w:rsidR="001C5E10">
        <w:rPr>
          <w:rFonts w:ascii="Times New Roman" w:eastAsia="Times New Roman" w:hAnsi="Times New Roman" w:cs="Times New Roman"/>
          <w:color w:val="auto"/>
          <w:sz w:val="24"/>
        </w:rPr>
        <w:t xml:space="preserve"> terms of</w:t>
      </w:r>
      <w:r w:rsidRPr="003E6DED">
        <w:rPr>
          <w:rFonts w:ascii="Times New Roman" w:eastAsia="Times New Roman" w:hAnsi="Times New Roman" w:cs="Times New Roman"/>
          <w:color w:val="auto"/>
          <w:sz w:val="24"/>
        </w:rPr>
        <w:t xml:space="preserve"> transparency, and how certain tools –such as open source software and online mapping tools– have </w:t>
      </w:r>
      <w:r w:rsidR="001C5E10">
        <w:rPr>
          <w:rFonts w:ascii="Times New Roman" w:eastAsia="Times New Roman" w:hAnsi="Times New Roman" w:cs="Times New Roman"/>
          <w:color w:val="auto"/>
          <w:sz w:val="24"/>
        </w:rPr>
        <w:t>tremendous</w:t>
      </w:r>
      <w:r w:rsidRPr="003E6DED">
        <w:rPr>
          <w:rFonts w:ascii="Times New Roman" w:eastAsia="Times New Roman" w:hAnsi="Times New Roman" w:cs="Times New Roman"/>
          <w:color w:val="auto"/>
          <w:sz w:val="24"/>
        </w:rPr>
        <w:t xml:space="preserve"> potential for increasing the levels of transparency, participation, and accountability surrounding boundary delimitation.</w:t>
      </w:r>
    </w:p>
    <w:p w14:paraId="48194275" w14:textId="77777777" w:rsidR="00411A75" w:rsidRPr="003E6DED" w:rsidRDefault="00411A75" w:rsidP="00CA14A2">
      <w:pPr>
        <w:pStyle w:val="LO-normal"/>
        <w:spacing w:line="240" w:lineRule="auto"/>
        <w:ind w:left="720" w:right="720"/>
        <w:rPr>
          <w:rFonts w:ascii="Times New Roman" w:eastAsia="Times New Roman" w:hAnsi="Times New Roman" w:cs="Times New Roman"/>
          <w:color w:val="auto"/>
          <w:sz w:val="24"/>
        </w:rPr>
      </w:pPr>
    </w:p>
    <w:p w14:paraId="1C3C8CA1" w14:textId="37DA9241" w:rsidR="005F4C10" w:rsidRPr="00B010D9" w:rsidRDefault="005F4C10" w:rsidP="009A5409">
      <w:pPr>
        <w:ind w:left="540" w:right="180"/>
        <w:jc w:val="both"/>
        <w:rPr>
          <w:rFonts w:ascii="Times New Roman" w:hAnsi="Times New Roman" w:cs="Times New Roman"/>
        </w:rPr>
      </w:pPr>
      <w:r w:rsidRPr="00B010D9">
        <w:rPr>
          <w:rFonts w:ascii="Times New Roman" w:hAnsi="Times New Roman" w:cs="Times New Roman"/>
          <w:b/>
          <w:i/>
        </w:rPr>
        <w:t>Keywords</w:t>
      </w:r>
      <w:r w:rsidRPr="00B010D9">
        <w:rPr>
          <w:rFonts w:ascii="Times New Roman" w:hAnsi="Times New Roman" w:cs="Times New Roman"/>
        </w:rPr>
        <w:t xml:space="preserve">: open data, transparency, redistricting, public mapping, open source software, political representation, participation, gerrymandering, </w:t>
      </w:r>
      <w:proofErr w:type="gramStart"/>
      <w:r w:rsidRPr="00B010D9">
        <w:rPr>
          <w:rFonts w:ascii="Times New Roman" w:hAnsi="Times New Roman" w:cs="Times New Roman"/>
        </w:rPr>
        <w:t>minority</w:t>
      </w:r>
      <w:proofErr w:type="gramEnd"/>
      <w:r w:rsidRPr="00B010D9">
        <w:rPr>
          <w:rFonts w:ascii="Times New Roman" w:hAnsi="Times New Roman" w:cs="Times New Roman"/>
        </w:rPr>
        <w:t xml:space="preserve"> groups.</w:t>
      </w:r>
    </w:p>
    <w:p w14:paraId="59EBBEB9" w14:textId="7F73B975" w:rsidR="005F4C10" w:rsidRPr="00B010D9" w:rsidRDefault="005F4C10" w:rsidP="00785641">
      <w:pPr>
        <w:jc w:val="both"/>
        <w:rPr>
          <w:rFonts w:ascii="Times New Roman" w:hAnsi="Times New Roman" w:cs="Times New Roman"/>
        </w:rPr>
      </w:pPr>
    </w:p>
    <w:p w14:paraId="4400AEED" w14:textId="071CB7AD" w:rsidR="005F4C10" w:rsidRPr="00B010D9" w:rsidRDefault="005F4C10" w:rsidP="00785641">
      <w:pPr>
        <w:spacing w:line="480" w:lineRule="auto"/>
        <w:jc w:val="both"/>
        <w:rPr>
          <w:rFonts w:ascii="Times New Roman" w:hAnsi="Times New Roman" w:cs="Times New Roman"/>
        </w:rPr>
      </w:pPr>
      <w:r w:rsidRPr="00B010D9">
        <w:rPr>
          <w:rFonts w:ascii="Times New Roman" w:hAnsi="Times New Roman" w:cs="Times New Roman"/>
        </w:rPr>
        <w:t>Transparency and open government are not preconditions for Democracy (Dahl 1972).</w:t>
      </w:r>
      <w:r w:rsidR="00D60AA0">
        <w:rPr>
          <w:rFonts w:ascii="Times New Roman" w:hAnsi="Times New Roman" w:cs="Times New Roman"/>
        </w:rPr>
        <w:t xml:space="preserve"> </w:t>
      </w:r>
      <w:r w:rsidRPr="00B010D9">
        <w:rPr>
          <w:rFonts w:ascii="Times New Roman" w:hAnsi="Times New Roman" w:cs="Times New Roman"/>
        </w:rPr>
        <w:t xml:space="preserve">But given the pressing need to improve accountability and </w:t>
      </w:r>
      <w:r w:rsidR="00EF7136">
        <w:rPr>
          <w:rFonts w:ascii="Times New Roman" w:hAnsi="Times New Roman" w:cs="Times New Roman"/>
        </w:rPr>
        <w:t>create</w:t>
      </w:r>
      <w:r w:rsidR="002F1FFC" w:rsidRPr="00B010D9">
        <w:rPr>
          <w:rFonts w:ascii="Times New Roman" w:hAnsi="Times New Roman" w:cs="Times New Roman"/>
        </w:rPr>
        <w:t xml:space="preserve"> closer ties between governments and</w:t>
      </w:r>
      <w:r w:rsidRPr="00B010D9">
        <w:rPr>
          <w:rFonts w:ascii="Times New Roman" w:hAnsi="Times New Roman" w:cs="Times New Roman"/>
        </w:rPr>
        <w:t xml:space="preserve"> citizens, open government has become a </w:t>
      </w:r>
      <w:r w:rsidR="002F1FFC" w:rsidRPr="00B010D9">
        <w:rPr>
          <w:rFonts w:ascii="Times New Roman" w:hAnsi="Times New Roman" w:cs="Times New Roman"/>
        </w:rPr>
        <w:t>priority</w:t>
      </w:r>
      <w:r w:rsidRPr="00B010D9">
        <w:rPr>
          <w:rFonts w:ascii="Times New Roman" w:hAnsi="Times New Roman" w:cs="Times New Roman"/>
        </w:rPr>
        <w:t xml:space="preserve"> for </w:t>
      </w:r>
      <w:r w:rsidR="008D5543">
        <w:rPr>
          <w:rFonts w:ascii="Times New Roman" w:hAnsi="Times New Roman" w:cs="Times New Roman"/>
        </w:rPr>
        <w:t>those</w:t>
      </w:r>
      <w:r w:rsidR="008D5543" w:rsidRPr="00B010D9">
        <w:rPr>
          <w:rFonts w:ascii="Times New Roman" w:hAnsi="Times New Roman" w:cs="Times New Roman"/>
        </w:rPr>
        <w:t xml:space="preserve"> </w:t>
      </w:r>
      <w:r w:rsidRPr="00B010D9">
        <w:rPr>
          <w:rFonts w:ascii="Times New Roman" w:hAnsi="Times New Roman" w:cs="Times New Roman"/>
        </w:rPr>
        <w:t xml:space="preserve">seeking to </w:t>
      </w:r>
      <w:r w:rsidRPr="00B010D9">
        <w:rPr>
          <w:rFonts w:ascii="Times New Roman" w:hAnsi="Times New Roman" w:cs="Times New Roman"/>
        </w:rPr>
        <w:lastRenderedPageBreak/>
        <w:t>improve governance and build more effective democracies.</w:t>
      </w:r>
      <w:r w:rsidR="00880659" w:rsidRPr="00880659">
        <w:rPr>
          <w:rStyle w:val="FootnoteReference"/>
          <w:rFonts w:ascii="Times New Roman" w:hAnsi="Times New Roman" w:cs="Times New Roman"/>
        </w:rPr>
        <w:t xml:space="preserve"> </w:t>
      </w:r>
      <w:r w:rsidR="00880659" w:rsidRPr="00B010D9">
        <w:rPr>
          <w:rStyle w:val="FootnoteReference"/>
          <w:rFonts w:ascii="Times New Roman" w:hAnsi="Times New Roman" w:cs="Times New Roman"/>
        </w:rPr>
        <w:footnoteReference w:id="3"/>
      </w:r>
      <w:r w:rsidR="00880659">
        <w:rPr>
          <w:rFonts w:ascii="Times New Roman" w:hAnsi="Times New Roman" w:cs="Times New Roman"/>
        </w:rPr>
        <w:t xml:space="preserve"> </w:t>
      </w:r>
      <w:r w:rsidR="00D60AA0">
        <w:rPr>
          <w:rFonts w:ascii="Times New Roman" w:hAnsi="Times New Roman" w:cs="Times New Roman"/>
        </w:rPr>
        <w:t xml:space="preserve"> </w:t>
      </w:r>
      <w:r w:rsidRPr="00B010D9">
        <w:rPr>
          <w:rFonts w:ascii="Times New Roman" w:hAnsi="Times New Roman" w:cs="Times New Roman"/>
        </w:rPr>
        <w:t xml:space="preserve">This research note underscores the centrality of transparency for one specific but fundamental aspect of </w:t>
      </w:r>
      <w:r w:rsidR="002F1FFC" w:rsidRPr="00B010D9">
        <w:rPr>
          <w:rFonts w:ascii="Times New Roman" w:hAnsi="Times New Roman" w:cs="Times New Roman"/>
        </w:rPr>
        <w:t xml:space="preserve">the </w:t>
      </w:r>
      <w:r w:rsidRPr="00B010D9">
        <w:rPr>
          <w:rFonts w:ascii="Times New Roman" w:hAnsi="Times New Roman" w:cs="Times New Roman"/>
        </w:rPr>
        <w:t xml:space="preserve">electoral </w:t>
      </w:r>
      <w:r w:rsidR="002F1FFC" w:rsidRPr="00B010D9">
        <w:rPr>
          <w:rFonts w:ascii="Times New Roman" w:hAnsi="Times New Roman" w:cs="Times New Roman"/>
        </w:rPr>
        <w:t>realm</w:t>
      </w:r>
      <w:r w:rsidRPr="00B010D9">
        <w:rPr>
          <w:rFonts w:ascii="Times New Roman" w:hAnsi="Times New Roman" w:cs="Times New Roman"/>
        </w:rPr>
        <w:t xml:space="preserve">: </w:t>
      </w:r>
      <w:r w:rsidR="00287245">
        <w:rPr>
          <w:rFonts w:ascii="Times New Roman" w:hAnsi="Times New Roman" w:cs="Times New Roman"/>
        </w:rPr>
        <w:t xml:space="preserve">the </w:t>
      </w:r>
      <w:r w:rsidRPr="00B010D9">
        <w:rPr>
          <w:rFonts w:ascii="Times New Roman" w:hAnsi="Times New Roman" w:cs="Times New Roman"/>
        </w:rPr>
        <w:t xml:space="preserve">mapping </w:t>
      </w:r>
      <w:r w:rsidR="00E4457A">
        <w:rPr>
          <w:rFonts w:ascii="Times New Roman" w:hAnsi="Times New Roman" w:cs="Times New Roman"/>
        </w:rPr>
        <w:t xml:space="preserve">of </w:t>
      </w:r>
      <w:r w:rsidRPr="00B010D9">
        <w:rPr>
          <w:rFonts w:ascii="Times New Roman" w:hAnsi="Times New Roman" w:cs="Times New Roman"/>
        </w:rPr>
        <w:t>geo-electoral boundaries,</w:t>
      </w:r>
      <w:r w:rsidR="002F1FFC" w:rsidRPr="00B010D9">
        <w:rPr>
          <w:rFonts w:ascii="Times New Roman" w:hAnsi="Times New Roman" w:cs="Times New Roman"/>
        </w:rPr>
        <w:t xml:space="preserve"> also </w:t>
      </w:r>
      <w:r w:rsidRPr="00B010D9">
        <w:rPr>
          <w:rFonts w:ascii="Times New Roman" w:hAnsi="Times New Roman" w:cs="Times New Roman"/>
        </w:rPr>
        <w:t>known also as redistricting (Altman and McDonald 2012).</w:t>
      </w:r>
      <w:r w:rsidR="00D60AA0">
        <w:rPr>
          <w:rFonts w:ascii="Times New Roman" w:hAnsi="Times New Roman" w:cs="Times New Roman"/>
        </w:rPr>
        <w:t xml:space="preserve"> </w:t>
      </w:r>
      <w:r w:rsidRPr="00B010D9">
        <w:rPr>
          <w:rFonts w:ascii="Times New Roman" w:hAnsi="Times New Roman" w:cs="Times New Roman"/>
        </w:rPr>
        <w:t xml:space="preserve">We argue that making public the flow of information used by the electoral </w:t>
      </w:r>
      <w:r w:rsidR="006A34B5">
        <w:rPr>
          <w:rFonts w:ascii="Times New Roman" w:hAnsi="Times New Roman" w:cs="Times New Roman"/>
        </w:rPr>
        <w:t>management body</w:t>
      </w:r>
      <w:r w:rsidR="00372883">
        <w:rPr>
          <w:rFonts w:ascii="Times New Roman" w:hAnsi="Times New Roman" w:cs="Times New Roman"/>
        </w:rPr>
        <w:t xml:space="preserve"> (EMB)</w:t>
      </w:r>
      <w:r w:rsidR="006A34B5" w:rsidRPr="00B010D9">
        <w:rPr>
          <w:rFonts w:ascii="Times New Roman" w:hAnsi="Times New Roman" w:cs="Times New Roman"/>
        </w:rPr>
        <w:t xml:space="preserve"> </w:t>
      </w:r>
      <w:r w:rsidRPr="00B010D9">
        <w:rPr>
          <w:rFonts w:ascii="Times New Roman" w:hAnsi="Times New Roman" w:cs="Times New Roman"/>
        </w:rPr>
        <w:t>to carry out this technical task fulfills a nec</w:t>
      </w:r>
      <w:r w:rsidR="002F1FFC" w:rsidRPr="00B010D9">
        <w:rPr>
          <w:rFonts w:ascii="Times New Roman" w:hAnsi="Times New Roman" w:cs="Times New Roman"/>
        </w:rPr>
        <w:t>essary</w:t>
      </w:r>
      <w:r w:rsidR="00E4457A">
        <w:rPr>
          <w:rFonts w:ascii="Times New Roman" w:hAnsi="Times New Roman" w:cs="Times New Roman"/>
        </w:rPr>
        <w:t>,</w:t>
      </w:r>
      <w:r w:rsidR="006A34B5">
        <w:rPr>
          <w:rFonts w:ascii="Times New Roman" w:hAnsi="Times New Roman" w:cs="Times New Roman"/>
        </w:rPr>
        <w:t xml:space="preserve"> but not sufficient</w:t>
      </w:r>
      <w:r w:rsidR="00E4457A">
        <w:rPr>
          <w:rFonts w:ascii="Times New Roman" w:hAnsi="Times New Roman" w:cs="Times New Roman"/>
        </w:rPr>
        <w:t>,</w:t>
      </w:r>
      <w:r w:rsidR="002F1FFC" w:rsidRPr="00B010D9">
        <w:rPr>
          <w:rFonts w:ascii="Times New Roman" w:hAnsi="Times New Roman" w:cs="Times New Roman"/>
        </w:rPr>
        <w:t xml:space="preserve"> condition for transparency</w:t>
      </w:r>
      <w:r w:rsidRPr="00B010D9">
        <w:rPr>
          <w:rFonts w:ascii="Times New Roman" w:hAnsi="Times New Roman" w:cs="Times New Roman"/>
        </w:rPr>
        <w:t xml:space="preserve">. What remains is to offer </w:t>
      </w:r>
      <w:r w:rsidRPr="00B010D9">
        <w:rPr>
          <w:rFonts w:ascii="Times New Roman" w:hAnsi="Times New Roman" w:cs="Times New Roman"/>
          <w:i/>
        </w:rPr>
        <w:t>tools</w:t>
      </w:r>
      <w:r w:rsidRPr="00B010D9">
        <w:rPr>
          <w:rFonts w:ascii="Times New Roman" w:hAnsi="Times New Roman" w:cs="Times New Roman"/>
        </w:rPr>
        <w:t xml:space="preserve"> that </w:t>
      </w:r>
      <w:r w:rsidR="006A34B5">
        <w:rPr>
          <w:rFonts w:ascii="Times New Roman" w:hAnsi="Times New Roman" w:cs="Times New Roman"/>
        </w:rPr>
        <w:t xml:space="preserve">allow </w:t>
      </w:r>
      <w:r w:rsidR="0050182F" w:rsidRPr="00B010D9">
        <w:rPr>
          <w:rFonts w:ascii="Times New Roman" w:hAnsi="Times New Roman" w:cs="Times New Roman"/>
        </w:rPr>
        <w:t>citizens to participate, manipulate, analyze and share the flow of geo</w:t>
      </w:r>
      <w:r w:rsidR="00FD5F5C">
        <w:rPr>
          <w:rFonts w:ascii="Times New Roman" w:hAnsi="Times New Roman" w:cs="Times New Roman"/>
        </w:rPr>
        <w:t>-</w:t>
      </w:r>
      <w:r w:rsidR="0050182F" w:rsidRPr="00B010D9">
        <w:rPr>
          <w:rFonts w:ascii="Times New Roman" w:hAnsi="Times New Roman" w:cs="Times New Roman"/>
        </w:rPr>
        <w:t>referen</w:t>
      </w:r>
      <w:r w:rsidR="00107E72">
        <w:rPr>
          <w:rFonts w:ascii="Times New Roman" w:hAnsi="Times New Roman" w:cs="Times New Roman"/>
        </w:rPr>
        <w:t>ced,</w:t>
      </w:r>
      <w:r w:rsidR="0050182F" w:rsidRPr="00B010D9">
        <w:rPr>
          <w:rFonts w:ascii="Times New Roman" w:hAnsi="Times New Roman" w:cs="Times New Roman"/>
        </w:rPr>
        <w:t xml:space="preserve"> demographic and electoral information used for redistricting. Although </w:t>
      </w:r>
      <w:r w:rsidR="00FD5F5C">
        <w:rPr>
          <w:rFonts w:ascii="Times New Roman" w:hAnsi="Times New Roman" w:cs="Times New Roman"/>
        </w:rPr>
        <w:t>some</w:t>
      </w:r>
      <w:r w:rsidR="0050182F" w:rsidRPr="00B010D9">
        <w:rPr>
          <w:rFonts w:ascii="Times New Roman" w:hAnsi="Times New Roman" w:cs="Times New Roman"/>
        </w:rPr>
        <w:t xml:space="preserve"> government data archives </w:t>
      </w:r>
      <w:r w:rsidR="00FD5F5C">
        <w:rPr>
          <w:rFonts w:ascii="Times New Roman" w:hAnsi="Times New Roman" w:cs="Times New Roman"/>
        </w:rPr>
        <w:t>are self-interpreting</w:t>
      </w:r>
      <w:r w:rsidR="0050182F" w:rsidRPr="00B010D9">
        <w:rPr>
          <w:rFonts w:ascii="Times New Roman" w:hAnsi="Times New Roman" w:cs="Times New Roman"/>
        </w:rPr>
        <w:t xml:space="preserve">, </w:t>
      </w:r>
      <w:r w:rsidR="00FD5F5C">
        <w:rPr>
          <w:rFonts w:ascii="Times New Roman" w:hAnsi="Times New Roman" w:cs="Times New Roman"/>
        </w:rPr>
        <w:t xml:space="preserve">understanding </w:t>
      </w:r>
      <w:r w:rsidR="00B8122D">
        <w:rPr>
          <w:rFonts w:ascii="Times New Roman" w:hAnsi="Times New Roman" w:cs="Times New Roman"/>
        </w:rPr>
        <w:t xml:space="preserve">the </w:t>
      </w:r>
      <w:r w:rsidR="0050182F" w:rsidRPr="00B010D9">
        <w:rPr>
          <w:rFonts w:ascii="Times New Roman" w:hAnsi="Times New Roman" w:cs="Times New Roman"/>
        </w:rPr>
        <w:t xml:space="preserve">information </w:t>
      </w:r>
      <w:r w:rsidR="00040282">
        <w:rPr>
          <w:rFonts w:ascii="Times New Roman" w:hAnsi="Times New Roman" w:cs="Times New Roman"/>
        </w:rPr>
        <w:t>related</w:t>
      </w:r>
      <w:r w:rsidR="00040282" w:rsidRPr="00B010D9">
        <w:rPr>
          <w:rFonts w:ascii="Times New Roman" w:hAnsi="Times New Roman" w:cs="Times New Roman"/>
        </w:rPr>
        <w:t xml:space="preserve"> </w:t>
      </w:r>
      <w:r w:rsidR="0050182F" w:rsidRPr="00B010D9">
        <w:rPr>
          <w:rFonts w:ascii="Times New Roman" w:hAnsi="Times New Roman" w:cs="Times New Roman"/>
        </w:rPr>
        <w:t xml:space="preserve">to the various phases of the redistricting process </w:t>
      </w:r>
      <w:r w:rsidR="00B8122D">
        <w:rPr>
          <w:rFonts w:ascii="Times New Roman" w:hAnsi="Times New Roman" w:cs="Times New Roman"/>
        </w:rPr>
        <w:t>require additional tools and documentation</w:t>
      </w:r>
      <w:r w:rsidR="0050182F" w:rsidRPr="00B010D9">
        <w:rPr>
          <w:rFonts w:ascii="Times New Roman" w:hAnsi="Times New Roman" w:cs="Times New Roman"/>
        </w:rPr>
        <w:t xml:space="preserve">. </w:t>
      </w:r>
    </w:p>
    <w:p w14:paraId="69438D44" w14:textId="13E5C3C0" w:rsidR="002F1FFC" w:rsidRPr="00B010D9" w:rsidRDefault="002F1FFC" w:rsidP="00785641">
      <w:pPr>
        <w:spacing w:line="480" w:lineRule="auto"/>
        <w:jc w:val="both"/>
        <w:rPr>
          <w:rFonts w:ascii="Times New Roman" w:hAnsi="Times New Roman" w:cs="Times New Roman"/>
        </w:rPr>
      </w:pPr>
      <w:r w:rsidRPr="00B010D9">
        <w:rPr>
          <w:rFonts w:ascii="Times New Roman" w:hAnsi="Times New Roman" w:cs="Times New Roman"/>
        </w:rPr>
        <w:tab/>
        <w:t xml:space="preserve">Drafting the boundaries of </w:t>
      </w:r>
      <w:r w:rsidR="00EF7136">
        <w:rPr>
          <w:rFonts w:ascii="Times New Roman" w:hAnsi="Times New Roman" w:cs="Times New Roman"/>
        </w:rPr>
        <w:t>majority</w:t>
      </w:r>
      <w:r w:rsidRPr="00B010D9">
        <w:rPr>
          <w:rFonts w:ascii="Times New Roman" w:hAnsi="Times New Roman" w:cs="Times New Roman"/>
        </w:rPr>
        <w:t xml:space="preserve"> districts in the country requires information generated by various local and federal government offices. Some of the most important data are supplied by the National Statistics, Geography and Informatics Institute (INEGI), the National Commission for the Development of the </w:t>
      </w:r>
      <w:r w:rsidR="00040282">
        <w:rPr>
          <w:rFonts w:ascii="Times New Roman" w:hAnsi="Times New Roman" w:cs="Times New Roman"/>
        </w:rPr>
        <w:t>Indigenous Population</w:t>
      </w:r>
      <w:r w:rsidRPr="00B010D9">
        <w:rPr>
          <w:rFonts w:ascii="Times New Roman" w:hAnsi="Times New Roman" w:cs="Times New Roman"/>
        </w:rPr>
        <w:t xml:space="preserve"> (CDI) and, of course, the National Electoral Institute (INE) which is the </w:t>
      </w:r>
      <w:r w:rsidR="00372883">
        <w:rPr>
          <w:rFonts w:ascii="Times New Roman" w:hAnsi="Times New Roman" w:cs="Times New Roman"/>
        </w:rPr>
        <w:t>EMB</w:t>
      </w:r>
      <w:r w:rsidR="00372883" w:rsidRPr="00B010D9">
        <w:rPr>
          <w:rFonts w:ascii="Times New Roman" w:hAnsi="Times New Roman" w:cs="Times New Roman"/>
        </w:rPr>
        <w:t xml:space="preserve"> </w:t>
      </w:r>
      <w:r w:rsidRPr="00B010D9">
        <w:rPr>
          <w:rFonts w:ascii="Times New Roman" w:hAnsi="Times New Roman" w:cs="Times New Roman"/>
        </w:rPr>
        <w:t>in charge of the redistricting process (IFE</w:t>
      </w:r>
      <w:r w:rsidR="00372883">
        <w:rPr>
          <w:rFonts w:ascii="Times New Roman" w:hAnsi="Times New Roman" w:cs="Times New Roman"/>
        </w:rPr>
        <w:t xml:space="preserve"> </w:t>
      </w:r>
      <w:r w:rsidRPr="00B010D9">
        <w:rPr>
          <w:rFonts w:ascii="Times New Roman" w:hAnsi="Times New Roman" w:cs="Times New Roman"/>
        </w:rPr>
        <w:t xml:space="preserve">2013a). </w:t>
      </w:r>
      <w:proofErr w:type="gramStart"/>
      <w:r w:rsidRPr="00B010D9">
        <w:rPr>
          <w:rFonts w:ascii="Times New Roman" w:hAnsi="Times New Roman" w:cs="Times New Roman"/>
        </w:rPr>
        <w:t>Incredibly enough, even though</w:t>
      </w:r>
      <w:r w:rsidR="00052A34" w:rsidRPr="00B010D9">
        <w:rPr>
          <w:rFonts w:ascii="Times New Roman" w:hAnsi="Times New Roman" w:cs="Times New Roman"/>
        </w:rPr>
        <w:t xml:space="preserve"> all this information is public</w:t>
      </w:r>
      <w:r w:rsidR="00372883">
        <w:rPr>
          <w:rFonts w:ascii="Times New Roman" w:hAnsi="Times New Roman" w:cs="Times New Roman"/>
        </w:rPr>
        <w:t xml:space="preserve"> –</w:t>
      </w:r>
      <w:r w:rsidR="003A1D04">
        <w:rPr>
          <w:rFonts w:ascii="Times New Roman" w:hAnsi="Times New Roman" w:cs="Times New Roman"/>
        </w:rPr>
        <w:t>as are all</w:t>
      </w:r>
      <w:r w:rsidRPr="00B010D9">
        <w:rPr>
          <w:rFonts w:ascii="Times New Roman" w:hAnsi="Times New Roman" w:cs="Times New Roman"/>
        </w:rPr>
        <w:t xml:space="preserve"> the relevant agreements and norms</w:t>
      </w:r>
      <w:r w:rsidR="00372883">
        <w:rPr>
          <w:rFonts w:ascii="Times New Roman" w:hAnsi="Times New Roman" w:cs="Times New Roman"/>
        </w:rPr>
        <w:t xml:space="preserve">– </w:t>
      </w:r>
      <w:r w:rsidRPr="00B010D9">
        <w:rPr>
          <w:rFonts w:ascii="Times New Roman" w:hAnsi="Times New Roman" w:cs="Times New Roman"/>
        </w:rPr>
        <w:t xml:space="preserve">it </w:t>
      </w:r>
      <w:r w:rsidR="00052A34" w:rsidRPr="00B010D9">
        <w:rPr>
          <w:rFonts w:ascii="Times New Roman" w:hAnsi="Times New Roman" w:cs="Times New Roman"/>
        </w:rPr>
        <w:t>is not available in an accessible format so that citizens</w:t>
      </w:r>
      <w:r w:rsidR="00D60AA0">
        <w:rPr>
          <w:rFonts w:ascii="Times New Roman" w:hAnsi="Times New Roman" w:cs="Times New Roman"/>
        </w:rPr>
        <w:t xml:space="preserve"> </w:t>
      </w:r>
      <w:r w:rsidR="00052A34" w:rsidRPr="00B010D9">
        <w:rPr>
          <w:rFonts w:ascii="Times New Roman" w:hAnsi="Times New Roman" w:cs="Times New Roman"/>
        </w:rPr>
        <w:t>can</w:t>
      </w:r>
      <w:r w:rsidRPr="00B010D9">
        <w:rPr>
          <w:rFonts w:ascii="Times New Roman" w:hAnsi="Times New Roman" w:cs="Times New Roman"/>
        </w:rPr>
        <w:t xml:space="preserve"> participate in the process.</w:t>
      </w:r>
      <w:proofErr w:type="gramEnd"/>
      <w:r w:rsidRPr="00B010D9">
        <w:rPr>
          <w:rFonts w:ascii="Times New Roman" w:hAnsi="Times New Roman" w:cs="Times New Roman"/>
        </w:rPr>
        <w:t xml:space="preserve"> </w:t>
      </w:r>
      <w:r w:rsidR="00052A34" w:rsidRPr="00B010D9">
        <w:rPr>
          <w:rFonts w:ascii="Times New Roman" w:hAnsi="Times New Roman" w:cs="Times New Roman"/>
        </w:rPr>
        <w:t>Those interested</w:t>
      </w:r>
      <w:r w:rsidRPr="00B010D9">
        <w:rPr>
          <w:rFonts w:ascii="Times New Roman" w:hAnsi="Times New Roman" w:cs="Times New Roman"/>
        </w:rPr>
        <w:t xml:space="preserve"> in </w:t>
      </w:r>
      <w:r w:rsidR="00052A34" w:rsidRPr="00B010D9">
        <w:rPr>
          <w:rFonts w:ascii="Times New Roman" w:hAnsi="Times New Roman" w:cs="Times New Roman"/>
        </w:rPr>
        <w:t xml:space="preserve">accessing </w:t>
      </w:r>
      <w:r w:rsidRPr="00B010D9">
        <w:rPr>
          <w:rFonts w:ascii="Times New Roman" w:hAnsi="Times New Roman" w:cs="Times New Roman"/>
        </w:rPr>
        <w:t xml:space="preserve">this information </w:t>
      </w:r>
      <w:r w:rsidR="003A1D04">
        <w:rPr>
          <w:rFonts w:ascii="Times New Roman" w:hAnsi="Times New Roman" w:cs="Times New Roman"/>
        </w:rPr>
        <w:t>must overcome</w:t>
      </w:r>
      <w:r w:rsidRPr="00B010D9">
        <w:rPr>
          <w:rFonts w:ascii="Times New Roman" w:hAnsi="Times New Roman" w:cs="Times New Roman"/>
        </w:rPr>
        <w:t xml:space="preserve"> </w:t>
      </w:r>
      <w:r w:rsidR="00052A34" w:rsidRPr="00B010D9">
        <w:rPr>
          <w:rFonts w:ascii="Times New Roman" w:hAnsi="Times New Roman" w:cs="Times New Roman"/>
        </w:rPr>
        <w:t>daunting</w:t>
      </w:r>
      <w:r w:rsidRPr="00B010D9">
        <w:rPr>
          <w:rFonts w:ascii="Times New Roman" w:hAnsi="Times New Roman" w:cs="Times New Roman"/>
        </w:rPr>
        <w:t xml:space="preserve"> barriers </w:t>
      </w:r>
      <w:r w:rsidR="00052A34" w:rsidRPr="00B010D9">
        <w:rPr>
          <w:rFonts w:ascii="Times New Roman" w:hAnsi="Times New Roman" w:cs="Times New Roman"/>
        </w:rPr>
        <w:t>to obtain, process and interpret the data</w:t>
      </w:r>
      <w:r w:rsidRPr="00B010D9">
        <w:rPr>
          <w:rFonts w:ascii="Times New Roman" w:hAnsi="Times New Roman" w:cs="Times New Roman"/>
        </w:rPr>
        <w:t xml:space="preserve">. For example, people do not have access to the automated map generated by the authorities for every state, </w:t>
      </w:r>
      <w:r w:rsidR="00052A34" w:rsidRPr="00B010D9">
        <w:rPr>
          <w:rFonts w:ascii="Times New Roman" w:hAnsi="Times New Roman" w:cs="Times New Roman"/>
        </w:rPr>
        <w:t>nor</w:t>
      </w:r>
      <w:r w:rsidRPr="00B010D9">
        <w:rPr>
          <w:rFonts w:ascii="Times New Roman" w:hAnsi="Times New Roman" w:cs="Times New Roman"/>
        </w:rPr>
        <w:t xml:space="preserve"> to the counterproposals </w:t>
      </w:r>
      <w:r w:rsidR="00372883">
        <w:rPr>
          <w:rFonts w:ascii="Times New Roman" w:hAnsi="Times New Roman" w:cs="Times New Roman"/>
        </w:rPr>
        <w:t xml:space="preserve">made </w:t>
      </w:r>
      <w:r w:rsidRPr="00B010D9">
        <w:rPr>
          <w:rFonts w:ascii="Times New Roman" w:hAnsi="Times New Roman" w:cs="Times New Roman"/>
        </w:rPr>
        <w:t xml:space="preserve">by the political parties involved in the redistricting process. </w:t>
      </w:r>
      <w:r w:rsidR="00E97BF0">
        <w:rPr>
          <w:rFonts w:ascii="Times New Roman" w:hAnsi="Times New Roman" w:cs="Times New Roman"/>
        </w:rPr>
        <w:t>Comparing</w:t>
      </w:r>
      <w:r w:rsidRPr="00B010D9">
        <w:rPr>
          <w:rFonts w:ascii="Times New Roman" w:hAnsi="Times New Roman" w:cs="Times New Roman"/>
        </w:rPr>
        <w:t xml:space="preserve"> these maps to the final </w:t>
      </w:r>
      <w:r w:rsidR="00E97BF0" w:rsidRPr="00B010D9">
        <w:rPr>
          <w:rFonts w:ascii="Times New Roman" w:hAnsi="Times New Roman" w:cs="Times New Roman"/>
        </w:rPr>
        <w:t>proposal</w:t>
      </w:r>
      <w:r w:rsidR="003A1D04">
        <w:rPr>
          <w:rFonts w:ascii="Times New Roman" w:hAnsi="Times New Roman" w:cs="Times New Roman"/>
        </w:rPr>
        <w:t xml:space="preserve"> </w:t>
      </w:r>
      <w:r w:rsidR="00E97BF0">
        <w:rPr>
          <w:rFonts w:ascii="Times New Roman" w:hAnsi="Times New Roman" w:cs="Times New Roman"/>
        </w:rPr>
        <w:t>would</w:t>
      </w:r>
      <w:r w:rsidR="003A1D04">
        <w:rPr>
          <w:rFonts w:ascii="Times New Roman" w:hAnsi="Times New Roman" w:cs="Times New Roman"/>
        </w:rPr>
        <w:t xml:space="preserve"> </w:t>
      </w:r>
      <w:r w:rsidRPr="00B010D9">
        <w:rPr>
          <w:rFonts w:ascii="Times New Roman" w:hAnsi="Times New Roman" w:cs="Times New Roman"/>
        </w:rPr>
        <w:t>enable</w:t>
      </w:r>
      <w:r w:rsidR="00E97BF0">
        <w:rPr>
          <w:rFonts w:ascii="Times New Roman" w:hAnsi="Times New Roman" w:cs="Times New Roman"/>
        </w:rPr>
        <w:t xml:space="preserve"> anyone interested in the process to</w:t>
      </w:r>
      <w:r w:rsidRPr="00B010D9">
        <w:rPr>
          <w:rFonts w:ascii="Times New Roman" w:hAnsi="Times New Roman" w:cs="Times New Roman"/>
        </w:rPr>
        <w:t xml:space="preserve"> quantify the extent </w:t>
      </w:r>
      <w:r w:rsidR="003A1D04">
        <w:rPr>
          <w:rFonts w:ascii="Times New Roman" w:hAnsi="Times New Roman" w:cs="Times New Roman"/>
        </w:rPr>
        <w:t>to which</w:t>
      </w:r>
      <w:r w:rsidR="00052A34" w:rsidRPr="00B010D9">
        <w:rPr>
          <w:rFonts w:ascii="Times New Roman" w:hAnsi="Times New Roman" w:cs="Times New Roman"/>
        </w:rPr>
        <w:t xml:space="preserve"> changes introduced</w:t>
      </w:r>
      <w:r w:rsidRPr="00B010D9">
        <w:rPr>
          <w:rFonts w:ascii="Times New Roman" w:hAnsi="Times New Roman" w:cs="Times New Roman"/>
        </w:rPr>
        <w:t xml:space="preserve"> by political </w:t>
      </w:r>
      <w:r w:rsidRPr="00B010D9">
        <w:rPr>
          <w:rFonts w:ascii="Times New Roman" w:hAnsi="Times New Roman" w:cs="Times New Roman"/>
        </w:rPr>
        <w:lastRenderedPageBreak/>
        <w:t xml:space="preserve">parties </w:t>
      </w:r>
      <w:r w:rsidR="00052A34" w:rsidRPr="00B010D9">
        <w:rPr>
          <w:rFonts w:ascii="Times New Roman" w:hAnsi="Times New Roman" w:cs="Times New Roman"/>
        </w:rPr>
        <w:t>alter</w:t>
      </w:r>
      <w:r w:rsidR="00BE04CD">
        <w:rPr>
          <w:rFonts w:ascii="Times New Roman" w:hAnsi="Times New Roman" w:cs="Times New Roman"/>
        </w:rPr>
        <w:t xml:space="preserve"> the electoral geography. Further, t</w:t>
      </w:r>
      <w:r w:rsidRPr="00B010D9">
        <w:rPr>
          <w:rFonts w:ascii="Times New Roman" w:hAnsi="Times New Roman" w:cs="Times New Roman"/>
        </w:rPr>
        <w:t xml:space="preserve">he optimization algorithm, the software used to generate and evaluate the plans, </w:t>
      </w:r>
      <w:r w:rsidR="00052A34" w:rsidRPr="00B010D9">
        <w:rPr>
          <w:rFonts w:ascii="Times New Roman" w:hAnsi="Times New Roman" w:cs="Times New Roman"/>
        </w:rPr>
        <w:t>and</w:t>
      </w:r>
      <w:r w:rsidRPr="00B010D9">
        <w:rPr>
          <w:rFonts w:ascii="Times New Roman" w:hAnsi="Times New Roman" w:cs="Times New Roman"/>
        </w:rPr>
        <w:t xml:space="preserve"> the information </w:t>
      </w:r>
      <w:r w:rsidR="00052A34" w:rsidRPr="00B010D9">
        <w:rPr>
          <w:rFonts w:ascii="Times New Roman" w:hAnsi="Times New Roman" w:cs="Times New Roman"/>
        </w:rPr>
        <w:t xml:space="preserve">needed </w:t>
      </w:r>
      <w:r w:rsidRPr="00B010D9">
        <w:rPr>
          <w:rFonts w:ascii="Times New Roman" w:hAnsi="Times New Roman" w:cs="Times New Roman"/>
        </w:rPr>
        <w:t xml:space="preserve">to analyze the political effect of the different changes in the local and federal cartography are </w:t>
      </w:r>
      <w:r w:rsidR="00052A34" w:rsidRPr="00B010D9">
        <w:rPr>
          <w:rFonts w:ascii="Times New Roman" w:hAnsi="Times New Roman" w:cs="Times New Roman"/>
        </w:rPr>
        <w:t>all unavailable</w:t>
      </w:r>
      <w:r w:rsidRPr="00B010D9">
        <w:rPr>
          <w:rFonts w:ascii="Times New Roman" w:hAnsi="Times New Roman" w:cs="Times New Roman"/>
        </w:rPr>
        <w:t xml:space="preserve">. These blank spaces create opacity and </w:t>
      </w:r>
      <w:r w:rsidR="00052A34" w:rsidRPr="00B010D9">
        <w:rPr>
          <w:rFonts w:ascii="Times New Roman" w:hAnsi="Times New Roman" w:cs="Times New Roman"/>
        </w:rPr>
        <w:t>significantly limit</w:t>
      </w:r>
      <w:r w:rsidRPr="00B010D9">
        <w:rPr>
          <w:rFonts w:ascii="Times New Roman" w:hAnsi="Times New Roman" w:cs="Times New Roman"/>
        </w:rPr>
        <w:t xml:space="preserve"> the accountability of the whole process. If </w:t>
      </w:r>
      <w:r w:rsidR="00435F4D">
        <w:rPr>
          <w:rFonts w:ascii="Times New Roman" w:hAnsi="Times New Roman" w:cs="Times New Roman"/>
        </w:rPr>
        <w:t>citizens</w:t>
      </w:r>
      <w:r w:rsidR="00185C2D">
        <w:rPr>
          <w:rFonts w:ascii="Times New Roman" w:hAnsi="Times New Roman" w:cs="Times New Roman"/>
        </w:rPr>
        <w:t xml:space="preserve"> do not have</w:t>
      </w:r>
      <w:r w:rsidRPr="00B010D9">
        <w:rPr>
          <w:rFonts w:ascii="Times New Roman" w:hAnsi="Times New Roman" w:cs="Times New Roman"/>
        </w:rPr>
        <w:t xml:space="preserve"> access to the maps that were </w:t>
      </w:r>
      <w:r w:rsidR="00185C2D">
        <w:rPr>
          <w:rFonts w:ascii="Times New Roman" w:hAnsi="Times New Roman" w:cs="Times New Roman"/>
        </w:rPr>
        <w:t>used</w:t>
      </w:r>
      <w:r w:rsidR="003A1D04">
        <w:rPr>
          <w:rFonts w:ascii="Times New Roman" w:hAnsi="Times New Roman" w:cs="Times New Roman"/>
        </w:rPr>
        <w:t xml:space="preserve"> </w:t>
      </w:r>
      <w:r w:rsidRPr="00B010D9">
        <w:rPr>
          <w:rFonts w:ascii="Times New Roman" w:hAnsi="Times New Roman" w:cs="Times New Roman"/>
        </w:rPr>
        <w:t>by the authorities</w:t>
      </w:r>
      <w:r w:rsidR="00185C2D">
        <w:rPr>
          <w:rFonts w:ascii="Times New Roman" w:hAnsi="Times New Roman" w:cs="Times New Roman"/>
        </w:rPr>
        <w:t>,</w:t>
      </w:r>
      <w:r w:rsidRPr="00B010D9">
        <w:rPr>
          <w:rFonts w:ascii="Times New Roman" w:hAnsi="Times New Roman" w:cs="Times New Roman"/>
        </w:rPr>
        <w:t xml:space="preserve"> </w:t>
      </w:r>
      <w:r w:rsidR="00185C2D">
        <w:rPr>
          <w:rFonts w:ascii="Times New Roman" w:hAnsi="Times New Roman" w:cs="Times New Roman"/>
        </w:rPr>
        <w:t>n</w:t>
      </w:r>
      <w:r w:rsidRPr="00B010D9">
        <w:rPr>
          <w:rFonts w:ascii="Times New Roman" w:hAnsi="Times New Roman" w:cs="Times New Roman"/>
        </w:rPr>
        <w:t xml:space="preserve">or the software </w:t>
      </w:r>
      <w:r w:rsidR="00185C2D">
        <w:rPr>
          <w:rFonts w:ascii="Times New Roman" w:hAnsi="Times New Roman" w:cs="Times New Roman"/>
        </w:rPr>
        <w:t>(or complete methodology) used to evaluate the maps</w:t>
      </w:r>
      <w:r w:rsidRPr="00B010D9">
        <w:rPr>
          <w:rFonts w:ascii="Times New Roman" w:hAnsi="Times New Roman" w:cs="Times New Roman"/>
        </w:rPr>
        <w:t xml:space="preserve">, </w:t>
      </w:r>
      <w:r w:rsidR="00185C2D">
        <w:rPr>
          <w:rFonts w:ascii="Times New Roman" w:hAnsi="Times New Roman" w:cs="Times New Roman"/>
        </w:rPr>
        <w:t>then citizens</w:t>
      </w:r>
      <w:r w:rsidRPr="00B010D9">
        <w:rPr>
          <w:rFonts w:ascii="Times New Roman" w:hAnsi="Times New Roman" w:cs="Times New Roman"/>
        </w:rPr>
        <w:t xml:space="preserve"> cannot </w:t>
      </w:r>
      <w:r w:rsidR="00185C2D">
        <w:rPr>
          <w:rFonts w:ascii="Times New Roman" w:hAnsi="Times New Roman" w:cs="Times New Roman"/>
        </w:rPr>
        <w:t>practically</w:t>
      </w:r>
      <w:r w:rsidR="00052A34" w:rsidRPr="00B010D9">
        <w:rPr>
          <w:rFonts w:ascii="Times New Roman" w:hAnsi="Times New Roman" w:cs="Times New Roman"/>
        </w:rPr>
        <w:t xml:space="preserve"> verify</w:t>
      </w:r>
      <w:r w:rsidRPr="00B010D9">
        <w:rPr>
          <w:rFonts w:ascii="Times New Roman" w:hAnsi="Times New Roman" w:cs="Times New Roman"/>
        </w:rPr>
        <w:t xml:space="preserve"> </w:t>
      </w:r>
      <w:r w:rsidR="00052A34" w:rsidRPr="00B010D9">
        <w:rPr>
          <w:rFonts w:ascii="Times New Roman" w:hAnsi="Times New Roman" w:cs="Times New Roman"/>
        </w:rPr>
        <w:t>whether</w:t>
      </w:r>
      <w:r w:rsidRPr="00B010D9">
        <w:rPr>
          <w:rFonts w:ascii="Times New Roman" w:hAnsi="Times New Roman" w:cs="Times New Roman"/>
        </w:rPr>
        <w:t xml:space="preserve"> </w:t>
      </w:r>
      <w:r w:rsidR="00052A34" w:rsidRPr="00B010D9">
        <w:rPr>
          <w:rFonts w:ascii="Times New Roman" w:hAnsi="Times New Roman" w:cs="Times New Roman"/>
        </w:rPr>
        <w:t>regulations</w:t>
      </w:r>
      <w:r w:rsidRPr="00B010D9">
        <w:rPr>
          <w:rFonts w:ascii="Times New Roman" w:hAnsi="Times New Roman" w:cs="Times New Roman"/>
        </w:rPr>
        <w:t xml:space="preserve"> and agreements </w:t>
      </w:r>
      <w:r w:rsidR="00052A34" w:rsidRPr="00B010D9">
        <w:rPr>
          <w:rFonts w:ascii="Times New Roman" w:hAnsi="Times New Roman" w:cs="Times New Roman"/>
        </w:rPr>
        <w:t>on</w:t>
      </w:r>
      <w:r w:rsidRPr="00B010D9">
        <w:rPr>
          <w:rFonts w:ascii="Times New Roman" w:hAnsi="Times New Roman" w:cs="Times New Roman"/>
        </w:rPr>
        <w:t xml:space="preserve"> the redistricting process were followed.</w:t>
      </w:r>
    </w:p>
    <w:p w14:paraId="5F8F5B5E" w14:textId="73A2545C" w:rsidR="007B4D09" w:rsidRPr="00B010D9" w:rsidRDefault="007B4D09" w:rsidP="00785641">
      <w:pPr>
        <w:spacing w:line="480" w:lineRule="auto"/>
        <w:jc w:val="both"/>
        <w:rPr>
          <w:rFonts w:ascii="Times New Roman" w:hAnsi="Times New Roman" w:cs="Times New Roman"/>
        </w:rPr>
      </w:pPr>
      <w:r w:rsidRPr="00B010D9">
        <w:rPr>
          <w:rFonts w:ascii="Times New Roman" w:hAnsi="Times New Roman" w:cs="Times New Roman"/>
        </w:rPr>
        <w:tab/>
        <w:t xml:space="preserve">Furthermore, the </w:t>
      </w:r>
      <w:r w:rsidR="00E97BF0">
        <w:rPr>
          <w:rFonts w:ascii="Times New Roman" w:hAnsi="Times New Roman" w:cs="Times New Roman"/>
        </w:rPr>
        <w:t>EMB</w:t>
      </w:r>
      <w:r w:rsidRPr="00B010D9">
        <w:rPr>
          <w:rFonts w:ascii="Times New Roman" w:hAnsi="Times New Roman" w:cs="Times New Roman"/>
        </w:rPr>
        <w:t xml:space="preserve"> has not created information mechanisms that take into account the interests of minority citizens or communities. The clearest example of this in Mexico is the </w:t>
      </w:r>
      <w:r w:rsidR="00925E05">
        <w:rPr>
          <w:rFonts w:ascii="Times New Roman" w:hAnsi="Times New Roman" w:cs="Times New Roman"/>
        </w:rPr>
        <w:t xml:space="preserve">electoral treatment of </w:t>
      </w:r>
      <w:r w:rsidRPr="00B010D9">
        <w:rPr>
          <w:rFonts w:ascii="Times New Roman" w:hAnsi="Times New Roman" w:cs="Times New Roman"/>
        </w:rPr>
        <w:t>indigenous population. Although the Constitution obliges authorities at all levels to guarantee the participation and rights of indigenous peoples, the redistricting effort looks only at the relative size of this group in each municipality</w:t>
      </w:r>
      <w:r w:rsidR="00F752F4">
        <w:rPr>
          <w:rFonts w:ascii="Times New Roman" w:hAnsi="Times New Roman" w:cs="Times New Roman"/>
        </w:rPr>
        <w:t xml:space="preserve"> (</w:t>
      </w:r>
      <w:r w:rsidR="00F752F4" w:rsidRPr="00F752F4">
        <w:rPr>
          <w:rFonts w:ascii="Times New Roman" w:hAnsi="Times New Roman" w:cs="Times New Roman"/>
        </w:rPr>
        <w:t xml:space="preserve">also known as </w:t>
      </w:r>
      <w:proofErr w:type="spellStart"/>
      <w:r w:rsidR="00F752F4" w:rsidRPr="00F752F4">
        <w:rPr>
          <w:rFonts w:ascii="Times New Roman" w:hAnsi="Times New Roman" w:cs="Times New Roman"/>
          <w:i/>
        </w:rPr>
        <w:t>municipios</w:t>
      </w:r>
      <w:proofErr w:type="spellEnd"/>
      <w:r w:rsidR="00F752F4">
        <w:rPr>
          <w:rFonts w:ascii="Times New Roman" w:hAnsi="Times New Roman" w:cs="Times New Roman"/>
        </w:rPr>
        <w:t xml:space="preserve">, </w:t>
      </w:r>
      <w:r w:rsidR="00F752F4" w:rsidRPr="00F752F4">
        <w:rPr>
          <w:rFonts w:ascii="Times New Roman" w:hAnsi="Times New Roman" w:cs="Times New Roman"/>
        </w:rPr>
        <w:t>the lowest elected offices, si</w:t>
      </w:r>
      <w:r w:rsidR="00F752F4">
        <w:rPr>
          <w:rFonts w:ascii="Times New Roman" w:hAnsi="Times New Roman" w:cs="Times New Roman"/>
        </w:rPr>
        <w:t>milar to counties in the U.S.)</w:t>
      </w:r>
      <w:r w:rsidR="00007B74">
        <w:rPr>
          <w:rFonts w:ascii="Times New Roman" w:hAnsi="Times New Roman" w:cs="Times New Roman"/>
        </w:rPr>
        <w:t xml:space="preserve"> –</w:t>
      </w:r>
      <w:r w:rsidRPr="00B010D9">
        <w:rPr>
          <w:rFonts w:ascii="Times New Roman" w:hAnsi="Times New Roman" w:cs="Times New Roman"/>
        </w:rPr>
        <w:t>not the differences among the country’s more than 50 ethnic communities and groups.</w:t>
      </w:r>
      <w:r w:rsidR="00D60AA0">
        <w:rPr>
          <w:rFonts w:ascii="Times New Roman" w:hAnsi="Times New Roman" w:cs="Times New Roman"/>
        </w:rPr>
        <w:t xml:space="preserve"> </w:t>
      </w:r>
      <w:r w:rsidRPr="00B010D9">
        <w:rPr>
          <w:rFonts w:ascii="Times New Roman" w:hAnsi="Times New Roman" w:cs="Times New Roman"/>
        </w:rPr>
        <w:t xml:space="preserve">By denying </w:t>
      </w:r>
      <w:r w:rsidR="00007B74">
        <w:rPr>
          <w:rFonts w:ascii="Times New Roman" w:hAnsi="Times New Roman" w:cs="Times New Roman"/>
        </w:rPr>
        <w:t xml:space="preserve">the </w:t>
      </w:r>
      <w:r w:rsidRPr="00B010D9">
        <w:rPr>
          <w:rFonts w:ascii="Times New Roman" w:hAnsi="Times New Roman" w:cs="Times New Roman"/>
        </w:rPr>
        <w:t xml:space="preserve">indigenous </w:t>
      </w:r>
      <w:r w:rsidR="00007B74">
        <w:rPr>
          <w:rFonts w:ascii="Times New Roman" w:hAnsi="Times New Roman" w:cs="Times New Roman"/>
        </w:rPr>
        <w:t>population</w:t>
      </w:r>
      <w:r w:rsidR="00007B74" w:rsidRPr="00B010D9">
        <w:rPr>
          <w:rFonts w:ascii="Times New Roman" w:hAnsi="Times New Roman" w:cs="Times New Roman"/>
        </w:rPr>
        <w:t xml:space="preserve"> </w:t>
      </w:r>
      <w:r w:rsidRPr="00B010D9">
        <w:rPr>
          <w:rFonts w:ascii="Times New Roman" w:hAnsi="Times New Roman" w:cs="Times New Roman"/>
        </w:rPr>
        <w:t>a voice in the process</w:t>
      </w:r>
      <w:r w:rsidR="00007B74">
        <w:rPr>
          <w:rFonts w:ascii="Times New Roman" w:hAnsi="Times New Roman" w:cs="Times New Roman"/>
        </w:rPr>
        <w:t xml:space="preserve"> –</w:t>
      </w:r>
      <w:r w:rsidRPr="00B010D9">
        <w:rPr>
          <w:rFonts w:ascii="Times New Roman" w:hAnsi="Times New Roman" w:cs="Times New Roman"/>
        </w:rPr>
        <w:t>or the possibility of reviewing the proposed scenarios</w:t>
      </w:r>
      <w:r w:rsidR="00007B74">
        <w:rPr>
          <w:rFonts w:ascii="Times New Roman" w:hAnsi="Times New Roman" w:cs="Times New Roman"/>
        </w:rPr>
        <w:t xml:space="preserve">– </w:t>
      </w:r>
      <w:r w:rsidRPr="00B010D9">
        <w:rPr>
          <w:rFonts w:ascii="Times New Roman" w:hAnsi="Times New Roman" w:cs="Times New Roman"/>
        </w:rPr>
        <w:t xml:space="preserve">the INE geographers risk overlooking key information for complying with the second article of the </w:t>
      </w:r>
      <w:r w:rsidR="00174934" w:rsidRPr="00B010D9">
        <w:rPr>
          <w:rFonts w:ascii="Times New Roman" w:hAnsi="Times New Roman" w:cs="Times New Roman"/>
        </w:rPr>
        <w:t>Constitution</w:t>
      </w:r>
      <w:r w:rsidRPr="00B010D9">
        <w:rPr>
          <w:rFonts w:ascii="Times New Roman" w:hAnsi="Times New Roman" w:cs="Times New Roman"/>
        </w:rPr>
        <w:t>.</w:t>
      </w:r>
      <w:r w:rsidR="00D60AA0">
        <w:rPr>
          <w:rFonts w:ascii="Times New Roman" w:hAnsi="Times New Roman" w:cs="Times New Roman"/>
        </w:rPr>
        <w:t xml:space="preserve"> </w:t>
      </w:r>
      <w:r w:rsidR="00174934" w:rsidRPr="00B010D9">
        <w:rPr>
          <w:rFonts w:ascii="Times New Roman" w:hAnsi="Times New Roman" w:cs="Times New Roman"/>
        </w:rPr>
        <w:t>For example, ancestral differences among indigenous communities located in the same municipality could</w:t>
      </w:r>
      <w:r w:rsidR="00006DB0">
        <w:rPr>
          <w:rFonts w:ascii="Times New Roman" w:hAnsi="Times New Roman" w:cs="Times New Roman"/>
        </w:rPr>
        <w:t xml:space="preserve"> be considered by the EMB and</w:t>
      </w:r>
      <w:r w:rsidR="00925E05">
        <w:rPr>
          <w:rFonts w:ascii="Times New Roman" w:hAnsi="Times New Roman" w:cs="Times New Roman"/>
        </w:rPr>
        <w:t xml:space="preserve"> would likely</w:t>
      </w:r>
      <w:r w:rsidR="00174934" w:rsidRPr="00B010D9">
        <w:rPr>
          <w:rFonts w:ascii="Times New Roman" w:hAnsi="Times New Roman" w:cs="Times New Roman"/>
        </w:rPr>
        <w:t xml:space="preserve"> affect </w:t>
      </w:r>
      <w:r w:rsidR="00006DB0">
        <w:rPr>
          <w:rFonts w:ascii="Times New Roman" w:hAnsi="Times New Roman" w:cs="Times New Roman"/>
        </w:rPr>
        <w:t xml:space="preserve">the shape of </w:t>
      </w:r>
      <w:r w:rsidR="00174934" w:rsidRPr="00B010D9">
        <w:rPr>
          <w:rFonts w:ascii="Times New Roman" w:hAnsi="Times New Roman" w:cs="Times New Roman"/>
        </w:rPr>
        <w:t>electoral bound</w:t>
      </w:r>
      <w:r w:rsidR="00160EB6" w:rsidRPr="00B010D9">
        <w:rPr>
          <w:rFonts w:ascii="Times New Roman" w:hAnsi="Times New Roman" w:cs="Times New Roman"/>
        </w:rPr>
        <w:t>a</w:t>
      </w:r>
      <w:r w:rsidR="00174934" w:rsidRPr="00B010D9">
        <w:rPr>
          <w:rFonts w:ascii="Times New Roman" w:hAnsi="Times New Roman" w:cs="Times New Roman"/>
        </w:rPr>
        <w:t>ries (</w:t>
      </w:r>
      <w:proofErr w:type="spellStart"/>
      <w:r w:rsidR="00174934" w:rsidRPr="00B010D9">
        <w:rPr>
          <w:rFonts w:ascii="Times New Roman" w:hAnsi="Times New Roman" w:cs="Times New Roman"/>
        </w:rPr>
        <w:t>Sonnleitner</w:t>
      </w:r>
      <w:proofErr w:type="spellEnd"/>
      <w:r w:rsidR="00174934" w:rsidRPr="00B010D9">
        <w:rPr>
          <w:rFonts w:ascii="Times New Roman" w:hAnsi="Times New Roman" w:cs="Times New Roman"/>
        </w:rPr>
        <w:t xml:space="preserve"> 2013a).</w:t>
      </w:r>
    </w:p>
    <w:p w14:paraId="19B1140C" w14:textId="5377ADEE" w:rsidR="00174934" w:rsidRPr="00B010D9" w:rsidRDefault="00174934" w:rsidP="003A1D04">
      <w:pPr>
        <w:spacing w:after="240" w:line="480" w:lineRule="auto"/>
        <w:jc w:val="both"/>
        <w:rPr>
          <w:rFonts w:ascii="Times New Roman" w:hAnsi="Times New Roman" w:cs="Times New Roman"/>
        </w:rPr>
      </w:pPr>
      <w:r w:rsidRPr="00B010D9">
        <w:rPr>
          <w:rFonts w:ascii="Times New Roman" w:hAnsi="Times New Roman" w:cs="Times New Roman"/>
        </w:rPr>
        <w:tab/>
        <w:t>The rese</w:t>
      </w:r>
      <w:r w:rsidR="00160EB6" w:rsidRPr="00B010D9">
        <w:rPr>
          <w:rFonts w:ascii="Times New Roman" w:hAnsi="Times New Roman" w:cs="Times New Roman"/>
        </w:rPr>
        <w:t xml:space="preserve">arch note is structured as follows: in the first section we briefly describe Mexico’s experience with redistricting. In the second we list a series of necessary </w:t>
      </w:r>
      <w:r w:rsidR="00160EB6" w:rsidRPr="00B010D9">
        <w:rPr>
          <w:rFonts w:ascii="Times New Roman" w:hAnsi="Times New Roman" w:cs="Times New Roman"/>
        </w:rPr>
        <w:lastRenderedPageBreak/>
        <w:t>characteristics for introducing an open-data policy to redistricting. In the third we discuss the challenges Mexico faces in transparency, civic participation</w:t>
      </w:r>
      <w:r w:rsidR="00006DB0">
        <w:rPr>
          <w:rFonts w:ascii="Times New Roman" w:hAnsi="Times New Roman" w:cs="Times New Roman"/>
        </w:rPr>
        <w:t xml:space="preserve"> </w:t>
      </w:r>
      <w:r w:rsidR="00160EB6" w:rsidRPr="00B010D9">
        <w:rPr>
          <w:rFonts w:ascii="Times New Roman" w:hAnsi="Times New Roman" w:cs="Times New Roman"/>
        </w:rPr>
        <w:t>and accountability.</w:t>
      </w:r>
      <w:r w:rsidR="00D60AA0">
        <w:rPr>
          <w:rFonts w:ascii="Times New Roman" w:hAnsi="Times New Roman" w:cs="Times New Roman"/>
        </w:rPr>
        <w:t xml:space="preserve"> </w:t>
      </w:r>
      <w:r w:rsidR="00160EB6" w:rsidRPr="00B010D9">
        <w:rPr>
          <w:rFonts w:ascii="Times New Roman" w:hAnsi="Times New Roman" w:cs="Times New Roman"/>
        </w:rPr>
        <w:t xml:space="preserve">In the fourth </w:t>
      </w:r>
      <w:r w:rsidR="00385463">
        <w:rPr>
          <w:rFonts w:ascii="Times New Roman" w:hAnsi="Times New Roman" w:cs="Times New Roman"/>
        </w:rPr>
        <w:t xml:space="preserve">section </w:t>
      </w:r>
      <w:r w:rsidR="00160EB6" w:rsidRPr="00B010D9">
        <w:rPr>
          <w:rFonts w:ascii="Times New Roman" w:hAnsi="Times New Roman" w:cs="Times New Roman"/>
        </w:rPr>
        <w:t xml:space="preserve">we explain why open-source software has </w:t>
      </w:r>
      <w:r w:rsidR="00385463">
        <w:rPr>
          <w:rFonts w:ascii="Times New Roman" w:hAnsi="Times New Roman" w:cs="Times New Roman"/>
        </w:rPr>
        <w:t xml:space="preserve">a </w:t>
      </w:r>
      <w:r w:rsidR="00160EB6" w:rsidRPr="00B010D9">
        <w:rPr>
          <w:rFonts w:ascii="Times New Roman" w:hAnsi="Times New Roman" w:cs="Times New Roman"/>
        </w:rPr>
        <w:t>considerable potential to increase participation, transparency and accountability surrounding redistricting processes.</w:t>
      </w:r>
      <w:r w:rsidR="00D60AA0">
        <w:rPr>
          <w:rFonts w:ascii="Times New Roman" w:hAnsi="Times New Roman" w:cs="Times New Roman"/>
        </w:rPr>
        <w:t xml:space="preserve"> </w:t>
      </w:r>
      <w:r w:rsidR="00160EB6" w:rsidRPr="00B010D9">
        <w:rPr>
          <w:rFonts w:ascii="Times New Roman" w:hAnsi="Times New Roman" w:cs="Times New Roman"/>
        </w:rPr>
        <w:t xml:space="preserve">Finally, we </w:t>
      </w:r>
      <w:r w:rsidR="00385463">
        <w:rPr>
          <w:rFonts w:ascii="Times New Roman" w:hAnsi="Times New Roman" w:cs="Times New Roman"/>
        </w:rPr>
        <w:t>discuss</w:t>
      </w:r>
      <w:r w:rsidR="00160EB6" w:rsidRPr="00B010D9">
        <w:rPr>
          <w:rFonts w:ascii="Times New Roman" w:hAnsi="Times New Roman" w:cs="Times New Roman"/>
        </w:rPr>
        <w:t xml:space="preserve"> the use of open data in redistricting processes, </w:t>
      </w:r>
      <w:r w:rsidR="00385463">
        <w:rPr>
          <w:rFonts w:ascii="Times New Roman" w:hAnsi="Times New Roman" w:cs="Times New Roman"/>
        </w:rPr>
        <w:t>its</w:t>
      </w:r>
      <w:r w:rsidR="00160EB6" w:rsidRPr="00B010D9">
        <w:rPr>
          <w:rFonts w:ascii="Times New Roman" w:hAnsi="Times New Roman" w:cs="Times New Roman"/>
        </w:rPr>
        <w:t xml:space="preserve"> effect on citizens’ perceptions and trust, and the agenda of pending research in the field. </w:t>
      </w:r>
    </w:p>
    <w:p w14:paraId="395ABD3E" w14:textId="77777777" w:rsidR="00160EB6" w:rsidRPr="00B010D9" w:rsidRDefault="00160EB6" w:rsidP="00785641">
      <w:pPr>
        <w:spacing w:line="480" w:lineRule="auto"/>
        <w:jc w:val="both"/>
        <w:rPr>
          <w:rFonts w:ascii="Times New Roman" w:hAnsi="Times New Roman" w:cs="Times New Roman"/>
          <w:b/>
          <w:sz w:val="28"/>
          <w:szCs w:val="28"/>
        </w:rPr>
      </w:pPr>
      <w:r w:rsidRPr="00B010D9">
        <w:rPr>
          <w:rFonts w:ascii="Times New Roman" w:hAnsi="Times New Roman" w:cs="Times New Roman"/>
          <w:b/>
          <w:sz w:val="28"/>
          <w:szCs w:val="28"/>
        </w:rPr>
        <w:t>I. Redistricting in Mexico: progress and limitations</w:t>
      </w:r>
    </w:p>
    <w:p w14:paraId="691AC5CB" w14:textId="108F168C" w:rsidR="00160EB6" w:rsidRPr="00B010D9" w:rsidRDefault="009B2E10" w:rsidP="00785641">
      <w:pPr>
        <w:spacing w:line="480" w:lineRule="auto"/>
        <w:jc w:val="both"/>
        <w:rPr>
          <w:rFonts w:ascii="Times New Roman" w:hAnsi="Times New Roman" w:cs="Times New Roman"/>
        </w:rPr>
      </w:pPr>
      <w:r w:rsidRPr="00B010D9">
        <w:rPr>
          <w:rFonts w:ascii="Times New Roman" w:hAnsi="Times New Roman" w:cs="Times New Roman"/>
        </w:rPr>
        <w:t>According to</w:t>
      </w:r>
      <w:r w:rsidR="00D60AA0">
        <w:rPr>
          <w:rFonts w:ascii="Times New Roman" w:hAnsi="Times New Roman" w:cs="Times New Roman"/>
        </w:rPr>
        <w:t xml:space="preserve"> </w:t>
      </w:r>
      <w:r w:rsidR="00160EB6" w:rsidRPr="00B010D9">
        <w:rPr>
          <w:rFonts w:ascii="Times New Roman" w:hAnsi="Times New Roman" w:cs="Times New Roman"/>
        </w:rPr>
        <w:t>H</w:t>
      </w:r>
      <w:r w:rsidRPr="00B010D9">
        <w:rPr>
          <w:rFonts w:ascii="Times New Roman" w:hAnsi="Times New Roman" w:cs="Times New Roman"/>
        </w:rPr>
        <w:t>a</w:t>
      </w:r>
      <w:r w:rsidR="00160EB6" w:rsidRPr="00B010D9">
        <w:rPr>
          <w:rFonts w:ascii="Times New Roman" w:hAnsi="Times New Roman" w:cs="Times New Roman"/>
        </w:rPr>
        <w:t xml:space="preserve">ndley and </w:t>
      </w:r>
      <w:proofErr w:type="spellStart"/>
      <w:r w:rsidR="00160EB6" w:rsidRPr="00B010D9">
        <w:rPr>
          <w:rFonts w:ascii="Times New Roman" w:hAnsi="Times New Roman" w:cs="Times New Roman"/>
        </w:rPr>
        <w:t>Grofman</w:t>
      </w:r>
      <w:proofErr w:type="spellEnd"/>
      <w:r w:rsidR="00160EB6" w:rsidRPr="00B010D9">
        <w:rPr>
          <w:rFonts w:ascii="Times New Roman" w:hAnsi="Times New Roman" w:cs="Times New Roman"/>
        </w:rPr>
        <w:t xml:space="preserve"> (2008), redistricting is “the process by which</w:t>
      </w:r>
      <w:r w:rsidRPr="00B010D9">
        <w:rPr>
          <w:rFonts w:ascii="Times New Roman" w:hAnsi="Times New Roman" w:cs="Times New Roman"/>
        </w:rPr>
        <w:t xml:space="preserve"> lines on maps get drawn partitioning a territory into a set of discrete electoral constituencies from which one or more representatives are to be elected</w:t>
      </w:r>
      <w:r w:rsidR="00160EB6" w:rsidRPr="00B010D9">
        <w:rPr>
          <w:rFonts w:ascii="Times New Roman" w:hAnsi="Times New Roman" w:cs="Times New Roman"/>
        </w:rPr>
        <w:t>” (p. 3)</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This process is fundamental for democracy, because it outlines the physical space of political representation, where the bond between legislator</w:t>
      </w:r>
      <w:r w:rsidR="00F046CE">
        <w:rPr>
          <w:rFonts w:ascii="Times New Roman" w:hAnsi="Times New Roman" w:cs="Times New Roman"/>
        </w:rPr>
        <w:t>s</w:t>
      </w:r>
      <w:r w:rsidRPr="00B010D9">
        <w:rPr>
          <w:rFonts w:ascii="Times New Roman" w:hAnsi="Times New Roman" w:cs="Times New Roman"/>
        </w:rPr>
        <w:t xml:space="preserve"> and citizens is established.</w:t>
      </w:r>
    </w:p>
    <w:p w14:paraId="4322E785" w14:textId="376792F2" w:rsidR="009B2E10" w:rsidRPr="00B010D9" w:rsidRDefault="009B2E10" w:rsidP="00785641">
      <w:pPr>
        <w:spacing w:line="480" w:lineRule="auto"/>
        <w:jc w:val="both"/>
        <w:rPr>
          <w:rFonts w:ascii="Times New Roman" w:hAnsi="Times New Roman" w:cs="Times New Roman"/>
        </w:rPr>
      </w:pPr>
      <w:r w:rsidRPr="00B010D9">
        <w:rPr>
          <w:rFonts w:ascii="Times New Roman" w:hAnsi="Times New Roman" w:cs="Times New Roman"/>
        </w:rPr>
        <w:tab/>
        <w:t>The mixed</w:t>
      </w:r>
      <w:r w:rsidR="00DE5A07" w:rsidRPr="00B010D9">
        <w:rPr>
          <w:rFonts w:ascii="Times New Roman" w:hAnsi="Times New Roman" w:cs="Times New Roman"/>
        </w:rPr>
        <w:t>-member</w:t>
      </w:r>
      <w:r w:rsidRPr="00B010D9">
        <w:rPr>
          <w:rFonts w:ascii="Times New Roman" w:hAnsi="Times New Roman" w:cs="Times New Roman"/>
        </w:rPr>
        <w:t xml:space="preserve"> electoral system of Mexico’s legislatures combines two principles of representation: majority in </w:t>
      </w:r>
      <w:r w:rsidR="00DE5A07" w:rsidRPr="00B010D9">
        <w:rPr>
          <w:rFonts w:ascii="Times New Roman" w:hAnsi="Times New Roman" w:cs="Times New Roman"/>
        </w:rPr>
        <w:t xml:space="preserve">single-member districts and proportional </w:t>
      </w:r>
      <w:r w:rsidR="00F046CE">
        <w:rPr>
          <w:rFonts w:ascii="Times New Roman" w:hAnsi="Times New Roman" w:cs="Times New Roman"/>
        </w:rPr>
        <w:t xml:space="preserve">representation </w:t>
      </w:r>
      <w:r w:rsidR="00DE5A07" w:rsidRPr="00B010D9">
        <w:rPr>
          <w:rFonts w:ascii="Times New Roman" w:hAnsi="Times New Roman" w:cs="Times New Roman"/>
        </w:rPr>
        <w:t>in plurality districts (Shugart and Wattenberg 2001).</w:t>
      </w:r>
      <w:r w:rsidR="00D60AA0">
        <w:rPr>
          <w:rFonts w:ascii="Times New Roman" w:hAnsi="Times New Roman" w:cs="Times New Roman"/>
        </w:rPr>
        <w:t xml:space="preserve"> </w:t>
      </w:r>
      <w:r w:rsidR="00DE5A07" w:rsidRPr="00B010D9">
        <w:rPr>
          <w:rFonts w:ascii="Times New Roman" w:hAnsi="Times New Roman" w:cs="Times New Roman"/>
        </w:rPr>
        <w:t>The lower house of Mexico’s congress</w:t>
      </w:r>
      <w:r w:rsidR="00D60AA0">
        <w:rPr>
          <w:rFonts w:ascii="Times New Roman" w:hAnsi="Times New Roman" w:cs="Times New Roman"/>
        </w:rPr>
        <w:t xml:space="preserve"> —</w:t>
      </w:r>
      <w:r w:rsidR="00DE5A07" w:rsidRPr="00B010D9">
        <w:rPr>
          <w:rFonts w:ascii="Times New Roman" w:hAnsi="Times New Roman" w:cs="Times New Roman"/>
        </w:rPr>
        <w:t xml:space="preserve">the </w:t>
      </w:r>
      <w:proofErr w:type="spellStart"/>
      <w:r w:rsidR="00DE5A07" w:rsidRPr="00B010D9">
        <w:rPr>
          <w:rFonts w:ascii="Times New Roman" w:hAnsi="Times New Roman" w:cs="Times New Roman"/>
          <w:i/>
        </w:rPr>
        <w:t>Cámara</w:t>
      </w:r>
      <w:proofErr w:type="spellEnd"/>
      <w:r w:rsidR="00DE5A07" w:rsidRPr="00B010D9">
        <w:rPr>
          <w:rFonts w:ascii="Times New Roman" w:hAnsi="Times New Roman" w:cs="Times New Roman"/>
          <w:i/>
        </w:rPr>
        <w:t xml:space="preserve"> de </w:t>
      </w:r>
      <w:proofErr w:type="spellStart"/>
      <w:r w:rsidR="00DE5A07" w:rsidRPr="00B010D9">
        <w:rPr>
          <w:rFonts w:ascii="Times New Roman" w:hAnsi="Times New Roman" w:cs="Times New Roman"/>
          <w:i/>
        </w:rPr>
        <w:t>Diputados</w:t>
      </w:r>
      <w:proofErr w:type="spellEnd"/>
      <w:r w:rsidR="00D60AA0">
        <w:rPr>
          <w:rFonts w:ascii="Times New Roman" w:hAnsi="Times New Roman" w:cs="Times New Roman"/>
        </w:rPr>
        <w:t xml:space="preserve">— </w:t>
      </w:r>
      <w:r w:rsidR="00DE5A07" w:rsidRPr="00B010D9">
        <w:rPr>
          <w:rFonts w:ascii="Times New Roman" w:hAnsi="Times New Roman" w:cs="Times New Roman"/>
        </w:rPr>
        <w:t>is composed of 300 districts of the first type, which elect three-fifths of the house, and five</w:t>
      </w:r>
      <w:r w:rsidR="009174A5">
        <w:rPr>
          <w:rFonts w:ascii="Times New Roman" w:hAnsi="Times New Roman" w:cs="Times New Roman"/>
        </w:rPr>
        <w:t xml:space="preserve"> districts</w:t>
      </w:r>
      <w:r w:rsidR="00DE5A07" w:rsidRPr="00B010D9">
        <w:rPr>
          <w:rFonts w:ascii="Times New Roman" w:hAnsi="Times New Roman" w:cs="Times New Roman"/>
        </w:rPr>
        <w:t xml:space="preserve"> of the second</w:t>
      </w:r>
      <w:r w:rsidR="009174A5">
        <w:rPr>
          <w:rFonts w:ascii="Times New Roman" w:hAnsi="Times New Roman" w:cs="Times New Roman"/>
        </w:rPr>
        <w:t xml:space="preserve"> –known as </w:t>
      </w:r>
      <w:proofErr w:type="spellStart"/>
      <w:r w:rsidR="009174A5">
        <w:rPr>
          <w:rFonts w:ascii="Times New Roman" w:hAnsi="Times New Roman" w:cs="Times New Roman"/>
          <w:i/>
        </w:rPr>
        <w:t>circunscripciones</w:t>
      </w:r>
      <w:proofErr w:type="spellEnd"/>
      <w:r w:rsidR="00E858E4">
        <w:rPr>
          <w:rFonts w:ascii="Times New Roman" w:hAnsi="Times New Roman" w:cs="Times New Roman"/>
          <w:i/>
        </w:rPr>
        <w:t xml:space="preserve"> </w:t>
      </w:r>
      <w:proofErr w:type="spellStart"/>
      <w:r w:rsidR="00E858E4">
        <w:rPr>
          <w:rFonts w:ascii="Times New Roman" w:hAnsi="Times New Roman" w:cs="Times New Roman"/>
          <w:i/>
        </w:rPr>
        <w:t>plurinominales</w:t>
      </w:r>
      <w:proofErr w:type="spellEnd"/>
      <w:r w:rsidR="009174A5">
        <w:rPr>
          <w:rFonts w:ascii="Times New Roman" w:hAnsi="Times New Roman" w:cs="Times New Roman"/>
          <w:i/>
        </w:rPr>
        <w:t xml:space="preserve">– </w:t>
      </w:r>
      <w:r w:rsidR="00925E05">
        <w:rPr>
          <w:rFonts w:ascii="Times New Roman" w:hAnsi="Times New Roman" w:cs="Times New Roman"/>
        </w:rPr>
        <w:t xml:space="preserve">from </w:t>
      </w:r>
      <w:r w:rsidR="009174A5">
        <w:rPr>
          <w:rFonts w:ascii="Times New Roman" w:hAnsi="Times New Roman" w:cs="Times New Roman"/>
        </w:rPr>
        <w:t>where the other 200 members are elected</w:t>
      </w:r>
      <w:r w:rsidR="009174A5">
        <w:rPr>
          <w:rFonts w:ascii="Times New Roman" w:hAnsi="Times New Roman" w:cs="Times New Roman"/>
          <w:i/>
        </w:rPr>
        <w:t xml:space="preserve">. </w:t>
      </w:r>
      <w:r w:rsidR="009174A5">
        <w:rPr>
          <w:rFonts w:ascii="Times New Roman" w:hAnsi="Times New Roman" w:cs="Times New Roman"/>
        </w:rPr>
        <w:t>The same logic applies to the 32 local legislatures, whose n</w:t>
      </w:r>
      <w:r w:rsidR="00DE5A07" w:rsidRPr="00B010D9">
        <w:rPr>
          <w:rFonts w:ascii="Times New Roman" w:hAnsi="Times New Roman" w:cs="Times New Roman"/>
        </w:rPr>
        <w:t>umbers and p</w:t>
      </w:r>
      <w:r w:rsidR="00925E05">
        <w:rPr>
          <w:rFonts w:ascii="Times New Roman" w:hAnsi="Times New Roman" w:cs="Times New Roman"/>
        </w:rPr>
        <w:t>roportions vary from one state</w:t>
      </w:r>
      <w:r w:rsidR="00DE5A07" w:rsidRPr="00B010D9">
        <w:rPr>
          <w:rFonts w:ascii="Times New Roman" w:hAnsi="Times New Roman" w:cs="Times New Roman"/>
        </w:rPr>
        <w:t xml:space="preserve"> to another (</w:t>
      </w:r>
      <w:proofErr w:type="spellStart"/>
      <w:r w:rsidR="00DE5A07" w:rsidRPr="00B010D9">
        <w:rPr>
          <w:rFonts w:ascii="Times New Roman" w:hAnsi="Times New Roman" w:cs="Times New Roman"/>
        </w:rPr>
        <w:t>Balkin</w:t>
      </w:r>
      <w:proofErr w:type="spellEnd"/>
      <w:r w:rsidR="00DE5A07" w:rsidRPr="00B010D9">
        <w:rPr>
          <w:rFonts w:ascii="Times New Roman" w:hAnsi="Times New Roman" w:cs="Times New Roman"/>
        </w:rPr>
        <w:t xml:space="preserve"> and </w:t>
      </w:r>
      <w:proofErr w:type="spellStart"/>
      <w:r w:rsidR="00DE5A07" w:rsidRPr="00B010D9">
        <w:rPr>
          <w:rFonts w:ascii="Times New Roman" w:hAnsi="Times New Roman" w:cs="Times New Roman"/>
        </w:rPr>
        <w:t>O</w:t>
      </w:r>
      <w:r w:rsidR="00785641" w:rsidRPr="00B010D9">
        <w:rPr>
          <w:rFonts w:ascii="Times New Roman" w:hAnsi="Times New Roman" w:cs="Times New Roman"/>
        </w:rPr>
        <w:t>r</w:t>
      </w:r>
      <w:r w:rsidR="00DE5A07" w:rsidRPr="00B010D9">
        <w:rPr>
          <w:rFonts w:ascii="Times New Roman" w:hAnsi="Times New Roman" w:cs="Times New Roman"/>
        </w:rPr>
        <w:t>ta</w:t>
      </w:r>
      <w:proofErr w:type="spellEnd"/>
      <w:r w:rsidR="00DE5A07" w:rsidRPr="00B010D9">
        <w:rPr>
          <w:rFonts w:ascii="Times New Roman" w:hAnsi="Times New Roman" w:cs="Times New Roman"/>
        </w:rPr>
        <w:t xml:space="preserve"> 2004).</w:t>
      </w:r>
      <w:r w:rsidR="00D60AA0">
        <w:rPr>
          <w:rFonts w:ascii="Times New Roman" w:hAnsi="Times New Roman" w:cs="Times New Roman"/>
        </w:rPr>
        <w:t xml:space="preserve"> </w:t>
      </w:r>
      <w:r w:rsidR="00DE5A07" w:rsidRPr="00B010D9">
        <w:rPr>
          <w:rFonts w:ascii="Times New Roman" w:hAnsi="Times New Roman" w:cs="Times New Roman"/>
        </w:rPr>
        <w:t xml:space="preserve">Our note addresses only the case of majority districts (Palacios Mora and </w:t>
      </w:r>
      <w:proofErr w:type="spellStart"/>
      <w:r w:rsidR="00DE5A07" w:rsidRPr="00B010D9">
        <w:rPr>
          <w:rFonts w:ascii="Times New Roman" w:hAnsi="Times New Roman" w:cs="Times New Roman"/>
        </w:rPr>
        <w:t>Tirado</w:t>
      </w:r>
      <w:proofErr w:type="spellEnd"/>
      <w:r w:rsidR="00DE5A07" w:rsidRPr="00B010D9">
        <w:rPr>
          <w:rFonts w:ascii="Times New Roman" w:hAnsi="Times New Roman" w:cs="Times New Roman"/>
        </w:rPr>
        <w:t xml:space="preserve"> Cervantes 2009 provide an evaluation of the </w:t>
      </w:r>
      <w:r w:rsidR="00E858E4">
        <w:rPr>
          <w:rFonts w:ascii="Times New Roman" w:hAnsi="Times New Roman" w:cs="Times New Roman"/>
        </w:rPr>
        <w:t xml:space="preserve">proportional representation </w:t>
      </w:r>
      <w:r w:rsidR="00DE5A07" w:rsidRPr="00B010D9">
        <w:rPr>
          <w:rFonts w:ascii="Times New Roman" w:hAnsi="Times New Roman" w:cs="Times New Roman"/>
        </w:rPr>
        <w:t>districts).</w:t>
      </w:r>
    </w:p>
    <w:p w14:paraId="2D18ACF0" w14:textId="62D70A50" w:rsidR="00DE5A07" w:rsidRPr="00B010D9" w:rsidRDefault="00DE5A07" w:rsidP="00785641">
      <w:pPr>
        <w:spacing w:line="480" w:lineRule="auto"/>
        <w:jc w:val="both"/>
        <w:rPr>
          <w:rFonts w:ascii="Times New Roman" w:hAnsi="Times New Roman" w:cs="Times New Roman"/>
        </w:rPr>
      </w:pPr>
      <w:r w:rsidRPr="00B010D9">
        <w:rPr>
          <w:rFonts w:ascii="Times New Roman" w:hAnsi="Times New Roman" w:cs="Times New Roman"/>
        </w:rPr>
        <w:lastRenderedPageBreak/>
        <w:tab/>
        <w:t>In order to balance demographic change</w:t>
      </w:r>
      <w:r w:rsidR="00621070">
        <w:rPr>
          <w:rFonts w:ascii="Times New Roman" w:hAnsi="Times New Roman" w:cs="Times New Roman"/>
        </w:rPr>
        <w:t>s</w:t>
      </w:r>
      <w:r w:rsidRPr="00B010D9">
        <w:rPr>
          <w:rFonts w:ascii="Times New Roman" w:hAnsi="Times New Roman" w:cs="Times New Roman"/>
        </w:rPr>
        <w:t xml:space="preserve"> </w:t>
      </w:r>
      <w:r w:rsidR="003D154C" w:rsidRPr="00B010D9">
        <w:rPr>
          <w:rFonts w:ascii="Times New Roman" w:hAnsi="Times New Roman" w:cs="Times New Roman"/>
        </w:rPr>
        <w:t xml:space="preserve">among districts, </w:t>
      </w:r>
      <w:r w:rsidR="00621070">
        <w:rPr>
          <w:rFonts w:ascii="Times New Roman" w:hAnsi="Times New Roman" w:cs="Times New Roman"/>
        </w:rPr>
        <w:t>Mexico</w:t>
      </w:r>
      <w:r w:rsidR="003D154C" w:rsidRPr="00B010D9">
        <w:rPr>
          <w:rFonts w:ascii="Times New Roman" w:hAnsi="Times New Roman" w:cs="Times New Roman"/>
        </w:rPr>
        <w:t xml:space="preserve"> </w:t>
      </w:r>
      <w:r w:rsidR="00D305E8">
        <w:rPr>
          <w:rFonts w:ascii="Times New Roman" w:hAnsi="Times New Roman" w:cs="Times New Roman"/>
        </w:rPr>
        <w:t>renewed its</w:t>
      </w:r>
      <w:r w:rsidR="00D305E8" w:rsidRPr="00B010D9">
        <w:rPr>
          <w:rFonts w:ascii="Times New Roman" w:hAnsi="Times New Roman" w:cs="Times New Roman"/>
        </w:rPr>
        <w:t xml:space="preserve"> </w:t>
      </w:r>
      <w:r w:rsidR="003D154C" w:rsidRPr="00B010D9">
        <w:rPr>
          <w:rFonts w:ascii="Times New Roman" w:hAnsi="Times New Roman" w:cs="Times New Roman"/>
        </w:rPr>
        <w:t xml:space="preserve">congressional maps </w:t>
      </w:r>
      <w:r w:rsidR="00D305E8">
        <w:rPr>
          <w:rFonts w:ascii="Times New Roman" w:hAnsi="Times New Roman" w:cs="Times New Roman"/>
        </w:rPr>
        <w:t>for</w:t>
      </w:r>
      <w:r w:rsidR="00D305E8" w:rsidRPr="00B010D9">
        <w:rPr>
          <w:rFonts w:ascii="Times New Roman" w:hAnsi="Times New Roman" w:cs="Times New Roman"/>
        </w:rPr>
        <w:t xml:space="preserve"> </w:t>
      </w:r>
      <w:r w:rsidR="003D154C" w:rsidRPr="00B010D9">
        <w:rPr>
          <w:rFonts w:ascii="Times New Roman" w:hAnsi="Times New Roman" w:cs="Times New Roman"/>
        </w:rPr>
        <w:t>the 1997 (replacing</w:t>
      </w:r>
      <w:r w:rsidRPr="00B010D9">
        <w:rPr>
          <w:rFonts w:ascii="Times New Roman" w:hAnsi="Times New Roman" w:cs="Times New Roman"/>
        </w:rPr>
        <w:t xml:space="preserve"> </w:t>
      </w:r>
      <w:r w:rsidR="003D154C" w:rsidRPr="00B010D9">
        <w:rPr>
          <w:rFonts w:ascii="Times New Roman" w:hAnsi="Times New Roman" w:cs="Times New Roman"/>
        </w:rPr>
        <w:t>the map that had been in use since 1979) and</w:t>
      </w:r>
      <w:r w:rsidR="00D305E8">
        <w:rPr>
          <w:rFonts w:ascii="Times New Roman" w:hAnsi="Times New Roman" w:cs="Times New Roman"/>
        </w:rPr>
        <w:t xml:space="preserve"> </w:t>
      </w:r>
      <w:r w:rsidR="003D154C" w:rsidRPr="00B010D9">
        <w:rPr>
          <w:rFonts w:ascii="Times New Roman" w:hAnsi="Times New Roman" w:cs="Times New Roman"/>
        </w:rPr>
        <w:t xml:space="preserve">2006 </w:t>
      </w:r>
      <w:r w:rsidR="00D305E8" w:rsidRPr="00B010D9">
        <w:rPr>
          <w:rFonts w:ascii="Times New Roman" w:hAnsi="Times New Roman" w:cs="Times New Roman"/>
        </w:rPr>
        <w:t>federal elections</w:t>
      </w:r>
      <w:r w:rsidR="00D305E8">
        <w:rPr>
          <w:rFonts w:ascii="Times New Roman" w:hAnsi="Times New Roman" w:cs="Times New Roman"/>
        </w:rPr>
        <w:t xml:space="preserve"> </w:t>
      </w:r>
      <w:r w:rsidR="003D154C" w:rsidRPr="00B010D9">
        <w:rPr>
          <w:rFonts w:ascii="Times New Roman" w:hAnsi="Times New Roman" w:cs="Times New Roman"/>
        </w:rPr>
        <w:t xml:space="preserve">(Trelles and Martinez 2012; </w:t>
      </w:r>
      <w:proofErr w:type="spellStart"/>
      <w:r w:rsidR="003D154C" w:rsidRPr="00B010D9">
        <w:rPr>
          <w:rFonts w:ascii="Times New Roman" w:hAnsi="Times New Roman" w:cs="Times New Roman"/>
        </w:rPr>
        <w:t>Lujambio</w:t>
      </w:r>
      <w:proofErr w:type="spellEnd"/>
      <w:r w:rsidR="003D154C" w:rsidRPr="00B010D9">
        <w:rPr>
          <w:rFonts w:ascii="Times New Roman" w:hAnsi="Times New Roman" w:cs="Times New Roman"/>
        </w:rPr>
        <w:t xml:space="preserve"> and </w:t>
      </w:r>
      <w:proofErr w:type="spellStart"/>
      <w:r w:rsidR="003D154C" w:rsidRPr="00B010D9">
        <w:rPr>
          <w:rFonts w:ascii="Times New Roman" w:hAnsi="Times New Roman" w:cs="Times New Roman"/>
        </w:rPr>
        <w:t>Vives</w:t>
      </w:r>
      <w:proofErr w:type="spellEnd"/>
      <w:r w:rsidR="003D154C" w:rsidRPr="00B010D9">
        <w:rPr>
          <w:rFonts w:ascii="Times New Roman" w:hAnsi="Times New Roman" w:cs="Times New Roman"/>
        </w:rPr>
        <w:t xml:space="preserve"> 2008; Magar et al. 2015).</w:t>
      </w:r>
      <w:r w:rsidR="00D60AA0">
        <w:rPr>
          <w:rFonts w:ascii="Times New Roman" w:hAnsi="Times New Roman" w:cs="Times New Roman"/>
        </w:rPr>
        <w:t xml:space="preserve"> </w:t>
      </w:r>
      <w:r w:rsidR="003D154C" w:rsidRPr="00B010D9">
        <w:rPr>
          <w:rFonts w:ascii="Times New Roman" w:hAnsi="Times New Roman" w:cs="Times New Roman"/>
        </w:rPr>
        <w:t>The IFE (the Federal Electoral Institute, predecessor of the INE),</w:t>
      </w:r>
      <w:r w:rsidR="006967D7">
        <w:rPr>
          <w:rStyle w:val="FootnoteReference"/>
          <w:rFonts w:ascii="Times New Roman" w:hAnsi="Times New Roman" w:cs="Times New Roman"/>
        </w:rPr>
        <w:footnoteReference w:id="4"/>
      </w:r>
      <w:r w:rsidR="003D154C" w:rsidRPr="00B010D9">
        <w:rPr>
          <w:rFonts w:ascii="Times New Roman" w:hAnsi="Times New Roman" w:cs="Times New Roman"/>
        </w:rPr>
        <w:t xml:space="preserve"> which </w:t>
      </w:r>
      <w:r w:rsidR="00621070">
        <w:rPr>
          <w:rFonts w:ascii="Times New Roman" w:hAnsi="Times New Roman" w:cs="Times New Roman"/>
        </w:rPr>
        <w:t>drew up</w:t>
      </w:r>
      <w:r w:rsidR="003D154C" w:rsidRPr="00B010D9">
        <w:rPr>
          <w:rFonts w:ascii="Times New Roman" w:hAnsi="Times New Roman" w:cs="Times New Roman"/>
        </w:rPr>
        <w:t xml:space="preserve"> both maps, </w:t>
      </w:r>
      <w:r w:rsidR="007C7212">
        <w:rPr>
          <w:rFonts w:ascii="Times New Roman" w:hAnsi="Times New Roman" w:cs="Times New Roman"/>
        </w:rPr>
        <w:t xml:space="preserve">also </w:t>
      </w:r>
      <w:r w:rsidR="003D154C" w:rsidRPr="00B010D9">
        <w:rPr>
          <w:rFonts w:ascii="Times New Roman" w:hAnsi="Times New Roman" w:cs="Times New Roman"/>
        </w:rPr>
        <w:t xml:space="preserve">completed </w:t>
      </w:r>
      <w:r w:rsidR="007C7212">
        <w:rPr>
          <w:rFonts w:ascii="Times New Roman" w:hAnsi="Times New Roman" w:cs="Times New Roman"/>
        </w:rPr>
        <w:t xml:space="preserve">a third </w:t>
      </w:r>
      <w:r w:rsidR="003D154C" w:rsidRPr="00B010D9">
        <w:rPr>
          <w:rFonts w:ascii="Times New Roman" w:hAnsi="Times New Roman" w:cs="Times New Roman"/>
        </w:rPr>
        <w:t>redistricting process in 2013, on time and as planned, for the 2015 federal election.</w:t>
      </w:r>
      <w:r w:rsidR="00D60AA0">
        <w:rPr>
          <w:rFonts w:ascii="Times New Roman" w:hAnsi="Times New Roman" w:cs="Times New Roman"/>
        </w:rPr>
        <w:t xml:space="preserve"> </w:t>
      </w:r>
      <w:r w:rsidR="003D154C" w:rsidRPr="00B010D9">
        <w:rPr>
          <w:rFonts w:ascii="Times New Roman" w:hAnsi="Times New Roman" w:cs="Times New Roman"/>
        </w:rPr>
        <w:t>But amid doubts and tensions over an electoral reform</w:t>
      </w:r>
      <w:r w:rsidR="00A1075A">
        <w:rPr>
          <w:rFonts w:ascii="Times New Roman" w:hAnsi="Times New Roman" w:cs="Times New Roman"/>
        </w:rPr>
        <w:t xml:space="preserve"> that was</w:t>
      </w:r>
      <w:r w:rsidR="003D154C" w:rsidRPr="00B010D9">
        <w:rPr>
          <w:rFonts w:ascii="Times New Roman" w:hAnsi="Times New Roman" w:cs="Times New Roman"/>
        </w:rPr>
        <w:t xml:space="preserve"> being hammered out at the same time</w:t>
      </w:r>
      <w:r w:rsidR="007C7212">
        <w:rPr>
          <w:rFonts w:ascii="Times New Roman" w:hAnsi="Times New Roman" w:cs="Times New Roman"/>
        </w:rPr>
        <w:t xml:space="preserve"> –</w:t>
      </w:r>
      <w:r w:rsidR="003D154C" w:rsidRPr="00B010D9">
        <w:rPr>
          <w:rFonts w:ascii="Times New Roman" w:hAnsi="Times New Roman" w:cs="Times New Roman"/>
        </w:rPr>
        <w:t>and which would be adopted some months later</w:t>
      </w:r>
      <w:r w:rsidR="007C7212">
        <w:rPr>
          <w:rFonts w:ascii="Times New Roman" w:hAnsi="Times New Roman" w:cs="Times New Roman"/>
        </w:rPr>
        <w:t xml:space="preserve">– the EMB’s executive board </w:t>
      </w:r>
      <w:r w:rsidR="003D154C" w:rsidRPr="00B010D9">
        <w:rPr>
          <w:rFonts w:ascii="Times New Roman" w:hAnsi="Times New Roman" w:cs="Times New Roman"/>
        </w:rPr>
        <w:t xml:space="preserve">decided at the last minute to </w:t>
      </w:r>
      <w:r w:rsidR="00785641" w:rsidRPr="00B010D9">
        <w:rPr>
          <w:rFonts w:ascii="Times New Roman" w:hAnsi="Times New Roman" w:cs="Times New Roman"/>
        </w:rPr>
        <w:t>put off adopting the new district map.</w:t>
      </w:r>
    </w:p>
    <w:p w14:paraId="26AF41F0" w14:textId="59E9AD46" w:rsidR="00785641" w:rsidRDefault="00785641" w:rsidP="00785641">
      <w:pPr>
        <w:spacing w:line="480" w:lineRule="auto"/>
        <w:jc w:val="both"/>
        <w:rPr>
          <w:rFonts w:ascii="Times New Roman" w:hAnsi="Times New Roman" w:cs="Times New Roman"/>
        </w:rPr>
      </w:pPr>
      <w:r w:rsidRPr="00B010D9">
        <w:rPr>
          <w:rFonts w:ascii="Times New Roman" w:hAnsi="Times New Roman" w:cs="Times New Roman"/>
        </w:rPr>
        <w:tab/>
        <w:t>With some technical differences, the 2013 redistricting effort followed the same process as the previous ones (Trelles et al. 2015).</w:t>
      </w:r>
      <w:r w:rsidR="00D60AA0">
        <w:rPr>
          <w:rFonts w:ascii="Times New Roman" w:hAnsi="Times New Roman" w:cs="Times New Roman"/>
        </w:rPr>
        <w:t xml:space="preserve"> </w:t>
      </w:r>
      <w:r w:rsidR="00925E05">
        <w:rPr>
          <w:rFonts w:ascii="Times New Roman" w:hAnsi="Times New Roman" w:cs="Times New Roman"/>
        </w:rPr>
        <w:t>The process, as it is officially supposed to be implemented, can be summarized</w:t>
      </w:r>
      <w:r w:rsidRPr="00B010D9">
        <w:rPr>
          <w:rFonts w:ascii="Times New Roman" w:hAnsi="Times New Roman" w:cs="Times New Roman"/>
        </w:rPr>
        <w:t xml:space="preserve"> </w:t>
      </w:r>
      <w:r w:rsidR="009D4EDF">
        <w:rPr>
          <w:rFonts w:ascii="Times New Roman" w:hAnsi="Times New Roman" w:cs="Times New Roman"/>
        </w:rPr>
        <w:t>in</w:t>
      </w:r>
      <w:r w:rsidRPr="00B010D9">
        <w:rPr>
          <w:rFonts w:ascii="Times New Roman" w:hAnsi="Times New Roman" w:cs="Times New Roman"/>
        </w:rPr>
        <w:t xml:space="preserve"> four phases </w:t>
      </w:r>
      <w:r w:rsidRPr="00385463">
        <w:rPr>
          <w:rFonts w:ascii="Times New Roman" w:hAnsi="Times New Roman" w:cs="Times New Roman"/>
        </w:rPr>
        <w:t xml:space="preserve">(see </w:t>
      </w:r>
      <w:r w:rsidR="00313B95" w:rsidRPr="00385463">
        <w:rPr>
          <w:rFonts w:ascii="Times New Roman" w:hAnsi="Times New Roman" w:cs="Times New Roman"/>
        </w:rPr>
        <w:t>Chart</w:t>
      </w:r>
      <w:r w:rsidRPr="00385463">
        <w:rPr>
          <w:rFonts w:ascii="Times New Roman" w:hAnsi="Times New Roman" w:cs="Times New Roman"/>
        </w:rPr>
        <w:t xml:space="preserve"> 1).</w:t>
      </w:r>
      <w:r w:rsidRPr="00B010D9">
        <w:rPr>
          <w:rFonts w:ascii="Times New Roman" w:hAnsi="Times New Roman" w:cs="Times New Roman"/>
        </w:rPr>
        <w:t xml:space="preserve"> The process begins with the distribution of 300 districts among the states and Mexico City depending on the relative populations from the most recent census.</w:t>
      </w:r>
      <w:r w:rsidR="00D60AA0">
        <w:rPr>
          <w:rFonts w:ascii="Times New Roman" w:hAnsi="Times New Roman" w:cs="Times New Roman"/>
        </w:rPr>
        <w:t xml:space="preserve"> </w:t>
      </w:r>
      <w:r w:rsidRPr="00B010D9">
        <w:rPr>
          <w:rFonts w:ascii="Times New Roman" w:hAnsi="Times New Roman" w:cs="Times New Roman"/>
        </w:rPr>
        <w:t xml:space="preserve">Next, a Technical Committee appointed by the </w:t>
      </w:r>
      <w:r w:rsidR="00DA02C1">
        <w:rPr>
          <w:rFonts w:ascii="Times New Roman" w:hAnsi="Times New Roman" w:cs="Times New Roman"/>
        </w:rPr>
        <w:t>EMB’s executive board –</w:t>
      </w:r>
      <w:r w:rsidR="00DA02C1" w:rsidRPr="001C5E10">
        <w:rPr>
          <w:rFonts w:ascii="Times New Roman" w:hAnsi="Times New Roman" w:cs="Times New Roman"/>
          <w:i/>
        </w:rPr>
        <w:softHyphen/>
      </w:r>
      <w:r w:rsidR="00DA02C1">
        <w:rPr>
          <w:rFonts w:ascii="Times New Roman" w:hAnsi="Times New Roman" w:cs="Times New Roman"/>
          <w:i/>
        </w:rPr>
        <w:t xml:space="preserve">el Consejo General del INE– </w:t>
      </w:r>
      <w:r w:rsidRPr="00B010D9">
        <w:rPr>
          <w:rFonts w:ascii="Times New Roman" w:hAnsi="Times New Roman" w:cs="Times New Roman"/>
        </w:rPr>
        <w:t>develops and implements an optimization algorithm that automatically produces a preliminary map for each state.</w:t>
      </w:r>
      <w:r w:rsidR="00D60AA0">
        <w:rPr>
          <w:rFonts w:ascii="Times New Roman" w:hAnsi="Times New Roman" w:cs="Times New Roman"/>
        </w:rPr>
        <w:t xml:space="preserve"> </w:t>
      </w:r>
      <w:proofErr w:type="gramStart"/>
      <w:r w:rsidR="00621070">
        <w:rPr>
          <w:rFonts w:ascii="Times New Roman" w:hAnsi="Times New Roman" w:cs="Times New Roman"/>
        </w:rPr>
        <w:t xml:space="preserve">Each proposal is then submitted </w:t>
      </w:r>
      <w:r w:rsidR="00DA02C1">
        <w:rPr>
          <w:rFonts w:ascii="Times New Roman" w:hAnsi="Times New Roman" w:cs="Times New Roman"/>
        </w:rPr>
        <w:t>for</w:t>
      </w:r>
      <w:r w:rsidR="00DA02C1" w:rsidRPr="00B010D9">
        <w:rPr>
          <w:rFonts w:ascii="Times New Roman" w:hAnsi="Times New Roman" w:cs="Times New Roman"/>
        </w:rPr>
        <w:t xml:space="preserve"> </w:t>
      </w:r>
      <w:r w:rsidRPr="00B010D9">
        <w:rPr>
          <w:rFonts w:ascii="Times New Roman" w:hAnsi="Times New Roman" w:cs="Times New Roman"/>
        </w:rPr>
        <w:t>two</w:t>
      </w:r>
      <w:r w:rsidR="00ED6BD6">
        <w:rPr>
          <w:rFonts w:ascii="Times New Roman" w:hAnsi="Times New Roman" w:cs="Times New Roman"/>
        </w:rPr>
        <w:t xml:space="preserve"> subsequent</w:t>
      </w:r>
      <w:r w:rsidRPr="00B010D9">
        <w:rPr>
          <w:rFonts w:ascii="Times New Roman" w:hAnsi="Times New Roman" w:cs="Times New Roman"/>
        </w:rPr>
        <w:t xml:space="preserve"> rounds of review</w:t>
      </w:r>
      <w:r w:rsidR="00DA02C1">
        <w:rPr>
          <w:rFonts w:ascii="Times New Roman" w:hAnsi="Times New Roman" w:cs="Times New Roman"/>
        </w:rPr>
        <w:t>s</w:t>
      </w:r>
      <w:r w:rsidRPr="00B010D9">
        <w:rPr>
          <w:rFonts w:ascii="Times New Roman" w:hAnsi="Times New Roman" w:cs="Times New Roman"/>
        </w:rPr>
        <w:t xml:space="preserve"> by the parties</w:t>
      </w:r>
      <w:proofErr w:type="gramEnd"/>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 xml:space="preserve">Acceptance of suggested modifications depend on </w:t>
      </w:r>
      <w:r w:rsidR="009D4EDF">
        <w:rPr>
          <w:rFonts w:ascii="Times New Roman" w:hAnsi="Times New Roman" w:cs="Times New Roman"/>
        </w:rPr>
        <w:t>the extent to which the modification improves the value of the plan, as calculated using the</w:t>
      </w:r>
      <w:r w:rsidR="00BE6884">
        <w:rPr>
          <w:rFonts w:ascii="Times New Roman" w:hAnsi="Times New Roman" w:cs="Times New Roman"/>
        </w:rPr>
        <w:t xml:space="preserve"> </w:t>
      </w:r>
      <w:r w:rsidR="009D4EDF">
        <w:rPr>
          <w:rFonts w:ascii="Times New Roman" w:hAnsi="Times New Roman" w:cs="Times New Roman"/>
        </w:rPr>
        <w:t>score function</w:t>
      </w:r>
      <w:r w:rsidRPr="00B010D9">
        <w:rPr>
          <w:rFonts w:ascii="Times New Roman" w:hAnsi="Times New Roman" w:cs="Times New Roman"/>
        </w:rPr>
        <w:t xml:space="preserve"> </w:t>
      </w:r>
      <w:r w:rsidR="00621070">
        <w:rPr>
          <w:rFonts w:ascii="Times New Roman" w:hAnsi="Times New Roman" w:cs="Times New Roman"/>
        </w:rPr>
        <w:t>by</w:t>
      </w:r>
      <w:r w:rsidRPr="00B010D9">
        <w:rPr>
          <w:rFonts w:ascii="Times New Roman" w:hAnsi="Times New Roman" w:cs="Times New Roman"/>
        </w:rPr>
        <w:t xml:space="preserve"> which the maps </w:t>
      </w:r>
      <w:r w:rsidRPr="00B010D9">
        <w:rPr>
          <w:rFonts w:ascii="Times New Roman" w:hAnsi="Times New Roman" w:cs="Times New Roman"/>
        </w:rPr>
        <w:lastRenderedPageBreak/>
        <w:t xml:space="preserve">are evaluated. The process ends </w:t>
      </w:r>
      <w:r w:rsidR="00621070">
        <w:rPr>
          <w:rFonts w:ascii="Times New Roman" w:hAnsi="Times New Roman" w:cs="Times New Roman"/>
        </w:rPr>
        <w:t>when</w:t>
      </w:r>
      <w:r w:rsidRPr="00B010D9">
        <w:rPr>
          <w:rFonts w:ascii="Times New Roman" w:hAnsi="Times New Roman" w:cs="Times New Roman"/>
        </w:rPr>
        <w:t xml:space="preserve"> the Technical Committee selects a final proposal and submits it for </w:t>
      </w:r>
      <w:r w:rsidR="009D75DA">
        <w:rPr>
          <w:rFonts w:ascii="Times New Roman" w:hAnsi="Times New Roman" w:cs="Times New Roman"/>
        </w:rPr>
        <w:t xml:space="preserve">the </w:t>
      </w:r>
      <w:r w:rsidR="00621070">
        <w:rPr>
          <w:rFonts w:ascii="Times New Roman" w:hAnsi="Times New Roman" w:cs="Times New Roman"/>
        </w:rPr>
        <w:t xml:space="preserve">approval </w:t>
      </w:r>
      <w:r w:rsidR="009D75DA">
        <w:rPr>
          <w:rFonts w:ascii="Times New Roman" w:hAnsi="Times New Roman" w:cs="Times New Roman"/>
        </w:rPr>
        <w:t>of</w:t>
      </w:r>
      <w:r w:rsidR="009D75DA" w:rsidRPr="00B010D9">
        <w:rPr>
          <w:rFonts w:ascii="Times New Roman" w:hAnsi="Times New Roman" w:cs="Times New Roman"/>
        </w:rPr>
        <w:t xml:space="preserve"> </w:t>
      </w:r>
      <w:r w:rsidRPr="00B010D9">
        <w:rPr>
          <w:rFonts w:ascii="Times New Roman" w:hAnsi="Times New Roman" w:cs="Times New Roman"/>
        </w:rPr>
        <w:t xml:space="preserve">the </w:t>
      </w:r>
      <w:r w:rsidR="00ED6BD6">
        <w:rPr>
          <w:rFonts w:ascii="Times New Roman" w:hAnsi="Times New Roman" w:cs="Times New Roman"/>
        </w:rPr>
        <w:t>EMB’s executive board</w:t>
      </w:r>
      <w:r w:rsidRPr="00B010D9">
        <w:rPr>
          <w:rFonts w:ascii="Times New Roman" w:hAnsi="Times New Roman" w:cs="Times New Roman"/>
        </w:rPr>
        <w:t>.</w:t>
      </w:r>
      <w:r w:rsidRPr="00B010D9">
        <w:rPr>
          <w:rStyle w:val="FootnoteReference"/>
          <w:rFonts w:ascii="Times New Roman" w:hAnsi="Times New Roman" w:cs="Times New Roman"/>
        </w:rPr>
        <w:footnoteReference w:id="5"/>
      </w:r>
    </w:p>
    <w:p w14:paraId="4BACC033" w14:textId="77777777" w:rsidR="00385463" w:rsidRPr="00B010D9" w:rsidRDefault="00385463" w:rsidP="00785641">
      <w:pPr>
        <w:spacing w:line="480" w:lineRule="auto"/>
        <w:jc w:val="both"/>
        <w:rPr>
          <w:rFonts w:ascii="Times New Roman" w:hAnsi="Times New Roman" w:cs="Times New Roman"/>
        </w:rPr>
      </w:pPr>
    </w:p>
    <w:p w14:paraId="3FF506C3" w14:textId="29B69A9B" w:rsidR="00ED6BD6" w:rsidRPr="00B010D9" w:rsidRDefault="008760BC" w:rsidP="00ED6BD6">
      <w:pPr>
        <w:spacing w:line="480" w:lineRule="auto"/>
        <w:jc w:val="center"/>
        <w:rPr>
          <w:rFonts w:ascii="Times New Roman" w:hAnsi="Times New Roman" w:cs="Times New Roman"/>
          <w:b/>
        </w:rPr>
      </w:pPr>
      <w:r w:rsidRPr="001C5E10">
        <w:rPr>
          <w:rFonts w:ascii="Times New Roman" w:hAnsi="Times New Roman" w:cs="Times New Roman"/>
          <w:noProof/>
        </w:rPr>
        <w:drawing>
          <wp:anchor distT="0" distB="0" distL="114300" distR="114300" simplePos="0" relativeHeight="251664384" behindDoc="1" locked="0" layoutInCell="1" allowOverlap="1" wp14:anchorId="58CA6B25" wp14:editId="5761CD94">
            <wp:simplePos x="0" y="0"/>
            <wp:positionH relativeFrom="column">
              <wp:posOffset>800100</wp:posOffset>
            </wp:positionH>
            <wp:positionV relativeFrom="paragraph">
              <wp:posOffset>213360</wp:posOffset>
            </wp:positionV>
            <wp:extent cx="4117340" cy="2515904"/>
            <wp:effectExtent l="0" t="0" r="0" b="0"/>
            <wp:wrapNone/>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7340" cy="2515904"/>
                    </a:xfrm>
                    <a:prstGeom prst="rect">
                      <a:avLst/>
                    </a:prstGeom>
                    <a:noFill/>
                    <a:ln>
                      <a:noFill/>
                    </a:ln>
                  </pic:spPr>
                </pic:pic>
              </a:graphicData>
            </a:graphic>
            <wp14:sizeRelH relativeFrom="page">
              <wp14:pctWidth>0</wp14:pctWidth>
            </wp14:sizeRelH>
            <wp14:sizeRelV relativeFrom="page">
              <wp14:pctHeight>0</wp14:pctHeight>
            </wp14:sizeRelV>
          </wp:anchor>
        </w:drawing>
      </w:r>
      <w:r w:rsidR="00ED6BD6" w:rsidRPr="00B010D9">
        <w:rPr>
          <w:rFonts w:ascii="Times New Roman" w:hAnsi="Times New Roman" w:cs="Times New Roman"/>
          <w:b/>
        </w:rPr>
        <w:t>Chart 1. The redistricting process in Mexico</w:t>
      </w:r>
    </w:p>
    <w:p w14:paraId="0F84EEEF" w14:textId="4A5493CA" w:rsidR="008760BC" w:rsidRDefault="008760BC" w:rsidP="00ED6BD6">
      <w:pPr>
        <w:spacing w:line="480" w:lineRule="auto"/>
        <w:jc w:val="both"/>
        <w:rPr>
          <w:rFonts w:ascii="Times New Roman" w:hAnsi="Times New Roman" w:cs="Times New Roman"/>
        </w:rPr>
      </w:pPr>
    </w:p>
    <w:p w14:paraId="5109A6AD" w14:textId="77777777" w:rsidR="008760BC" w:rsidRDefault="008760BC" w:rsidP="00ED6BD6">
      <w:pPr>
        <w:spacing w:line="480" w:lineRule="auto"/>
        <w:jc w:val="both"/>
        <w:rPr>
          <w:rFonts w:ascii="Times New Roman" w:hAnsi="Times New Roman" w:cs="Times New Roman"/>
        </w:rPr>
      </w:pPr>
    </w:p>
    <w:p w14:paraId="7A4C2B03" w14:textId="77777777" w:rsidR="008760BC" w:rsidRDefault="008760BC" w:rsidP="00ED6BD6">
      <w:pPr>
        <w:spacing w:line="480" w:lineRule="auto"/>
        <w:jc w:val="both"/>
        <w:rPr>
          <w:rFonts w:ascii="Times New Roman" w:hAnsi="Times New Roman" w:cs="Times New Roman"/>
        </w:rPr>
      </w:pPr>
    </w:p>
    <w:p w14:paraId="571B0F12" w14:textId="77777777" w:rsidR="008760BC" w:rsidRDefault="008760BC" w:rsidP="00ED6BD6">
      <w:pPr>
        <w:spacing w:line="480" w:lineRule="auto"/>
        <w:jc w:val="both"/>
        <w:rPr>
          <w:rFonts w:ascii="Times New Roman" w:hAnsi="Times New Roman" w:cs="Times New Roman"/>
        </w:rPr>
      </w:pPr>
    </w:p>
    <w:p w14:paraId="441DFE7B" w14:textId="77777777" w:rsidR="008760BC" w:rsidRDefault="008760BC" w:rsidP="00ED6BD6">
      <w:pPr>
        <w:spacing w:line="480" w:lineRule="auto"/>
        <w:jc w:val="both"/>
        <w:rPr>
          <w:rFonts w:ascii="Times New Roman" w:hAnsi="Times New Roman" w:cs="Times New Roman"/>
        </w:rPr>
      </w:pPr>
    </w:p>
    <w:p w14:paraId="4DB87F76" w14:textId="77777777" w:rsidR="008760BC" w:rsidRDefault="008760BC" w:rsidP="00ED6BD6">
      <w:pPr>
        <w:spacing w:line="480" w:lineRule="auto"/>
        <w:jc w:val="both"/>
        <w:rPr>
          <w:rFonts w:ascii="Times New Roman" w:hAnsi="Times New Roman" w:cs="Times New Roman"/>
        </w:rPr>
      </w:pPr>
    </w:p>
    <w:p w14:paraId="33A7BB76" w14:textId="77777777" w:rsidR="008760BC" w:rsidRDefault="008760BC" w:rsidP="00ED6BD6">
      <w:pPr>
        <w:spacing w:line="480" w:lineRule="auto"/>
        <w:jc w:val="both"/>
        <w:rPr>
          <w:rFonts w:ascii="Times New Roman" w:hAnsi="Times New Roman" w:cs="Times New Roman"/>
        </w:rPr>
      </w:pPr>
    </w:p>
    <w:p w14:paraId="33BC12B4" w14:textId="77777777" w:rsidR="00ED6BD6" w:rsidRPr="00B010D9" w:rsidRDefault="00ED6BD6" w:rsidP="00ED6BD6">
      <w:pPr>
        <w:spacing w:line="480" w:lineRule="auto"/>
        <w:jc w:val="both"/>
        <w:rPr>
          <w:rFonts w:ascii="Times New Roman" w:hAnsi="Times New Roman" w:cs="Times New Roman"/>
        </w:rPr>
      </w:pPr>
      <w:r w:rsidRPr="00B010D9">
        <w:rPr>
          <w:rFonts w:ascii="Times New Roman" w:hAnsi="Times New Roman" w:cs="Times New Roman"/>
        </w:rPr>
        <w:t>Source: Chart prepared by the authors.</w:t>
      </w:r>
    </w:p>
    <w:p w14:paraId="1FFE3686" w14:textId="77777777" w:rsidR="00ED6BD6" w:rsidRDefault="00ED6BD6" w:rsidP="00785641">
      <w:pPr>
        <w:spacing w:line="480" w:lineRule="auto"/>
        <w:jc w:val="both"/>
        <w:rPr>
          <w:rFonts w:ascii="Times New Roman" w:hAnsi="Times New Roman" w:cs="Times New Roman"/>
          <w:b/>
        </w:rPr>
      </w:pPr>
    </w:p>
    <w:p w14:paraId="7BD9FA8C" w14:textId="0A278B91" w:rsidR="00785641" w:rsidRPr="00B010D9" w:rsidRDefault="00785641" w:rsidP="00785641">
      <w:pPr>
        <w:spacing w:line="480" w:lineRule="auto"/>
        <w:jc w:val="both"/>
        <w:rPr>
          <w:rFonts w:ascii="Times New Roman" w:hAnsi="Times New Roman" w:cs="Times New Roman"/>
        </w:rPr>
      </w:pPr>
      <w:r w:rsidRPr="00B010D9">
        <w:rPr>
          <w:rFonts w:ascii="Times New Roman" w:hAnsi="Times New Roman" w:cs="Times New Roman"/>
        </w:rPr>
        <w:tab/>
        <w:t>In the academic sphere, important contributions have been made to the study of Mexico’s electoral geography.</w:t>
      </w:r>
      <w:r w:rsidR="00D60AA0">
        <w:rPr>
          <w:rFonts w:ascii="Times New Roman" w:hAnsi="Times New Roman" w:cs="Times New Roman"/>
        </w:rPr>
        <w:t xml:space="preserve"> </w:t>
      </w:r>
      <w:r w:rsidRPr="00B010D9">
        <w:rPr>
          <w:rFonts w:ascii="Times New Roman" w:hAnsi="Times New Roman" w:cs="Times New Roman"/>
        </w:rPr>
        <w:t xml:space="preserve">Authors like Martínez Assad (1990), </w:t>
      </w:r>
      <w:proofErr w:type="spellStart"/>
      <w:r w:rsidRPr="00B010D9">
        <w:rPr>
          <w:rFonts w:ascii="Times New Roman" w:hAnsi="Times New Roman" w:cs="Times New Roman"/>
        </w:rPr>
        <w:t>Molinar</w:t>
      </w:r>
      <w:proofErr w:type="spellEnd"/>
      <w:r w:rsidRPr="00B010D9">
        <w:rPr>
          <w:rFonts w:ascii="Times New Roman" w:hAnsi="Times New Roman" w:cs="Times New Roman"/>
        </w:rPr>
        <w:t xml:space="preserve"> (1990) and </w:t>
      </w:r>
      <w:proofErr w:type="spellStart"/>
      <w:r w:rsidRPr="00B010D9">
        <w:rPr>
          <w:rFonts w:ascii="Times New Roman" w:hAnsi="Times New Roman" w:cs="Times New Roman"/>
        </w:rPr>
        <w:t>Emmerich</w:t>
      </w:r>
      <w:proofErr w:type="spellEnd"/>
      <w:r w:rsidRPr="00B010D9">
        <w:rPr>
          <w:rFonts w:ascii="Times New Roman" w:hAnsi="Times New Roman" w:cs="Times New Roman"/>
        </w:rPr>
        <w:t xml:space="preserve"> (1993) analyze how changes in the electoral geography have affected electoral results and the balance of power in the country.</w:t>
      </w:r>
      <w:r w:rsidR="00D60AA0">
        <w:rPr>
          <w:rFonts w:ascii="Times New Roman" w:hAnsi="Times New Roman" w:cs="Times New Roman"/>
        </w:rPr>
        <w:t xml:space="preserve"> </w:t>
      </w:r>
      <w:r w:rsidRPr="00B010D9">
        <w:rPr>
          <w:rFonts w:ascii="Times New Roman" w:hAnsi="Times New Roman" w:cs="Times New Roman"/>
        </w:rPr>
        <w:t xml:space="preserve">Gómez </w:t>
      </w:r>
      <w:proofErr w:type="spellStart"/>
      <w:r w:rsidRPr="00B010D9">
        <w:rPr>
          <w:rFonts w:ascii="Times New Roman" w:hAnsi="Times New Roman" w:cs="Times New Roman"/>
        </w:rPr>
        <w:t>Tagle</w:t>
      </w:r>
      <w:proofErr w:type="spellEnd"/>
      <w:r w:rsidRPr="00B010D9">
        <w:rPr>
          <w:rFonts w:ascii="Times New Roman" w:hAnsi="Times New Roman" w:cs="Times New Roman"/>
        </w:rPr>
        <w:t xml:space="preserve"> and Valdés (2000) and Isla (2007) point to the connections between socioeconomic traits in the population, </w:t>
      </w:r>
      <w:r w:rsidR="008215FA">
        <w:rPr>
          <w:rFonts w:ascii="Times New Roman" w:hAnsi="Times New Roman" w:cs="Times New Roman"/>
        </w:rPr>
        <w:t>their</w:t>
      </w:r>
      <w:r w:rsidRPr="00B010D9">
        <w:rPr>
          <w:rFonts w:ascii="Times New Roman" w:hAnsi="Times New Roman" w:cs="Times New Roman"/>
        </w:rPr>
        <w:t xml:space="preserve"> geographic distribution, an</w:t>
      </w:r>
      <w:r w:rsidR="00621070">
        <w:rPr>
          <w:rFonts w:ascii="Times New Roman" w:hAnsi="Times New Roman" w:cs="Times New Roman"/>
        </w:rPr>
        <w:t>d</w:t>
      </w:r>
      <w:r w:rsidRPr="00B010D9">
        <w:rPr>
          <w:rFonts w:ascii="Times New Roman" w:hAnsi="Times New Roman" w:cs="Times New Roman"/>
        </w:rPr>
        <w:t xml:space="preserve"> citizens’ voting preferences. Along the same lines, </w:t>
      </w:r>
      <w:proofErr w:type="spellStart"/>
      <w:r w:rsidRPr="00B010D9">
        <w:rPr>
          <w:rFonts w:ascii="Times New Roman" w:hAnsi="Times New Roman" w:cs="Times New Roman"/>
        </w:rPr>
        <w:t>Sonnleitner</w:t>
      </w:r>
      <w:proofErr w:type="spellEnd"/>
      <w:r w:rsidRPr="00B010D9">
        <w:rPr>
          <w:rFonts w:ascii="Times New Roman" w:hAnsi="Times New Roman" w:cs="Times New Roman"/>
        </w:rPr>
        <w:t xml:space="preserve"> (2013b) stresses the social, collective and territorial </w:t>
      </w:r>
      <w:r w:rsidR="00060C6C">
        <w:rPr>
          <w:rFonts w:ascii="Times New Roman" w:hAnsi="Times New Roman" w:cs="Times New Roman"/>
        </w:rPr>
        <w:t>characteristics</w:t>
      </w:r>
      <w:r w:rsidR="00060C6C" w:rsidRPr="00B010D9">
        <w:rPr>
          <w:rFonts w:ascii="Times New Roman" w:hAnsi="Times New Roman" w:cs="Times New Roman"/>
        </w:rPr>
        <w:t xml:space="preserve"> </w:t>
      </w:r>
      <w:r w:rsidRPr="00B010D9">
        <w:rPr>
          <w:rFonts w:ascii="Times New Roman" w:hAnsi="Times New Roman" w:cs="Times New Roman"/>
        </w:rPr>
        <w:t>of vot</w:t>
      </w:r>
      <w:r w:rsidR="00060C6C">
        <w:rPr>
          <w:rFonts w:ascii="Times New Roman" w:hAnsi="Times New Roman" w:cs="Times New Roman"/>
        </w:rPr>
        <w:t>ing patterns in Mexico</w:t>
      </w:r>
      <w:r w:rsidRPr="00B010D9">
        <w:rPr>
          <w:rFonts w:ascii="Times New Roman" w:hAnsi="Times New Roman" w:cs="Times New Roman"/>
        </w:rPr>
        <w:t>.</w:t>
      </w:r>
      <w:r w:rsidR="00D60AA0">
        <w:rPr>
          <w:rFonts w:ascii="Times New Roman" w:hAnsi="Times New Roman" w:cs="Times New Roman"/>
        </w:rPr>
        <w:t xml:space="preserve"> </w:t>
      </w:r>
      <w:proofErr w:type="spellStart"/>
      <w:r w:rsidRPr="00B010D9">
        <w:rPr>
          <w:rFonts w:ascii="Times New Roman" w:hAnsi="Times New Roman" w:cs="Times New Roman"/>
        </w:rPr>
        <w:t>Sonnleitner</w:t>
      </w:r>
      <w:proofErr w:type="spellEnd"/>
      <w:r w:rsidRPr="00B010D9">
        <w:rPr>
          <w:rFonts w:ascii="Times New Roman" w:hAnsi="Times New Roman" w:cs="Times New Roman"/>
        </w:rPr>
        <w:t xml:space="preserve"> (2001, 2013a) and González (2008) argue that despite regulatory changes in the last two decades, Mexico’s indigenous </w:t>
      </w:r>
      <w:r w:rsidR="00060C6C">
        <w:rPr>
          <w:rFonts w:ascii="Times New Roman" w:hAnsi="Times New Roman" w:cs="Times New Roman"/>
        </w:rPr>
        <w:t>population</w:t>
      </w:r>
      <w:r w:rsidR="00060C6C" w:rsidRPr="00B010D9">
        <w:rPr>
          <w:rFonts w:ascii="Times New Roman" w:hAnsi="Times New Roman" w:cs="Times New Roman"/>
        </w:rPr>
        <w:t xml:space="preserve"> </w:t>
      </w:r>
      <w:r w:rsidRPr="00B010D9">
        <w:rPr>
          <w:rFonts w:ascii="Times New Roman" w:hAnsi="Times New Roman" w:cs="Times New Roman"/>
        </w:rPr>
        <w:t>remain</w:t>
      </w:r>
      <w:r w:rsidR="00060C6C">
        <w:rPr>
          <w:rFonts w:ascii="Times New Roman" w:hAnsi="Times New Roman" w:cs="Times New Roman"/>
        </w:rPr>
        <w:t>s</w:t>
      </w:r>
      <w:r w:rsidRPr="00B010D9">
        <w:rPr>
          <w:rFonts w:ascii="Times New Roman" w:hAnsi="Times New Roman" w:cs="Times New Roman"/>
        </w:rPr>
        <w:t xml:space="preserve"> </w:t>
      </w:r>
      <w:r w:rsidRPr="00B010D9">
        <w:rPr>
          <w:rFonts w:ascii="Times New Roman" w:hAnsi="Times New Roman" w:cs="Times New Roman"/>
        </w:rPr>
        <w:lastRenderedPageBreak/>
        <w:t>politically</w:t>
      </w:r>
      <w:r w:rsidR="009D75DA">
        <w:rPr>
          <w:rFonts w:ascii="Times New Roman" w:hAnsi="Times New Roman" w:cs="Times New Roman"/>
        </w:rPr>
        <w:t xml:space="preserve"> unrepresented</w:t>
      </w:r>
      <w:r w:rsidRPr="00B010D9">
        <w:rPr>
          <w:rFonts w:ascii="Times New Roman" w:hAnsi="Times New Roman" w:cs="Times New Roman"/>
        </w:rPr>
        <w:t xml:space="preserve">, because of redistricting </w:t>
      </w:r>
      <w:r w:rsidR="00060C6C">
        <w:rPr>
          <w:rFonts w:ascii="Times New Roman" w:hAnsi="Times New Roman" w:cs="Times New Roman"/>
        </w:rPr>
        <w:t xml:space="preserve">processes </w:t>
      </w:r>
      <w:r w:rsidR="008215FA">
        <w:rPr>
          <w:rFonts w:ascii="Times New Roman" w:hAnsi="Times New Roman" w:cs="Times New Roman"/>
        </w:rPr>
        <w:t xml:space="preserve">that are </w:t>
      </w:r>
      <w:r w:rsidRPr="00B010D9">
        <w:rPr>
          <w:rFonts w:ascii="Times New Roman" w:hAnsi="Times New Roman" w:cs="Times New Roman"/>
        </w:rPr>
        <w:t xml:space="preserve">carried out with no regard to </w:t>
      </w:r>
      <w:r w:rsidR="008215FA">
        <w:rPr>
          <w:rFonts w:ascii="Times New Roman" w:hAnsi="Times New Roman" w:cs="Times New Roman"/>
        </w:rPr>
        <w:t xml:space="preserve">the </w:t>
      </w:r>
      <w:r w:rsidRPr="00B010D9">
        <w:rPr>
          <w:rFonts w:ascii="Times New Roman" w:hAnsi="Times New Roman" w:cs="Times New Roman"/>
        </w:rPr>
        <w:t xml:space="preserve">differences, </w:t>
      </w:r>
      <w:r w:rsidR="008215FA">
        <w:rPr>
          <w:rFonts w:ascii="Times New Roman" w:hAnsi="Times New Roman" w:cs="Times New Roman"/>
        </w:rPr>
        <w:t>and</w:t>
      </w:r>
      <w:r w:rsidR="00CA52EB">
        <w:rPr>
          <w:rFonts w:ascii="Times New Roman" w:hAnsi="Times New Roman" w:cs="Times New Roman"/>
        </w:rPr>
        <w:t xml:space="preserve"> </w:t>
      </w:r>
      <w:r w:rsidRPr="00B010D9">
        <w:rPr>
          <w:rFonts w:ascii="Times New Roman" w:hAnsi="Times New Roman" w:cs="Times New Roman"/>
        </w:rPr>
        <w:t>even antagonism</w:t>
      </w:r>
      <w:r w:rsidR="005016A7">
        <w:rPr>
          <w:rFonts w:ascii="Times New Roman" w:hAnsi="Times New Roman" w:cs="Times New Roman"/>
        </w:rPr>
        <w:t>s</w:t>
      </w:r>
      <w:r w:rsidRPr="00B010D9">
        <w:rPr>
          <w:rFonts w:ascii="Times New Roman" w:hAnsi="Times New Roman" w:cs="Times New Roman"/>
        </w:rPr>
        <w:t xml:space="preserve">, </w:t>
      </w:r>
      <w:r w:rsidR="008215FA">
        <w:rPr>
          <w:rFonts w:ascii="Times New Roman" w:hAnsi="Times New Roman" w:cs="Times New Roman"/>
        </w:rPr>
        <w:t>among</w:t>
      </w:r>
      <w:r w:rsidRPr="00B010D9">
        <w:rPr>
          <w:rFonts w:ascii="Times New Roman" w:hAnsi="Times New Roman" w:cs="Times New Roman"/>
        </w:rPr>
        <w:t xml:space="preserve"> geographically </w:t>
      </w:r>
      <w:r w:rsidR="00D26800">
        <w:rPr>
          <w:rFonts w:ascii="Times New Roman" w:hAnsi="Times New Roman" w:cs="Times New Roman"/>
        </w:rPr>
        <w:t>proximate</w:t>
      </w:r>
      <w:r w:rsidR="009D75DA">
        <w:rPr>
          <w:rFonts w:ascii="Times New Roman" w:hAnsi="Times New Roman" w:cs="Times New Roman"/>
        </w:rPr>
        <w:t xml:space="preserve"> </w:t>
      </w:r>
      <w:r w:rsidR="00060C6C">
        <w:rPr>
          <w:rFonts w:ascii="Times New Roman" w:hAnsi="Times New Roman" w:cs="Times New Roman"/>
        </w:rPr>
        <w:t>indigenous</w:t>
      </w:r>
      <w:r w:rsidRPr="00B010D9">
        <w:rPr>
          <w:rFonts w:ascii="Times New Roman" w:hAnsi="Times New Roman" w:cs="Times New Roman"/>
        </w:rPr>
        <w:t xml:space="preserve"> </w:t>
      </w:r>
      <w:r w:rsidR="00060C6C">
        <w:rPr>
          <w:rFonts w:ascii="Times New Roman" w:hAnsi="Times New Roman" w:cs="Times New Roman"/>
        </w:rPr>
        <w:t>communities</w:t>
      </w:r>
      <w:r w:rsidRPr="00B010D9">
        <w:rPr>
          <w:rFonts w:ascii="Times New Roman" w:hAnsi="Times New Roman" w:cs="Times New Roman"/>
        </w:rPr>
        <w:t>.</w:t>
      </w:r>
      <w:r w:rsidRPr="00B010D9">
        <w:rPr>
          <w:rStyle w:val="FootnoteReference"/>
          <w:rFonts w:ascii="Times New Roman" w:hAnsi="Times New Roman" w:cs="Times New Roman"/>
        </w:rPr>
        <w:footnoteReference w:id="6"/>
      </w:r>
    </w:p>
    <w:p w14:paraId="746DD6B9" w14:textId="47F15C12" w:rsidR="00AC7E22" w:rsidRPr="00B010D9" w:rsidRDefault="00AC7E22" w:rsidP="00785641">
      <w:pPr>
        <w:spacing w:line="480" w:lineRule="auto"/>
        <w:jc w:val="both"/>
        <w:rPr>
          <w:rFonts w:ascii="Times New Roman" w:hAnsi="Times New Roman" w:cs="Times New Roman"/>
        </w:rPr>
      </w:pPr>
      <w:r w:rsidRPr="00B010D9">
        <w:rPr>
          <w:rFonts w:ascii="Times New Roman" w:hAnsi="Times New Roman" w:cs="Times New Roman"/>
        </w:rPr>
        <w:tab/>
        <w:t xml:space="preserve">This literature </w:t>
      </w:r>
      <w:r w:rsidR="00285D6C">
        <w:rPr>
          <w:rFonts w:ascii="Times New Roman" w:hAnsi="Times New Roman" w:cs="Times New Roman"/>
        </w:rPr>
        <w:t>offers</w:t>
      </w:r>
      <w:r w:rsidRPr="00B010D9">
        <w:rPr>
          <w:rFonts w:ascii="Times New Roman" w:hAnsi="Times New Roman" w:cs="Times New Roman"/>
        </w:rPr>
        <w:t xml:space="preserve"> </w:t>
      </w:r>
      <w:r w:rsidR="00621070">
        <w:rPr>
          <w:rFonts w:ascii="Times New Roman" w:hAnsi="Times New Roman" w:cs="Times New Roman"/>
        </w:rPr>
        <w:t>detailed</w:t>
      </w:r>
      <w:r w:rsidRPr="00B010D9">
        <w:rPr>
          <w:rFonts w:ascii="Times New Roman" w:hAnsi="Times New Roman" w:cs="Times New Roman"/>
        </w:rPr>
        <w:t xml:space="preserve"> and interesting descriptions of the territorial breakdown of the vote, but has not undertaken an in-depth discussion of issues </w:t>
      </w:r>
      <w:del w:id="0" w:author="..." w:date="2016-04-13T10:18:00Z">
        <w:r w:rsidRPr="00B010D9" w:rsidDel="00BC6FA6">
          <w:rPr>
            <w:rFonts w:ascii="Times New Roman" w:hAnsi="Times New Roman" w:cs="Times New Roman"/>
          </w:rPr>
          <w:delText xml:space="preserve">like </w:delText>
        </w:r>
      </w:del>
      <w:ins w:id="1" w:author="..." w:date="2016-04-13T10:18:00Z">
        <w:r w:rsidR="00BC6FA6">
          <w:rPr>
            <w:rFonts w:ascii="Times New Roman" w:hAnsi="Times New Roman" w:cs="Times New Roman"/>
          </w:rPr>
          <w:t>such as</w:t>
        </w:r>
        <w:r w:rsidR="00BC6FA6" w:rsidRPr="00B010D9">
          <w:rPr>
            <w:rFonts w:ascii="Times New Roman" w:hAnsi="Times New Roman" w:cs="Times New Roman"/>
          </w:rPr>
          <w:t xml:space="preserve"> </w:t>
        </w:r>
      </w:ins>
      <w:r w:rsidRPr="00B010D9">
        <w:rPr>
          <w:rFonts w:ascii="Times New Roman" w:hAnsi="Times New Roman" w:cs="Times New Roman"/>
        </w:rPr>
        <w:t xml:space="preserve">the </w:t>
      </w:r>
      <w:r w:rsidRPr="00B010D9">
        <w:rPr>
          <w:rFonts w:ascii="Times New Roman" w:hAnsi="Times New Roman" w:cs="Times New Roman"/>
          <w:i/>
        </w:rPr>
        <w:t>criteria</w:t>
      </w:r>
      <w:r w:rsidRPr="00B010D9">
        <w:rPr>
          <w:rFonts w:ascii="Times New Roman" w:hAnsi="Times New Roman" w:cs="Times New Roman"/>
        </w:rPr>
        <w:t xml:space="preserve"> used by the </w:t>
      </w:r>
      <w:r w:rsidR="00285D6C">
        <w:rPr>
          <w:rFonts w:ascii="Times New Roman" w:hAnsi="Times New Roman" w:cs="Times New Roman"/>
        </w:rPr>
        <w:t>EMB</w:t>
      </w:r>
      <w:r w:rsidRPr="00B010D9">
        <w:rPr>
          <w:rFonts w:ascii="Times New Roman" w:hAnsi="Times New Roman" w:cs="Times New Roman"/>
        </w:rPr>
        <w:t xml:space="preserve"> </w:t>
      </w:r>
      <w:r w:rsidR="00C90189">
        <w:rPr>
          <w:rFonts w:ascii="Times New Roman" w:hAnsi="Times New Roman" w:cs="Times New Roman"/>
        </w:rPr>
        <w:t>for boundary delimitation</w:t>
      </w:r>
      <w:r w:rsidR="00C90189" w:rsidRPr="00B010D9">
        <w:rPr>
          <w:rFonts w:ascii="Times New Roman" w:hAnsi="Times New Roman" w:cs="Times New Roman"/>
        </w:rPr>
        <w:t xml:space="preserve"> </w:t>
      </w:r>
      <w:r w:rsidRPr="00B010D9">
        <w:rPr>
          <w:rFonts w:ascii="Times New Roman" w:hAnsi="Times New Roman" w:cs="Times New Roman"/>
        </w:rPr>
        <w:t xml:space="preserve">(like López 2006 or López and </w:t>
      </w:r>
      <w:r w:rsidR="009C40A2" w:rsidRPr="00B010D9">
        <w:rPr>
          <w:rFonts w:ascii="Times New Roman" w:hAnsi="Times New Roman" w:cs="Times New Roman"/>
        </w:rPr>
        <w:t>S</w:t>
      </w:r>
      <w:r w:rsidRPr="00B010D9">
        <w:rPr>
          <w:rFonts w:ascii="Times New Roman" w:hAnsi="Times New Roman" w:cs="Times New Roman"/>
        </w:rPr>
        <w:t xml:space="preserve">oto 2008), the optimization models used by the electoral </w:t>
      </w:r>
      <w:r w:rsidR="00621070">
        <w:rPr>
          <w:rFonts w:ascii="Times New Roman" w:hAnsi="Times New Roman" w:cs="Times New Roman"/>
        </w:rPr>
        <w:t>board</w:t>
      </w:r>
      <w:r w:rsidRPr="00B010D9">
        <w:rPr>
          <w:rFonts w:ascii="Times New Roman" w:hAnsi="Times New Roman" w:cs="Times New Roman"/>
        </w:rPr>
        <w:t xml:space="preserve"> (as in </w:t>
      </w:r>
      <w:proofErr w:type="spellStart"/>
      <w:r w:rsidRPr="00B010D9">
        <w:rPr>
          <w:rFonts w:ascii="Times New Roman" w:hAnsi="Times New Roman" w:cs="Times New Roman"/>
        </w:rPr>
        <w:t>Rincón</w:t>
      </w:r>
      <w:proofErr w:type="spellEnd"/>
      <w:r w:rsidRPr="00B010D9">
        <w:rPr>
          <w:rFonts w:ascii="Times New Roman" w:hAnsi="Times New Roman" w:cs="Times New Roman"/>
        </w:rPr>
        <w:t xml:space="preserve"> </w:t>
      </w:r>
      <w:proofErr w:type="spellStart"/>
      <w:r w:rsidRPr="00B010D9">
        <w:rPr>
          <w:rFonts w:ascii="Times New Roman" w:hAnsi="Times New Roman" w:cs="Times New Roman"/>
        </w:rPr>
        <w:t>García</w:t>
      </w:r>
      <w:proofErr w:type="spellEnd"/>
      <w:r w:rsidRPr="00B010D9">
        <w:rPr>
          <w:rFonts w:ascii="Times New Roman" w:hAnsi="Times New Roman" w:cs="Times New Roman"/>
        </w:rPr>
        <w:t xml:space="preserve"> et al. 2015) or parties’ intervention with the redistricting authority (as in Trelles et al. 2015).</w:t>
      </w:r>
      <w:r w:rsidR="00D60AA0">
        <w:rPr>
          <w:rFonts w:ascii="Times New Roman" w:hAnsi="Times New Roman" w:cs="Times New Roman"/>
        </w:rPr>
        <w:t xml:space="preserve"> </w:t>
      </w:r>
      <w:r w:rsidRPr="00B010D9">
        <w:rPr>
          <w:rFonts w:ascii="Times New Roman" w:hAnsi="Times New Roman" w:cs="Times New Roman"/>
        </w:rPr>
        <w:t xml:space="preserve">There is fertile ground </w:t>
      </w:r>
      <w:r w:rsidR="00621070">
        <w:rPr>
          <w:rFonts w:ascii="Times New Roman" w:hAnsi="Times New Roman" w:cs="Times New Roman"/>
        </w:rPr>
        <w:t>for ongoing analysis of</w:t>
      </w:r>
      <w:r w:rsidRPr="00B010D9">
        <w:rPr>
          <w:rFonts w:ascii="Times New Roman" w:hAnsi="Times New Roman" w:cs="Times New Roman"/>
        </w:rPr>
        <w:t xml:space="preserve"> the intersection between technical, regulatory and methodological aspects in redistricting, as well as the political impact </w:t>
      </w:r>
      <w:ins w:id="2" w:author="..." w:date="2016-04-13T10:18:00Z">
        <w:r w:rsidR="00BC6FA6">
          <w:rPr>
            <w:rFonts w:ascii="Times New Roman" w:hAnsi="Times New Roman" w:cs="Times New Roman"/>
          </w:rPr>
          <w:t xml:space="preserve">that </w:t>
        </w:r>
      </w:ins>
      <w:r w:rsidRPr="00B010D9">
        <w:rPr>
          <w:rFonts w:ascii="Times New Roman" w:hAnsi="Times New Roman" w:cs="Times New Roman"/>
        </w:rPr>
        <w:t>these various dimensions have on the generation of electoral maps. We believe</w:t>
      </w:r>
      <w:ins w:id="3" w:author="..." w:date="2016-04-13T10:19:00Z">
        <w:r w:rsidR="00BC6FA6">
          <w:rPr>
            <w:rFonts w:ascii="Times New Roman" w:hAnsi="Times New Roman" w:cs="Times New Roman"/>
          </w:rPr>
          <w:t xml:space="preserve"> that</w:t>
        </w:r>
      </w:ins>
      <w:r w:rsidRPr="00B010D9">
        <w:rPr>
          <w:rFonts w:ascii="Times New Roman" w:hAnsi="Times New Roman" w:cs="Times New Roman"/>
        </w:rPr>
        <w:t xml:space="preserve"> the availability of analyzable information is a prerequisite</w:t>
      </w:r>
      <w:r w:rsidR="00C90189">
        <w:rPr>
          <w:rFonts w:ascii="Times New Roman" w:hAnsi="Times New Roman" w:cs="Times New Roman"/>
        </w:rPr>
        <w:t xml:space="preserve"> –</w:t>
      </w:r>
      <w:del w:id="4" w:author="..." w:date="2016-04-13T10:19:00Z">
        <w:r w:rsidR="00C90189" w:rsidDel="00BC6FA6">
          <w:rPr>
            <w:rFonts w:ascii="Times New Roman" w:hAnsi="Times New Roman" w:cs="Times New Roman"/>
          </w:rPr>
          <w:delText>which is</w:delText>
        </w:r>
        <w:r w:rsidRPr="00B010D9" w:rsidDel="00BC6FA6">
          <w:rPr>
            <w:rFonts w:ascii="Times New Roman" w:hAnsi="Times New Roman" w:cs="Times New Roman"/>
          </w:rPr>
          <w:delText xml:space="preserve"> still far from being a reality</w:delText>
        </w:r>
      </w:del>
      <w:ins w:id="5" w:author="..." w:date="2016-04-13T10:19:00Z">
        <w:r w:rsidR="00BC6FA6">
          <w:rPr>
            <w:rFonts w:ascii="Times New Roman" w:hAnsi="Times New Roman" w:cs="Times New Roman"/>
          </w:rPr>
          <w:t>ambitious, yet obtainable</w:t>
        </w:r>
      </w:ins>
      <w:r w:rsidR="00C90189">
        <w:rPr>
          <w:rFonts w:ascii="Times New Roman" w:hAnsi="Times New Roman" w:cs="Times New Roman"/>
        </w:rPr>
        <w:t xml:space="preserve">– </w:t>
      </w:r>
      <w:r w:rsidRPr="00B010D9">
        <w:rPr>
          <w:rFonts w:ascii="Times New Roman" w:hAnsi="Times New Roman" w:cs="Times New Roman"/>
        </w:rPr>
        <w:t>for pursuing this line of research.</w:t>
      </w:r>
    </w:p>
    <w:p w14:paraId="34D37FCD" w14:textId="4EF53E76" w:rsidR="00513C7B" w:rsidRPr="00B010D9" w:rsidRDefault="00513C7B"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 systematic study of </w:t>
      </w:r>
      <w:r w:rsidR="00C90189">
        <w:rPr>
          <w:rFonts w:ascii="Times New Roman" w:hAnsi="Times New Roman" w:cs="Times New Roman"/>
        </w:rPr>
        <w:t xml:space="preserve">boundary delimitation </w:t>
      </w:r>
      <w:r w:rsidRPr="00B010D9">
        <w:rPr>
          <w:rFonts w:ascii="Times New Roman" w:hAnsi="Times New Roman" w:cs="Times New Roman"/>
        </w:rPr>
        <w:t>criteria becomes of primordial importance in light of par</w:t>
      </w:r>
      <w:r w:rsidR="00C90189">
        <w:rPr>
          <w:rFonts w:ascii="Times New Roman" w:hAnsi="Times New Roman" w:cs="Times New Roman"/>
        </w:rPr>
        <w:t>tisan</w:t>
      </w:r>
      <w:r w:rsidRPr="00B010D9">
        <w:rPr>
          <w:rFonts w:ascii="Times New Roman" w:hAnsi="Times New Roman" w:cs="Times New Roman"/>
        </w:rPr>
        <w:t xml:space="preserve"> gerrymandering.</w:t>
      </w:r>
      <w:r w:rsidR="00D60AA0">
        <w:rPr>
          <w:rFonts w:ascii="Times New Roman" w:hAnsi="Times New Roman" w:cs="Times New Roman"/>
        </w:rPr>
        <w:t xml:space="preserve"> </w:t>
      </w:r>
      <w:r w:rsidRPr="00B010D9">
        <w:rPr>
          <w:rFonts w:ascii="Times New Roman" w:hAnsi="Times New Roman" w:cs="Times New Roman"/>
        </w:rPr>
        <w:t xml:space="preserve">This means the practice, more or less </w:t>
      </w:r>
      <w:r w:rsidR="00621070">
        <w:rPr>
          <w:rFonts w:ascii="Times New Roman" w:hAnsi="Times New Roman" w:cs="Times New Roman"/>
        </w:rPr>
        <w:t>surreptitious</w:t>
      </w:r>
      <w:r w:rsidRPr="00B010D9">
        <w:rPr>
          <w:rFonts w:ascii="Times New Roman" w:hAnsi="Times New Roman" w:cs="Times New Roman"/>
        </w:rPr>
        <w:t xml:space="preserve"> but widespread in the world, of designing districts to benefit one or more identifiable groups, such as parties, incumbents or racial groups (Cox and Kata 2002; </w:t>
      </w:r>
      <w:proofErr w:type="spellStart"/>
      <w:r w:rsidRPr="00B010D9">
        <w:rPr>
          <w:rFonts w:ascii="Times New Roman" w:hAnsi="Times New Roman" w:cs="Times New Roman"/>
        </w:rPr>
        <w:t>Jackman</w:t>
      </w:r>
      <w:proofErr w:type="spellEnd"/>
      <w:r w:rsidRPr="00B010D9">
        <w:rPr>
          <w:rFonts w:ascii="Times New Roman" w:hAnsi="Times New Roman" w:cs="Times New Roman"/>
        </w:rPr>
        <w:t xml:space="preserve"> 1994; Johnston 2002; Magar et al. 2015; Otero 2003).</w:t>
      </w:r>
      <w:r w:rsidRPr="00B010D9">
        <w:rPr>
          <w:rStyle w:val="FootnoteReference"/>
          <w:rFonts w:ascii="Times New Roman" w:hAnsi="Times New Roman" w:cs="Times New Roman"/>
        </w:rPr>
        <w:footnoteReference w:id="7"/>
      </w:r>
      <w:r w:rsidR="00F752F4">
        <w:rPr>
          <w:rFonts w:ascii="Times New Roman" w:hAnsi="Times New Roman" w:cs="Times New Roman"/>
        </w:rPr>
        <w:t xml:space="preserve"> Partisan</w:t>
      </w:r>
      <w:r w:rsidRPr="00B010D9">
        <w:rPr>
          <w:rFonts w:ascii="Times New Roman" w:hAnsi="Times New Roman" w:cs="Times New Roman"/>
        </w:rPr>
        <w:t xml:space="preserve"> participation in the redistricting process is well documented, but to </w:t>
      </w:r>
      <w:del w:id="6" w:author="..." w:date="2016-04-13T10:24:00Z">
        <w:r w:rsidRPr="00B010D9" w:rsidDel="000177F5">
          <w:rPr>
            <w:rFonts w:ascii="Times New Roman" w:hAnsi="Times New Roman" w:cs="Times New Roman"/>
          </w:rPr>
          <w:delText xml:space="preserve">be able to </w:delText>
        </w:r>
      </w:del>
      <w:r w:rsidRPr="00B010D9">
        <w:rPr>
          <w:rFonts w:ascii="Times New Roman" w:hAnsi="Times New Roman" w:cs="Times New Roman"/>
        </w:rPr>
        <w:t xml:space="preserve">evaluate the degree </w:t>
      </w:r>
      <w:del w:id="7" w:author="..." w:date="2016-04-13T10:25:00Z">
        <w:r w:rsidRPr="00B010D9" w:rsidDel="000177F5">
          <w:rPr>
            <w:rFonts w:ascii="Times New Roman" w:hAnsi="Times New Roman" w:cs="Times New Roman"/>
          </w:rPr>
          <w:delText xml:space="preserve">in </w:delText>
        </w:r>
      </w:del>
      <w:ins w:id="8" w:author="..." w:date="2016-04-13T10:25:00Z">
        <w:r w:rsidR="000177F5">
          <w:rPr>
            <w:rFonts w:ascii="Times New Roman" w:hAnsi="Times New Roman" w:cs="Times New Roman"/>
          </w:rPr>
          <w:t>to</w:t>
        </w:r>
        <w:r w:rsidR="000177F5" w:rsidRPr="00B010D9">
          <w:rPr>
            <w:rFonts w:ascii="Times New Roman" w:hAnsi="Times New Roman" w:cs="Times New Roman"/>
          </w:rPr>
          <w:t xml:space="preserve"> </w:t>
        </w:r>
      </w:ins>
      <w:r w:rsidRPr="00B010D9">
        <w:rPr>
          <w:rFonts w:ascii="Times New Roman" w:hAnsi="Times New Roman" w:cs="Times New Roman"/>
        </w:rPr>
        <w:t xml:space="preserve">which parties are able to </w:t>
      </w:r>
      <w:r w:rsidR="00965952">
        <w:rPr>
          <w:rFonts w:ascii="Times New Roman" w:hAnsi="Times New Roman" w:cs="Times New Roman"/>
        </w:rPr>
        <w:t>affect</w:t>
      </w:r>
      <w:r w:rsidRPr="00B010D9">
        <w:rPr>
          <w:rFonts w:ascii="Times New Roman" w:hAnsi="Times New Roman" w:cs="Times New Roman"/>
        </w:rPr>
        <w:t xml:space="preserve"> electoral map</w:t>
      </w:r>
      <w:r w:rsidR="00965952">
        <w:rPr>
          <w:rFonts w:ascii="Times New Roman" w:hAnsi="Times New Roman" w:cs="Times New Roman"/>
        </w:rPr>
        <w:t>s</w:t>
      </w:r>
      <w:r w:rsidRPr="00B010D9">
        <w:rPr>
          <w:rFonts w:ascii="Times New Roman" w:hAnsi="Times New Roman" w:cs="Times New Roman"/>
        </w:rPr>
        <w:t xml:space="preserve"> we need to know more about their incentives, their </w:t>
      </w:r>
      <w:r w:rsidRPr="00B010D9">
        <w:rPr>
          <w:rFonts w:ascii="Times New Roman" w:hAnsi="Times New Roman" w:cs="Times New Roman"/>
        </w:rPr>
        <w:lastRenderedPageBreak/>
        <w:t xml:space="preserve">strategies, and the ways they interact with the </w:t>
      </w:r>
      <w:r w:rsidR="00965952">
        <w:rPr>
          <w:rFonts w:ascii="Times New Roman" w:hAnsi="Times New Roman" w:cs="Times New Roman"/>
        </w:rPr>
        <w:t>EMB</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In studying redistricting in Northern Ireland, Rossiter, Johnston and Pattie (1998) argue that the neutrality of independent</w:t>
      </w:r>
      <w:r w:rsidR="00965952">
        <w:rPr>
          <w:rFonts w:ascii="Times New Roman" w:hAnsi="Times New Roman" w:cs="Times New Roman"/>
        </w:rPr>
        <w:t xml:space="preserve"> electoral</w:t>
      </w:r>
      <w:r w:rsidRPr="00B010D9">
        <w:rPr>
          <w:rFonts w:ascii="Times New Roman" w:hAnsi="Times New Roman" w:cs="Times New Roman"/>
        </w:rPr>
        <w:t xml:space="preserve"> commissions does not deter political parties from trying to influence their decisions to safeguard their own interests, and they present evidence that, to a </w:t>
      </w:r>
      <w:del w:id="9" w:author="..." w:date="2016-04-13T10:29:00Z">
        <w:r w:rsidRPr="00B010D9" w:rsidDel="00BB0D82">
          <w:rPr>
            <w:rFonts w:ascii="Times New Roman" w:hAnsi="Times New Roman" w:cs="Times New Roman"/>
          </w:rPr>
          <w:delText xml:space="preserve">large </w:delText>
        </w:r>
      </w:del>
      <w:ins w:id="10" w:author="..." w:date="2016-04-13T10:29:00Z">
        <w:r w:rsidR="00BB0D82">
          <w:rPr>
            <w:rFonts w:ascii="Times New Roman" w:hAnsi="Times New Roman" w:cs="Times New Roman"/>
          </w:rPr>
          <w:t>significant</w:t>
        </w:r>
        <w:r w:rsidR="00BB0D82" w:rsidRPr="00B010D9">
          <w:rPr>
            <w:rFonts w:ascii="Times New Roman" w:hAnsi="Times New Roman" w:cs="Times New Roman"/>
          </w:rPr>
          <w:t xml:space="preserve"> </w:t>
        </w:r>
      </w:ins>
      <w:r w:rsidRPr="00B010D9">
        <w:rPr>
          <w:rFonts w:ascii="Times New Roman" w:hAnsi="Times New Roman" w:cs="Times New Roman"/>
        </w:rPr>
        <w:t>extent, they succeed.</w:t>
      </w:r>
      <w:r w:rsidR="00D60AA0">
        <w:rPr>
          <w:rFonts w:ascii="Times New Roman" w:hAnsi="Times New Roman" w:cs="Times New Roman"/>
        </w:rPr>
        <w:t xml:space="preserve"> </w:t>
      </w:r>
      <w:r w:rsidRPr="00B010D9">
        <w:rPr>
          <w:rFonts w:ascii="Times New Roman" w:hAnsi="Times New Roman" w:cs="Times New Roman"/>
        </w:rPr>
        <w:t>For th</w:t>
      </w:r>
      <w:r w:rsidR="00F752F4">
        <w:rPr>
          <w:rFonts w:ascii="Times New Roman" w:hAnsi="Times New Roman" w:cs="Times New Roman"/>
        </w:rPr>
        <w:t>ese authors, the degree of partisan</w:t>
      </w:r>
      <w:r w:rsidRPr="00B010D9">
        <w:rPr>
          <w:rFonts w:ascii="Times New Roman" w:hAnsi="Times New Roman" w:cs="Times New Roman"/>
        </w:rPr>
        <w:t xml:space="preserve"> influence in redistricting depends on three factors: a) the clarity of regulatory criteria; b) the profile of the members of the organization </w:t>
      </w:r>
      <w:r w:rsidR="00965952">
        <w:rPr>
          <w:rFonts w:ascii="Times New Roman" w:hAnsi="Times New Roman" w:cs="Times New Roman"/>
        </w:rPr>
        <w:t>in charge of drawing</w:t>
      </w:r>
      <w:r w:rsidRPr="00B010D9">
        <w:rPr>
          <w:rFonts w:ascii="Times New Roman" w:hAnsi="Times New Roman" w:cs="Times New Roman"/>
        </w:rPr>
        <w:t xml:space="preserve"> the map; and c) the dynamics between that organization and </w:t>
      </w:r>
      <w:r w:rsidR="00965952">
        <w:rPr>
          <w:rFonts w:ascii="Times New Roman" w:hAnsi="Times New Roman" w:cs="Times New Roman"/>
        </w:rPr>
        <w:t>political</w:t>
      </w:r>
      <w:r w:rsidR="00965952" w:rsidRPr="00B010D9">
        <w:rPr>
          <w:rFonts w:ascii="Times New Roman" w:hAnsi="Times New Roman" w:cs="Times New Roman"/>
        </w:rPr>
        <w:t xml:space="preserve"> </w:t>
      </w:r>
      <w:r w:rsidRPr="00B010D9">
        <w:rPr>
          <w:rFonts w:ascii="Times New Roman" w:hAnsi="Times New Roman" w:cs="Times New Roman"/>
        </w:rPr>
        <w:t>parties.</w:t>
      </w:r>
      <w:r w:rsidR="00D60AA0">
        <w:rPr>
          <w:rFonts w:ascii="Times New Roman" w:hAnsi="Times New Roman" w:cs="Times New Roman"/>
        </w:rPr>
        <w:t xml:space="preserve"> </w:t>
      </w:r>
      <w:r w:rsidRPr="00B010D9">
        <w:rPr>
          <w:rFonts w:ascii="Times New Roman" w:hAnsi="Times New Roman" w:cs="Times New Roman"/>
        </w:rPr>
        <w:t xml:space="preserve">The discussion </w:t>
      </w:r>
      <w:r w:rsidR="00621070">
        <w:rPr>
          <w:rFonts w:ascii="Times New Roman" w:hAnsi="Times New Roman" w:cs="Times New Roman"/>
        </w:rPr>
        <w:t>contained</w:t>
      </w:r>
      <w:r w:rsidRPr="00B010D9">
        <w:rPr>
          <w:rFonts w:ascii="Times New Roman" w:hAnsi="Times New Roman" w:cs="Times New Roman"/>
        </w:rPr>
        <w:t xml:space="preserve"> in this note yields another two factors: d) the transparency and accessibility of all</w:t>
      </w:r>
      <w:r w:rsidR="00D60AA0">
        <w:rPr>
          <w:rFonts w:ascii="Times New Roman" w:hAnsi="Times New Roman" w:cs="Times New Roman"/>
        </w:rPr>
        <w:t xml:space="preserve"> </w:t>
      </w:r>
      <w:r w:rsidRPr="00B010D9">
        <w:rPr>
          <w:rFonts w:ascii="Times New Roman" w:hAnsi="Times New Roman" w:cs="Times New Roman"/>
        </w:rPr>
        <w:t>information on the redistricting process, and e) the existence of means of communication</w:t>
      </w:r>
      <w:r w:rsidR="00965952">
        <w:rPr>
          <w:rFonts w:ascii="Times New Roman" w:hAnsi="Times New Roman" w:cs="Times New Roman"/>
        </w:rPr>
        <w:t xml:space="preserve"> –</w:t>
      </w:r>
      <w:r w:rsidRPr="00B010D9">
        <w:rPr>
          <w:rFonts w:ascii="Times New Roman" w:hAnsi="Times New Roman" w:cs="Times New Roman"/>
        </w:rPr>
        <w:t>and verification</w:t>
      </w:r>
      <w:r w:rsidR="00965952">
        <w:rPr>
          <w:rFonts w:ascii="Times New Roman" w:hAnsi="Times New Roman" w:cs="Times New Roman"/>
        </w:rPr>
        <w:t xml:space="preserve">– </w:t>
      </w:r>
      <w:r w:rsidRPr="00B010D9">
        <w:rPr>
          <w:rFonts w:ascii="Times New Roman" w:hAnsi="Times New Roman" w:cs="Times New Roman"/>
        </w:rPr>
        <w:t xml:space="preserve">between the public and the organization in charge of </w:t>
      </w:r>
      <w:r w:rsidR="008A2BF4">
        <w:rPr>
          <w:rFonts w:ascii="Times New Roman" w:hAnsi="Times New Roman" w:cs="Times New Roman"/>
        </w:rPr>
        <w:t>boundary delimitation</w:t>
      </w:r>
      <w:r w:rsidRPr="00B010D9">
        <w:rPr>
          <w:rFonts w:ascii="Times New Roman" w:hAnsi="Times New Roman" w:cs="Times New Roman"/>
        </w:rPr>
        <w:t>.</w:t>
      </w:r>
    </w:p>
    <w:p w14:paraId="30DABA68" w14:textId="56FC5898" w:rsidR="00513C7B" w:rsidRPr="00B010D9" w:rsidRDefault="00513C7B" w:rsidP="00785641">
      <w:pPr>
        <w:spacing w:line="480" w:lineRule="auto"/>
        <w:jc w:val="both"/>
        <w:rPr>
          <w:rFonts w:ascii="Times New Roman" w:hAnsi="Times New Roman" w:cs="Times New Roman"/>
        </w:rPr>
      </w:pPr>
      <w:r w:rsidRPr="00B010D9">
        <w:rPr>
          <w:rFonts w:ascii="Times New Roman" w:hAnsi="Times New Roman" w:cs="Times New Roman"/>
        </w:rPr>
        <w:tab/>
        <w:t xml:space="preserve">Mexico is no </w:t>
      </w:r>
      <w:r w:rsidR="00F752F4">
        <w:rPr>
          <w:rFonts w:ascii="Times New Roman" w:hAnsi="Times New Roman" w:cs="Times New Roman"/>
        </w:rPr>
        <w:t>exception when it comes to partisan</w:t>
      </w:r>
      <w:r w:rsidRPr="00B010D9">
        <w:rPr>
          <w:rFonts w:ascii="Times New Roman" w:hAnsi="Times New Roman" w:cs="Times New Roman"/>
        </w:rPr>
        <w:t xml:space="preserve"> influence in electoral regulation.</w:t>
      </w:r>
      <w:r w:rsidR="00D60AA0">
        <w:rPr>
          <w:rFonts w:ascii="Times New Roman" w:hAnsi="Times New Roman" w:cs="Times New Roman"/>
        </w:rPr>
        <w:t xml:space="preserve"> </w:t>
      </w:r>
      <w:r w:rsidRPr="00B010D9">
        <w:rPr>
          <w:rFonts w:ascii="Times New Roman" w:hAnsi="Times New Roman" w:cs="Times New Roman"/>
        </w:rPr>
        <w:t xml:space="preserve">In the same way </w:t>
      </w:r>
      <w:r w:rsidR="008A2BF4">
        <w:rPr>
          <w:rFonts w:ascii="Times New Roman" w:hAnsi="Times New Roman" w:cs="Times New Roman"/>
        </w:rPr>
        <w:t>to</w:t>
      </w:r>
      <w:r w:rsidRPr="00B010D9">
        <w:rPr>
          <w:rFonts w:ascii="Times New Roman" w:hAnsi="Times New Roman" w:cs="Times New Roman"/>
        </w:rPr>
        <w:t xml:space="preserve"> Rossiter et al. (1998)</w:t>
      </w:r>
      <w:r w:rsidR="008A2BF4">
        <w:rPr>
          <w:rFonts w:ascii="Times New Roman" w:hAnsi="Times New Roman" w:cs="Times New Roman"/>
        </w:rPr>
        <w:t xml:space="preserve">, </w:t>
      </w:r>
      <w:r w:rsidRPr="00B010D9">
        <w:rPr>
          <w:rFonts w:ascii="Times New Roman" w:hAnsi="Times New Roman" w:cs="Times New Roman"/>
        </w:rPr>
        <w:t>Estévez, Magar and Rosas (2008) argue that IFE</w:t>
      </w:r>
      <w:r w:rsidR="008A2BF4">
        <w:rPr>
          <w:rFonts w:ascii="Times New Roman" w:hAnsi="Times New Roman" w:cs="Times New Roman"/>
        </w:rPr>
        <w:t>’s</w:t>
      </w:r>
      <w:r w:rsidRPr="00B010D9">
        <w:rPr>
          <w:rFonts w:ascii="Times New Roman" w:hAnsi="Times New Roman" w:cs="Times New Roman"/>
        </w:rPr>
        <w:t xml:space="preserve"> impartiality does not stem from the independence of its board member</w:t>
      </w:r>
      <w:r w:rsidR="00621070">
        <w:rPr>
          <w:rFonts w:ascii="Times New Roman" w:hAnsi="Times New Roman" w:cs="Times New Roman"/>
        </w:rPr>
        <w:t>s</w:t>
      </w:r>
      <w:r w:rsidRPr="00B010D9">
        <w:rPr>
          <w:rFonts w:ascii="Times New Roman" w:hAnsi="Times New Roman" w:cs="Times New Roman"/>
        </w:rPr>
        <w:t>, but rather the system of party checks and balances within the institution.</w:t>
      </w:r>
      <w:r w:rsidR="00D60AA0">
        <w:rPr>
          <w:rFonts w:ascii="Times New Roman" w:hAnsi="Times New Roman" w:cs="Times New Roman"/>
        </w:rPr>
        <w:t xml:space="preserve"> </w:t>
      </w:r>
      <w:r w:rsidRPr="00B010D9">
        <w:rPr>
          <w:rFonts w:ascii="Times New Roman" w:hAnsi="Times New Roman" w:cs="Times New Roman"/>
        </w:rPr>
        <w:t xml:space="preserve">They describe the IFE as a collegiate body whose members are carefully selected with expectations that they will conduct themselves in accordance with the interests of the parties </w:t>
      </w:r>
      <w:r w:rsidR="008A2BF4">
        <w:rPr>
          <w:rFonts w:ascii="Times New Roman" w:hAnsi="Times New Roman" w:cs="Times New Roman"/>
        </w:rPr>
        <w:t>that</w:t>
      </w:r>
      <w:r w:rsidRPr="00B010D9">
        <w:rPr>
          <w:rFonts w:ascii="Times New Roman" w:hAnsi="Times New Roman" w:cs="Times New Roman"/>
        </w:rPr>
        <w:t xml:space="preserve"> appoint</w:t>
      </w:r>
      <w:r w:rsidR="008A2BF4">
        <w:rPr>
          <w:rFonts w:ascii="Times New Roman" w:hAnsi="Times New Roman" w:cs="Times New Roman"/>
        </w:rPr>
        <w:t>ed</w:t>
      </w:r>
      <w:r w:rsidRPr="00B010D9">
        <w:rPr>
          <w:rFonts w:ascii="Times New Roman" w:hAnsi="Times New Roman" w:cs="Times New Roman"/>
        </w:rPr>
        <w:t xml:space="preserve"> them in the </w:t>
      </w:r>
      <w:proofErr w:type="spellStart"/>
      <w:r w:rsidRPr="00B010D9">
        <w:rPr>
          <w:rFonts w:ascii="Times New Roman" w:hAnsi="Times New Roman" w:cs="Times New Roman"/>
          <w:i/>
        </w:rPr>
        <w:t>Cámara</w:t>
      </w:r>
      <w:proofErr w:type="spellEnd"/>
      <w:r w:rsidRPr="00B010D9">
        <w:rPr>
          <w:rFonts w:ascii="Times New Roman" w:hAnsi="Times New Roman" w:cs="Times New Roman"/>
          <w:i/>
        </w:rPr>
        <w:t xml:space="preserve"> de </w:t>
      </w:r>
      <w:proofErr w:type="spellStart"/>
      <w:r w:rsidRPr="00B010D9">
        <w:rPr>
          <w:rFonts w:ascii="Times New Roman" w:hAnsi="Times New Roman" w:cs="Times New Roman"/>
          <w:i/>
        </w:rPr>
        <w:t>Diputados</w:t>
      </w:r>
      <w:proofErr w:type="spellEnd"/>
      <w:r w:rsidR="002B4EDE">
        <w:rPr>
          <w:rFonts w:ascii="Times New Roman" w:hAnsi="Times New Roman" w:cs="Times New Roman"/>
        </w:rPr>
        <w:t xml:space="preserve"> (the lower house of Congress).</w:t>
      </w:r>
      <w:r w:rsidR="00D60AA0">
        <w:rPr>
          <w:rFonts w:ascii="Times New Roman" w:hAnsi="Times New Roman" w:cs="Times New Roman"/>
        </w:rPr>
        <w:t xml:space="preserve"> </w:t>
      </w:r>
      <w:r w:rsidRPr="00B010D9">
        <w:rPr>
          <w:rFonts w:ascii="Times New Roman" w:hAnsi="Times New Roman" w:cs="Times New Roman"/>
        </w:rPr>
        <w:t xml:space="preserve">In addition to this, </w:t>
      </w:r>
      <w:proofErr w:type="gramStart"/>
      <w:r w:rsidR="00496343" w:rsidRPr="00B010D9">
        <w:rPr>
          <w:rFonts w:ascii="Times New Roman" w:hAnsi="Times New Roman" w:cs="Times New Roman"/>
        </w:rPr>
        <w:t xml:space="preserve">a substantial portion of the </w:t>
      </w:r>
      <w:r w:rsidR="00056663">
        <w:rPr>
          <w:rFonts w:ascii="Times New Roman" w:hAnsi="Times New Roman" w:cs="Times New Roman"/>
        </w:rPr>
        <w:t xml:space="preserve">EMB executive </w:t>
      </w:r>
      <w:r w:rsidR="002B4EDE">
        <w:rPr>
          <w:rFonts w:ascii="Times New Roman" w:hAnsi="Times New Roman" w:cs="Times New Roman"/>
        </w:rPr>
        <w:t>board’s</w:t>
      </w:r>
      <w:r w:rsidR="00496343" w:rsidRPr="00B010D9">
        <w:rPr>
          <w:rFonts w:ascii="Times New Roman" w:hAnsi="Times New Roman" w:cs="Times New Roman"/>
        </w:rPr>
        <w:t xml:space="preserve"> decisions</w:t>
      </w:r>
      <w:r w:rsidR="00D60AA0">
        <w:rPr>
          <w:rFonts w:ascii="Times New Roman" w:hAnsi="Times New Roman" w:cs="Times New Roman"/>
        </w:rPr>
        <w:t xml:space="preserve"> —</w:t>
      </w:r>
      <w:r w:rsidR="00496343" w:rsidRPr="00B010D9">
        <w:rPr>
          <w:rFonts w:ascii="Times New Roman" w:hAnsi="Times New Roman" w:cs="Times New Roman"/>
        </w:rPr>
        <w:t>including redistricting</w:t>
      </w:r>
      <w:r w:rsidR="00D60AA0">
        <w:rPr>
          <w:rFonts w:ascii="Times New Roman" w:hAnsi="Times New Roman" w:cs="Times New Roman"/>
        </w:rPr>
        <w:t xml:space="preserve">— </w:t>
      </w:r>
      <w:r w:rsidR="00496343" w:rsidRPr="00B010D9">
        <w:rPr>
          <w:rFonts w:ascii="Times New Roman" w:hAnsi="Times New Roman" w:cs="Times New Roman"/>
        </w:rPr>
        <w:t>can only be audited by the parties</w:t>
      </w:r>
      <w:proofErr w:type="gramEnd"/>
      <w:r w:rsidR="00496343" w:rsidRPr="00B010D9">
        <w:rPr>
          <w:rFonts w:ascii="Times New Roman" w:hAnsi="Times New Roman" w:cs="Times New Roman"/>
        </w:rPr>
        <w:t xml:space="preserve">. </w:t>
      </w:r>
      <w:del w:id="11" w:author="..." w:date="2016-04-13T10:34:00Z">
        <w:r w:rsidR="00496343" w:rsidRPr="00B010D9" w:rsidDel="00BB0D82">
          <w:rPr>
            <w:rFonts w:ascii="Times New Roman" w:hAnsi="Times New Roman" w:cs="Times New Roman"/>
          </w:rPr>
          <w:delText>And although</w:delText>
        </w:r>
      </w:del>
      <w:ins w:id="12" w:author="..." w:date="2016-04-13T10:34:00Z">
        <w:r w:rsidR="00BB0D82">
          <w:rPr>
            <w:rFonts w:ascii="Times New Roman" w:hAnsi="Times New Roman" w:cs="Times New Roman"/>
          </w:rPr>
          <w:t>While</w:t>
        </w:r>
      </w:ins>
      <w:r w:rsidR="00496343" w:rsidRPr="00B010D9">
        <w:rPr>
          <w:rFonts w:ascii="Times New Roman" w:hAnsi="Times New Roman" w:cs="Times New Roman"/>
        </w:rPr>
        <w:t xml:space="preserve"> it is fundamental that parties </w:t>
      </w:r>
      <w:del w:id="13" w:author="..." w:date="2016-04-13T10:34:00Z">
        <w:r w:rsidR="00496343" w:rsidRPr="00B010D9" w:rsidDel="00BB0D82">
          <w:rPr>
            <w:rFonts w:ascii="Times New Roman" w:hAnsi="Times New Roman" w:cs="Times New Roman"/>
          </w:rPr>
          <w:delText>keep an eye on the regulator and on each other in their influence over redistricting,</w:delText>
        </w:r>
      </w:del>
      <w:ins w:id="14" w:author="..." w:date="2016-04-13T10:34:00Z">
        <w:r w:rsidR="00BB0D82">
          <w:rPr>
            <w:rFonts w:ascii="Times New Roman" w:hAnsi="Times New Roman" w:cs="Times New Roman"/>
          </w:rPr>
          <w:t>retain the ability to monitor this process,</w:t>
        </w:r>
      </w:ins>
      <w:r w:rsidR="00496343" w:rsidRPr="00B010D9">
        <w:rPr>
          <w:rFonts w:ascii="Times New Roman" w:hAnsi="Times New Roman" w:cs="Times New Roman"/>
        </w:rPr>
        <w:t xml:space="preserve"> opening </w:t>
      </w:r>
      <w:del w:id="15" w:author="..." w:date="2016-04-13T10:35:00Z">
        <w:r w:rsidR="00496343" w:rsidRPr="00B010D9" w:rsidDel="00BB0D82">
          <w:rPr>
            <w:rFonts w:ascii="Times New Roman" w:hAnsi="Times New Roman" w:cs="Times New Roman"/>
          </w:rPr>
          <w:delText>this process to other more diverse social agents</w:delText>
        </w:r>
      </w:del>
      <w:ins w:id="16" w:author="..." w:date="2016-04-13T10:35:00Z">
        <w:r w:rsidR="00BB0D82">
          <w:rPr>
            <w:rFonts w:ascii="Times New Roman" w:hAnsi="Times New Roman" w:cs="Times New Roman"/>
          </w:rPr>
          <w:t>it broadly to society would improve representation, which</w:t>
        </w:r>
      </w:ins>
      <w:r w:rsidR="00496343" w:rsidRPr="00B010D9">
        <w:rPr>
          <w:rFonts w:ascii="Times New Roman" w:hAnsi="Times New Roman" w:cs="Times New Roman"/>
        </w:rPr>
        <w:t xml:space="preserve"> is highly desirable</w:t>
      </w:r>
      <w:del w:id="17" w:author="..." w:date="2016-04-13T10:36:00Z">
        <w:r w:rsidR="00496343" w:rsidRPr="00B010D9" w:rsidDel="00BB0D82">
          <w:rPr>
            <w:rFonts w:ascii="Times New Roman" w:hAnsi="Times New Roman" w:cs="Times New Roman"/>
          </w:rPr>
          <w:delText xml:space="preserve"> as a way to improve representation</w:delText>
        </w:r>
      </w:del>
      <w:r w:rsidR="00496343" w:rsidRPr="00B010D9">
        <w:rPr>
          <w:rFonts w:ascii="Times New Roman" w:hAnsi="Times New Roman" w:cs="Times New Roman"/>
        </w:rPr>
        <w:t>.</w:t>
      </w:r>
      <w:r w:rsidR="00D60AA0">
        <w:rPr>
          <w:rFonts w:ascii="Times New Roman" w:hAnsi="Times New Roman" w:cs="Times New Roman"/>
        </w:rPr>
        <w:t xml:space="preserve"> </w:t>
      </w:r>
      <w:r w:rsidR="00496343" w:rsidRPr="00B010D9">
        <w:rPr>
          <w:rFonts w:ascii="Times New Roman" w:hAnsi="Times New Roman" w:cs="Times New Roman"/>
        </w:rPr>
        <w:t>We elaborate on the</w:t>
      </w:r>
      <w:r w:rsidR="00056663">
        <w:rPr>
          <w:rFonts w:ascii="Times New Roman" w:hAnsi="Times New Roman" w:cs="Times New Roman"/>
        </w:rPr>
        <w:t xml:space="preserve"> concept of</w:t>
      </w:r>
      <w:r w:rsidR="00496343" w:rsidRPr="00B010D9">
        <w:rPr>
          <w:rFonts w:ascii="Times New Roman" w:hAnsi="Times New Roman" w:cs="Times New Roman"/>
        </w:rPr>
        <w:t xml:space="preserve"> participation later on in this paper.</w:t>
      </w:r>
      <w:r w:rsidR="00D60AA0">
        <w:rPr>
          <w:rFonts w:ascii="Times New Roman" w:hAnsi="Times New Roman" w:cs="Times New Roman"/>
        </w:rPr>
        <w:t xml:space="preserve"> </w:t>
      </w:r>
      <w:r w:rsidR="002B4EDE">
        <w:rPr>
          <w:rFonts w:ascii="Times New Roman" w:hAnsi="Times New Roman" w:cs="Times New Roman"/>
        </w:rPr>
        <w:t>But first,</w:t>
      </w:r>
      <w:r w:rsidR="00496343" w:rsidRPr="00B010D9">
        <w:rPr>
          <w:rFonts w:ascii="Times New Roman" w:hAnsi="Times New Roman" w:cs="Times New Roman"/>
        </w:rPr>
        <w:t xml:space="preserve"> we </w:t>
      </w:r>
      <w:r w:rsidR="00496343" w:rsidRPr="00B010D9">
        <w:rPr>
          <w:rFonts w:ascii="Times New Roman" w:hAnsi="Times New Roman" w:cs="Times New Roman"/>
        </w:rPr>
        <w:lastRenderedPageBreak/>
        <w:t>show that the conditions are not yet in place for agents with</w:t>
      </w:r>
      <w:r w:rsidR="00E45A45">
        <w:rPr>
          <w:rFonts w:ascii="Times New Roman" w:hAnsi="Times New Roman" w:cs="Times New Roman"/>
        </w:rPr>
        <w:t xml:space="preserve">out </w:t>
      </w:r>
      <w:r w:rsidR="00496343" w:rsidRPr="00B010D9">
        <w:rPr>
          <w:rFonts w:ascii="Times New Roman" w:hAnsi="Times New Roman" w:cs="Times New Roman"/>
        </w:rPr>
        <w:t xml:space="preserve">direct presence in the </w:t>
      </w:r>
      <w:r w:rsidR="00304DF4">
        <w:rPr>
          <w:rFonts w:ascii="Times New Roman" w:hAnsi="Times New Roman" w:cs="Times New Roman"/>
        </w:rPr>
        <w:t>board</w:t>
      </w:r>
      <w:r w:rsidR="00496343" w:rsidRPr="00B010D9">
        <w:rPr>
          <w:rFonts w:ascii="Times New Roman" w:hAnsi="Times New Roman" w:cs="Times New Roman"/>
        </w:rPr>
        <w:t xml:space="preserve"> to track, evaluate or</w:t>
      </w:r>
      <w:r w:rsidR="00056663">
        <w:rPr>
          <w:rFonts w:ascii="Times New Roman" w:hAnsi="Times New Roman" w:cs="Times New Roman"/>
        </w:rPr>
        <w:t>,</w:t>
      </w:r>
      <w:r w:rsidR="00496343" w:rsidRPr="00B010D9">
        <w:rPr>
          <w:rFonts w:ascii="Times New Roman" w:hAnsi="Times New Roman" w:cs="Times New Roman"/>
        </w:rPr>
        <w:t xml:space="preserve"> much less</w:t>
      </w:r>
      <w:r w:rsidR="00056663">
        <w:rPr>
          <w:rFonts w:ascii="Times New Roman" w:hAnsi="Times New Roman" w:cs="Times New Roman"/>
        </w:rPr>
        <w:t>,</w:t>
      </w:r>
      <w:r w:rsidR="00496343" w:rsidRPr="00B010D9">
        <w:rPr>
          <w:rFonts w:ascii="Times New Roman" w:hAnsi="Times New Roman" w:cs="Times New Roman"/>
        </w:rPr>
        <w:t xml:space="preserve"> participate in </w:t>
      </w:r>
      <w:r w:rsidR="00056663">
        <w:rPr>
          <w:rFonts w:ascii="Times New Roman" w:hAnsi="Times New Roman" w:cs="Times New Roman"/>
        </w:rPr>
        <w:t xml:space="preserve">the </w:t>
      </w:r>
      <w:r w:rsidR="00496343" w:rsidRPr="00B010D9">
        <w:rPr>
          <w:rFonts w:ascii="Times New Roman" w:hAnsi="Times New Roman" w:cs="Times New Roman"/>
        </w:rPr>
        <w:t>redistricting</w:t>
      </w:r>
      <w:r w:rsidR="00056663">
        <w:rPr>
          <w:rFonts w:ascii="Times New Roman" w:hAnsi="Times New Roman" w:cs="Times New Roman"/>
        </w:rPr>
        <w:t xml:space="preserve"> process</w:t>
      </w:r>
      <w:r w:rsidR="00AE7853" w:rsidRPr="00B010D9">
        <w:rPr>
          <w:rFonts w:ascii="Times New Roman" w:hAnsi="Times New Roman" w:cs="Times New Roman"/>
        </w:rPr>
        <w:t>.</w:t>
      </w:r>
    </w:p>
    <w:p w14:paraId="522E06F0" w14:textId="77777777" w:rsidR="00AE7853" w:rsidRPr="00B010D9" w:rsidRDefault="00AE7853" w:rsidP="00785641">
      <w:pPr>
        <w:spacing w:line="480" w:lineRule="auto"/>
        <w:jc w:val="both"/>
        <w:rPr>
          <w:rFonts w:ascii="Times New Roman" w:hAnsi="Times New Roman" w:cs="Times New Roman"/>
          <w:sz w:val="18"/>
          <w:szCs w:val="18"/>
        </w:rPr>
      </w:pPr>
    </w:p>
    <w:p w14:paraId="4ACD1940" w14:textId="77777777" w:rsidR="00AE7853" w:rsidRPr="00B010D9" w:rsidRDefault="00AE7853" w:rsidP="00785641">
      <w:pPr>
        <w:spacing w:line="480" w:lineRule="auto"/>
        <w:jc w:val="both"/>
        <w:rPr>
          <w:rFonts w:ascii="Times New Roman" w:hAnsi="Times New Roman" w:cs="Times New Roman"/>
          <w:b/>
          <w:sz w:val="28"/>
          <w:szCs w:val="28"/>
        </w:rPr>
      </w:pPr>
      <w:r w:rsidRPr="00B010D9">
        <w:rPr>
          <w:rFonts w:ascii="Times New Roman" w:hAnsi="Times New Roman" w:cs="Times New Roman"/>
          <w:b/>
          <w:sz w:val="28"/>
          <w:szCs w:val="28"/>
        </w:rPr>
        <w:t>II. Transparency, accountability and civic participation</w:t>
      </w:r>
    </w:p>
    <w:p w14:paraId="5B919CEC" w14:textId="04C5ADD7" w:rsidR="00ED6BD6" w:rsidRPr="00B010D9" w:rsidRDefault="007B00DA" w:rsidP="00ED6BD6">
      <w:pPr>
        <w:spacing w:line="480" w:lineRule="auto"/>
        <w:jc w:val="both"/>
        <w:rPr>
          <w:rFonts w:ascii="Times New Roman" w:hAnsi="Times New Roman" w:cs="Times New Roman"/>
        </w:rPr>
      </w:pPr>
      <w:r w:rsidRPr="00B010D9">
        <w:rPr>
          <w:rFonts w:ascii="Times New Roman" w:hAnsi="Times New Roman" w:cs="Times New Roman"/>
        </w:rPr>
        <w:t xml:space="preserve">Admittedly, </w:t>
      </w:r>
      <w:r w:rsidR="00056663">
        <w:rPr>
          <w:rFonts w:ascii="Times New Roman" w:hAnsi="Times New Roman" w:cs="Times New Roman"/>
        </w:rPr>
        <w:t>Mexico’s EMB</w:t>
      </w:r>
      <w:r w:rsidRPr="00B010D9">
        <w:rPr>
          <w:rFonts w:ascii="Times New Roman" w:hAnsi="Times New Roman" w:cs="Times New Roman"/>
        </w:rPr>
        <w:t xml:space="preserve"> has made a</w:t>
      </w:r>
      <w:r w:rsidR="00AE7853" w:rsidRPr="00B010D9">
        <w:rPr>
          <w:rFonts w:ascii="Times New Roman" w:hAnsi="Times New Roman" w:cs="Times New Roman"/>
        </w:rPr>
        <w:t xml:space="preserve"> tremendous effort and</w:t>
      </w:r>
      <w:r w:rsidRPr="00B010D9">
        <w:rPr>
          <w:rFonts w:ascii="Times New Roman" w:hAnsi="Times New Roman" w:cs="Times New Roman"/>
        </w:rPr>
        <w:t xml:space="preserve"> has achieved a great deal</w:t>
      </w:r>
      <w:r w:rsidR="00AE7853" w:rsidRPr="00B010D9">
        <w:rPr>
          <w:rFonts w:ascii="Times New Roman" w:hAnsi="Times New Roman" w:cs="Times New Roman"/>
        </w:rPr>
        <w:t xml:space="preserve"> </w:t>
      </w:r>
      <w:r w:rsidRPr="00B010D9">
        <w:rPr>
          <w:rFonts w:ascii="Times New Roman" w:hAnsi="Times New Roman" w:cs="Times New Roman"/>
        </w:rPr>
        <w:t>in working toward</w:t>
      </w:r>
      <w:r w:rsidR="00AE7853" w:rsidRPr="00B010D9">
        <w:rPr>
          <w:rFonts w:ascii="Times New Roman" w:hAnsi="Times New Roman" w:cs="Times New Roman"/>
        </w:rPr>
        <w:t xml:space="preserve"> an open data policy</w:t>
      </w:r>
      <w:ins w:id="18" w:author="..." w:date="2016-04-13T10:41:00Z">
        <w:r w:rsidR="005F1535">
          <w:rPr>
            <w:rFonts w:ascii="Times New Roman" w:hAnsi="Times New Roman" w:cs="Times New Roman"/>
          </w:rPr>
          <w:t xml:space="preserve"> during the (almost) twenty years</w:t>
        </w:r>
        <w:r w:rsidR="00603D20">
          <w:rPr>
            <w:rFonts w:ascii="Times New Roman" w:hAnsi="Times New Roman" w:cs="Times New Roman"/>
          </w:rPr>
          <w:t xml:space="preserve"> of history of that body. </w:t>
        </w:r>
      </w:ins>
      <w:del w:id="19" w:author="..." w:date="2016-04-13T10:41:00Z">
        <w:r w:rsidR="00AE7853" w:rsidRPr="00B010D9" w:rsidDel="005F1535">
          <w:rPr>
            <w:rFonts w:ascii="Times New Roman" w:hAnsi="Times New Roman" w:cs="Times New Roman"/>
          </w:rPr>
          <w:delText>. The almost twenty years during which that body has been gradually opening up information on electoral processes</w:delText>
        </w:r>
        <w:r w:rsidR="00335720" w:rsidDel="005F1535">
          <w:rPr>
            <w:rFonts w:ascii="Times New Roman" w:hAnsi="Times New Roman" w:cs="Times New Roman"/>
          </w:rPr>
          <w:delText xml:space="preserve">, </w:delText>
        </w:r>
        <w:r w:rsidR="00AE7853" w:rsidRPr="00B010D9" w:rsidDel="005F1535">
          <w:rPr>
            <w:rFonts w:ascii="Times New Roman" w:hAnsi="Times New Roman" w:cs="Times New Roman"/>
          </w:rPr>
          <w:delText xml:space="preserve">and </w:delText>
        </w:r>
        <w:r w:rsidR="00335720" w:rsidDel="005F1535">
          <w:rPr>
            <w:rFonts w:ascii="Times New Roman" w:hAnsi="Times New Roman" w:cs="Times New Roman"/>
          </w:rPr>
          <w:delText xml:space="preserve">on the </w:delText>
        </w:r>
        <w:r w:rsidR="00AE7853" w:rsidRPr="00B010D9" w:rsidDel="005F1535">
          <w:rPr>
            <w:rFonts w:ascii="Times New Roman" w:hAnsi="Times New Roman" w:cs="Times New Roman"/>
          </w:rPr>
          <w:delText xml:space="preserve">various aspects of </w:delText>
        </w:r>
        <w:r w:rsidR="00335720" w:rsidDel="005F1535">
          <w:rPr>
            <w:rFonts w:ascii="Times New Roman" w:hAnsi="Times New Roman" w:cs="Times New Roman"/>
          </w:rPr>
          <w:delText>electoral</w:delText>
        </w:r>
        <w:r w:rsidR="00335720" w:rsidRPr="00B010D9" w:rsidDel="005F1535">
          <w:rPr>
            <w:rFonts w:ascii="Times New Roman" w:hAnsi="Times New Roman" w:cs="Times New Roman"/>
          </w:rPr>
          <w:delText xml:space="preserve"> </w:delText>
        </w:r>
        <w:r w:rsidR="00AE7853" w:rsidRPr="00B010D9" w:rsidDel="005F1535">
          <w:rPr>
            <w:rFonts w:ascii="Times New Roman" w:hAnsi="Times New Roman" w:cs="Times New Roman"/>
          </w:rPr>
          <w:delText>regulation</w:delText>
        </w:r>
        <w:r w:rsidR="00FD76DC" w:rsidDel="005F1535">
          <w:rPr>
            <w:rFonts w:ascii="Times New Roman" w:hAnsi="Times New Roman" w:cs="Times New Roman"/>
          </w:rPr>
          <w:delText>,</w:delText>
        </w:r>
        <w:r w:rsidR="00AE7853" w:rsidRPr="00B010D9" w:rsidDel="005F1535">
          <w:rPr>
            <w:rFonts w:ascii="Times New Roman" w:hAnsi="Times New Roman" w:cs="Times New Roman"/>
          </w:rPr>
          <w:delText xml:space="preserve"> are evident </w:delText>
        </w:r>
        <w:r w:rsidR="00335720" w:rsidDel="005F1535">
          <w:rPr>
            <w:rFonts w:ascii="Times New Roman" w:hAnsi="Times New Roman" w:cs="Times New Roman"/>
          </w:rPr>
          <w:delText>with</w:delText>
        </w:r>
        <w:r w:rsidR="00335720" w:rsidRPr="00B010D9" w:rsidDel="005F1535">
          <w:rPr>
            <w:rFonts w:ascii="Times New Roman" w:hAnsi="Times New Roman" w:cs="Times New Roman"/>
          </w:rPr>
          <w:delText xml:space="preserve"> </w:delText>
        </w:r>
      </w:del>
      <w:ins w:id="20" w:author="..." w:date="2016-04-13T10:42:00Z">
        <w:r w:rsidR="00603D20">
          <w:rPr>
            <w:rFonts w:ascii="Times New Roman" w:hAnsi="Times New Roman" w:cs="Times New Roman"/>
          </w:rPr>
          <w:t>A</w:t>
        </w:r>
      </w:ins>
      <w:del w:id="21" w:author="..." w:date="2016-04-13T10:42:00Z">
        <w:r w:rsidR="00AE7853" w:rsidRPr="00B010D9" w:rsidDel="00603D20">
          <w:rPr>
            <w:rFonts w:ascii="Times New Roman" w:hAnsi="Times New Roman" w:cs="Times New Roman"/>
          </w:rPr>
          <w:delText>a</w:delText>
        </w:r>
      </w:del>
      <w:r w:rsidR="00AE7853" w:rsidRPr="00B010D9">
        <w:rPr>
          <w:rFonts w:ascii="Times New Roman" w:hAnsi="Times New Roman" w:cs="Times New Roman"/>
        </w:rPr>
        <w:t xml:space="preserve"> simple visit to </w:t>
      </w:r>
      <w:del w:id="22" w:author="..." w:date="2016-04-13T10:42:00Z">
        <w:r w:rsidR="00AE7853" w:rsidRPr="00B010D9" w:rsidDel="00603D20">
          <w:rPr>
            <w:rFonts w:ascii="Times New Roman" w:hAnsi="Times New Roman" w:cs="Times New Roman"/>
          </w:rPr>
          <w:delText xml:space="preserve">its </w:delText>
        </w:r>
      </w:del>
      <w:ins w:id="23" w:author="..." w:date="2016-04-13T10:42:00Z">
        <w:r w:rsidR="00603D20">
          <w:rPr>
            <w:rFonts w:ascii="Times New Roman" w:hAnsi="Times New Roman" w:cs="Times New Roman"/>
          </w:rPr>
          <w:t>the</w:t>
        </w:r>
        <w:r w:rsidR="00603D20" w:rsidRPr="00B010D9">
          <w:rPr>
            <w:rFonts w:ascii="Times New Roman" w:hAnsi="Times New Roman" w:cs="Times New Roman"/>
          </w:rPr>
          <w:t xml:space="preserve"> </w:t>
        </w:r>
      </w:ins>
      <w:r w:rsidR="00AE7853" w:rsidRPr="00B010D9">
        <w:rPr>
          <w:rFonts w:ascii="Times New Roman" w:hAnsi="Times New Roman" w:cs="Times New Roman"/>
        </w:rPr>
        <w:t>webpage</w:t>
      </w:r>
      <w:ins w:id="24" w:author="..." w:date="2016-04-13T10:42:00Z">
        <w:r w:rsidR="00603D20">
          <w:rPr>
            <w:rFonts w:ascii="Times New Roman" w:hAnsi="Times New Roman" w:cs="Times New Roman"/>
          </w:rPr>
          <w:t xml:space="preserve"> reveals the substantial data now available</w:t>
        </w:r>
      </w:ins>
      <w:r w:rsidR="00AE7853" w:rsidRPr="00B010D9">
        <w:rPr>
          <w:rFonts w:ascii="Times New Roman" w:hAnsi="Times New Roman" w:cs="Times New Roman"/>
        </w:rPr>
        <w:t>.</w:t>
      </w:r>
      <w:r w:rsidR="00AE7853" w:rsidRPr="00B010D9">
        <w:rPr>
          <w:rStyle w:val="FootnoteReference"/>
          <w:rFonts w:ascii="Times New Roman" w:hAnsi="Times New Roman" w:cs="Times New Roman"/>
        </w:rPr>
        <w:footnoteReference w:id="8"/>
      </w:r>
      <w:r w:rsidR="00D60AA0">
        <w:rPr>
          <w:rFonts w:ascii="Times New Roman" w:hAnsi="Times New Roman" w:cs="Times New Roman"/>
        </w:rPr>
        <w:t xml:space="preserve"> </w:t>
      </w:r>
      <w:r w:rsidR="00AE7853" w:rsidRPr="00B010D9">
        <w:rPr>
          <w:rFonts w:ascii="Times New Roman" w:hAnsi="Times New Roman" w:cs="Times New Roman"/>
        </w:rPr>
        <w:t xml:space="preserve">In terms of redistricting, </w:t>
      </w:r>
      <w:ins w:id="25" w:author="..." w:date="2016-04-13T10:43:00Z">
        <w:r w:rsidR="00603D20">
          <w:rPr>
            <w:rFonts w:ascii="Times New Roman" w:hAnsi="Times New Roman" w:cs="Times New Roman"/>
          </w:rPr>
          <w:t xml:space="preserve">although </w:t>
        </w:r>
      </w:ins>
      <w:r w:rsidR="00AE7853" w:rsidRPr="00B010D9">
        <w:rPr>
          <w:rFonts w:ascii="Times New Roman" w:hAnsi="Times New Roman" w:cs="Times New Roman"/>
        </w:rPr>
        <w:t>almost all the cartographic inputs are available online (INE 2015b, 2015c)</w:t>
      </w:r>
      <w:r w:rsidR="00A967F4">
        <w:rPr>
          <w:rFonts w:ascii="Times New Roman" w:hAnsi="Times New Roman" w:cs="Times New Roman"/>
        </w:rPr>
        <w:t xml:space="preserve"> </w:t>
      </w:r>
      <w:ins w:id="26" w:author="..." w:date="2016-04-13T10:43:00Z">
        <w:r w:rsidR="00603D20">
          <w:rPr>
            <w:rFonts w:ascii="Times New Roman" w:hAnsi="Times New Roman" w:cs="Times New Roman"/>
          </w:rPr>
          <w:t xml:space="preserve">this occurs </w:t>
        </w:r>
      </w:ins>
      <w:r w:rsidR="00AE7853" w:rsidRPr="00B010D9">
        <w:rPr>
          <w:rFonts w:ascii="Times New Roman" w:hAnsi="Times New Roman" w:cs="Times New Roman"/>
        </w:rPr>
        <w:t xml:space="preserve">only on an </w:t>
      </w:r>
      <w:r w:rsidR="00AE7853" w:rsidRPr="00B010D9">
        <w:rPr>
          <w:rFonts w:ascii="Times New Roman" w:hAnsi="Times New Roman" w:cs="Times New Roman"/>
          <w:i/>
        </w:rPr>
        <w:t>ex post</w:t>
      </w:r>
      <w:r w:rsidR="00AE7853" w:rsidRPr="00B010D9">
        <w:rPr>
          <w:rFonts w:ascii="Times New Roman" w:hAnsi="Times New Roman" w:cs="Times New Roman"/>
        </w:rPr>
        <w:t xml:space="preserve"> basis</w:t>
      </w:r>
      <w:r w:rsidR="00A967F4">
        <w:rPr>
          <w:rFonts w:ascii="Times New Roman" w:hAnsi="Times New Roman" w:cs="Times New Roman"/>
        </w:rPr>
        <w:t xml:space="preserve"> and</w:t>
      </w:r>
      <w:r w:rsidR="00AE7853" w:rsidRPr="00B010D9">
        <w:rPr>
          <w:rFonts w:ascii="Times New Roman" w:hAnsi="Times New Roman" w:cs="Times New Roman"/>
        </w:rPr>
        <w:t xml:space="preserve"> once the process has concluded.</w:t>
      </w:r>
      <w:r w:rsidR="00D60AA0">
        <w:rPr>
          <w:rFonts w:ascii="Times New Roman" w:hAnsi="Times New Roman" w:cs="Times New Roman"/>
        </w:rPr>
        <w:t xml:space="preserve"> </w:t>
      </w:r>
      <w:r w:rsidR="00AE7853" w:rsidRPr="00B010D9">
        <w:rPr>
          <w:rFonts w:ascii="Times New Roman" w:hAnsi="Times New Roman" w:cs="Times New Roman"/>
        </w:rPr>
        <w:t>Incredibly enough, because of the nature of redistricting</w:t>
      </w:r>
      <w:r w:rsidR="00BD109D">
        <w:rPr>
          <w:rFonts w:ascii="Times New Roman" w:hAnsi="Times New Roman" w:cs="Times New Roman"/>
        </w:rPr>
        <w:t>,</w:t>
      </w:r>
      <w:r w:rsidR="00AE7853" w:rsidRPr="00B010D9">
        <w:rPr>
          <w:rFonts w:ascii="Times New Roman" w:hAnsi="Times New Roman" w:cs="Times New Roman"/>
        </w:rPr>
        <w:t xml:space="preserve"> and the technical complexities </w:t>
      </w:r>
      <w:r w:rsidR="004E2C4E">
        <w:rPr>
          <w:rFonts w:ascii="Times New Roman" w:hAnsi="Times New Roman" w:cs="Times New Roman"/>
        </w:rPr>
        <w:t>it</w:t>
      </w:r>
      <w:r w:rsidR="004E2C4E" w:rsidRPr="00B010D9">
        <w:rPr>
          <w:rFonts w:ascii="Times New Roman" w:hAnsi="Times New Roman" w:cs="Times New Roman"/>
        </w:rPr>
        <w:t xml:space="preserve"> </w:t>
      </w:r>
      <w:r w:rsidR="00AE7853" w:rsidRPr="00B010D9">
        <w:rPr>
          <w:rFonts w:ascii="Times New Roman" w:hAnsi="Times New Roman" w:cs="Times New Roman"/>
        </w:rPr>
        <w:t>entail</w:t>
      </w:r>
      <w:r w:rsidR="004E2C4E">
        <w:rPr>
          <w:rFonts w:ascii="Times New Roman" w:hAnsi="Times New Roman" w:cs="Times New Roman"/>
        </w:rPr>
        <w:t>s</w:t>
      </w:r>
      <w:r w:rsidR="00AE7853" w:rsidRPr="00B010D9">
        <w:rPr>
          <w:rFonts w:ascii="Times New Roman" w:hAnsi="Times New Roman" w:cs="Times New Roman"/>
        </w:rPr>
        <w:t>, the effort</w:t>
      </w:r>
      <w:r w:rsidR="004E2C4E">
        <w:rPr>
          <w:rFonts w:ascii="Times New Roman" w:hAnsi="Times New Roman" w:cs="Times New Roman"/>
        </w:rPr>
        <w:t>s</w:t>
      </w:r>
      <w:r w:rsidR="00AE7853" w:rsidRPr="00B010D9">
        <w:rPr>
          <w:rFonts w:ascii="Times New Roman" w:hAnsi="Times New Roman" w:cs="Times New Roman"/>
        </w:rPr>
        <w:t xml:space="preserve"> made so far to open</w:t>
      </w:r>
      <w:r w:rsidR="00BD109D">
        <w:rPr>
          <w:rFonts w:ascii="Times New Roman" w:hAnsi="Times New Roman" w:cs="Times New Roman"/>
        </w:rPr>
        <w:t xml:space="preserve"> up the</w:t>
      </w:r>
      <w:r w:rsidR="00AE7853" w:rsidRPr="00B010D9">
        <w:rPr>
          <w:rFonts w:ascii="Times New Roman" w:hAnsi="Times New Roman" w:cs="Times New Roman"/>
        </w:rPr>
        <w:t xml:space="preserve"> information</w:t>
      </w:r>
      <w:r w:rsidR="004E2C4E">
        <w:rPr>
          <w:rFonts w:ascii="Times New Roman" w:hAnsi="Times New Roman" w:cs="Times New Roman"/>
        </w:rPr>
        <w:t xml:space="preserve"> and make this</w:t>
      </w:r>
      <w:r w:rsidR="00BD109D">
        <w:rPr>
          <w:rFonts w:ascii="Times New Roman" w:hAnsi="Times New Roman" w:cs="Times New Roman"/>
        </w:rPr>
        <w:t xml:space="preserve"> process more transparent</w:t>
      </w:r>
      <w:r w:rsidR="00AE7853" w:rsidRPr="00B010D9">
        <w:rPr>
          <w:rFonts w:ascii="Times New Roman" w:hAnsi="Times New Roman" w:cs="Times New Roman"/>
        </w:rPr>
        <w:t xml:space="preserve"> ha</w:t>
      </w:r>
      <w:r w:rsidR="00A967F4">
        <w:rPr>
          <w:rFonts w:ascii="Times New Roman" w:hAnsi="Times New Roman" w:cs="Times New Roman"/>
        </w:rPr>
        <w:t>ve</w:t>
      </w:r>
      <w:r w:rsidR="00AE7853" w:rsidRPr="00B010D9">
        <w:rPr>
          <w:rFonts w:ascii="Times New Roman" w:hAnsi="Times New Roman" w:cs="Times New Roman"/>
        </w:rPr>
        <w:t xml:space="preserve"> been insufficient.</w:t>
      </w:r>
    </w:p>
    <w:p w14:paraId="7C8655B4" w14:textId="155ED738" w:rsidR="00AE7853" w:rsidRDefault="00AE7853" w:rsidP="00785641">
      <w:pPr>
        <w:spacing w:line="480" w:lineRule="auto"/>
        <w:jc w:val="both"/>
        <w:rPr>
          <w:rFonts w:ascii="Times New Roman" w:hAnsi="Times New Roman" w:cs="Times New Roman"/>
        </w:rPr>
      </w:pPr>
      <w:r w:rsidRPr="00B010D9">
        <w:rPr>
          <w:rFonts w:ascii="Times New Roman" w:hAnsi="Times New Roman" w:cs="Times New Roman"/>
        </w:rPr>
        <w:tab/>
      </w:r>
      <w:r w:rsidR="00CE38D4">
        <w:rPr>
          <w:rFonts w:ascii="Times New Roman" w:hAnsi="Times New Roman" w:cs="Times New Roman"/>
        </w:rPr>
        <w:t>Boundary delimitation</w:t>
      </w:r>
      <w:r w:rsidR="003B3B97" w:rsidRPr="00B010D9">
        <w:rPr>
          <w:rFonts w:ascii="Times New Roman" w:hAnsi="Times New Roman" w:cs="Times New Roman"/>
        </w:rPr>
        <w:t xml:space="preserve"> requires a formidable volume of information</w:t>
      </w:r>
      <w:r w:rsidR="008A58A0">
        <w:rPr>
          <w:rFonts w:ascii="Times New Roman" w:hAnsi="Times New Roman" w:cs="Times New Roman"/>
        </w:rPr>
        <w:t>. Among the most relevant are</w:t>
      </w:r>
      <w:r w:rsidR="00D60AA0">
        <w:rPr>
          <w:rFonts w:ascii="Times New Roman" w:hAnsi="Times New Roman" w:cs="Times New Roman"/>
        </w:rPr>
        <w:t xml:space="preserve"> </w:t>
      </w:r>
      <w:r w:rsidR="003B3B97" w:rsidRPr="00B010D9">
        <w:rPr>
          <w:rFonts w:ascii="Times New Roman" w:hAnsi="Times New Roman" w:cs="Times New Roman"/>
        </w:rPr>
        <w:t xml:space="preserve">demographic figures of various kinds, the location of geographic features throughout the national territory, or </w:t>
      </w:r>
      <w:r w:rsidR="008A58A0">
        <w:rPr>
          <w:rFonts w:ascii="Times New Roman" w:hAnsi="Times New Roman" w:cs="Times New Roman"/>
        </w:rPr>
        <w:t xml:space="preserve">the </w:t>
      </w:r>
      <w:r w:rsidR="003B3B97" w:rsidRPr="00B010D9">
        <w:rPr>
          <w:rFonts w:ascii="Times New Roman" w:hAnsi="Times New Roman" w:cs="Times New Roman"/>
        </w:rPr>
        <w:t>digitalized geography.</w:t>
      </w:r>
      <w:r w:rsidR="00D60AA0">
        <w:rPr>
          <w:rFonts w:ascii="Times New Roman" w:hAnsi="Times New Roman" w:cs="Times New Roman"/>
        </w:rPr>
        <w:t xml:space="preserve"> </w:t>
      </w:r>
      <w:r w:rsidR="003B3B97" w:rsidRPr="00B010D9">
        <w:rPr>
          <w:rFonts w:ascii="Times New Roman" w:hAnsi="Times New Roman" w:cs="Times New Roman"/>
        </w:rPr>
        <w:t>It is very di</w:t>
      </w:r>
      <w:r w:rsidR="002C308D" w:rsidRPr="00B010D9">
        <w:rPr>
          <w:rFonts w:ascii="Times New Roman" w:hAnsi="Times New Roman" w:cs="Times New Roman"/>
        </w:rPr>
        <w:t>fficult, if not impossible, to evaluate a decision if we cannot replicate the process by which it was taken (Smith 2015).</w:t>
      </w:r>
      <w:r w:rsidR="00D60AA0">
        <w:rPr>
          <w:rFonts w:ascii="Times New Roman" w:hAnsi="Times New Roman" w:cs="Times New Roman"/>
        </w:rPr>
        <w:t xml:space="preserve"> </w:t>
      </w:r>
      <w:r w:rsidR="002C308D" w:rsidRPr="00B010D9">
        <w:rPr>
          <w:rFonts w:ascii="Times New Roman" w:hAnsi="Times New Roman" w:cs="Times New Roman"/>
        </w:rPr>
        <w:t>Table 1 lists seven major aspects we consider necessary and sufficient to replicate the redistricting process.</w:t>
      </w:r>
      <w:r w:rsidR="00D60AA0">
        <w:rPr>
          <w:rFonts w:ascii="Times New Roman" w:hAnsi="Times New Roman" w:cs="Times New Roman"/>
        </w:rPr>
        <w:t xml:space="preserve"> </w:t>
      </w:r>
      <w:r w:rsidR="002C308D" w:rsidRPr="00B010D9">
        <w:rPr>
          <w:rFonts w:ascii="Times New Roman" w:hAnsi="Times New Roman" w:cs="Times New Roman"/>
        </w:rPr>
        <w:t xml:space="preserve">It includes </w:t>
      </w:r>
      <w:proofErr w:type="gramStart"/>
      <w:r w:rsidR="002C308D" w:rsidRPr="00B010D9">
        <w:rPr>
          <w:rFonts w:ascii="Times New Roman" w:hAnsi="Times New Roman" w:cs="Times New Roman"/>
        </w:rPr>
        <w:t>data bases</w:t>
      </w:r>
      <w:proofErr w:type="gramEnd"/>
      <w:r w:rsidR="002C308D" w:rsidRPr="00B010D9">
        <w:rPr>
          <w:rFonts w:ascii="Times New Roman" w:hAnsi="Times New Roman" w:cs="Times New Roman"/>
        </w:rPr>
        <w:t xml:space="preserve">, </w:t>
      </w:r>
      <w:r w:rsidR="002B4EDE">
        <w:rPr>
          <w:rFonts w:ascii="Times New Roman" w:hAnsi="Times New Roman" w:cs="Times New Roman"/>
        </w:rPr>
        <w:t>miscellaneous cartography</w:t>
      </w:r>
      <w:r w:rsidR="002C308D" w:rsidRPr="00B010D9">
        <w:rPr>
          <w:rFonts w:ascii="Times New Roman" w:hAnsi="Times New Roman" w:cs="Times New Roman"/>
        </w:rPr>
        <w:t xml:space="preserve">, the mathematical formulas used, the existing laws and regulations, the party maps and </w:t>
      </w:r>
      <w:r w:rsidR="002C308D" w:rsidRPr="00B010D9">
        <w:rPr>
          <w:rFonts w:ascii="Times New Roman" w:hAnsi="Times New Roman" w:cs="Times New Roman"/>
        </w:rPr>
        <w:lastRenderedPageBreak/>
        <w:t>alterations, the electoral results, and the specialized software.</w:t>
      </w:r>
      <w:r w:rsidR="002C308D" w:rsidRPr="00B010D9">
        <w:rPr>
          <w:rStyle w:val="FootnoteReference"/>
          <w:rFonts w:ascii="Times New Roman" w:hAnsi="Times New Roman" w:cs="Times New Roman"/>
        </w:rPr>
        <w:footnoteReference w:id="9"/>
      </w:r>
      <w:r w:rsidR="00D60AA0">
        <w:rPr>
          <w:rFonts w:ascii="Times New Roman" w:hAnsi="Times New Roman" w:cs="Times New Roman"/>
        </w:rPr>
        <w:t xml:space="preserve"> </w:t>
      </w:r>
      <w:r w:rsidR="002C308D" w:rsidRPr="00B010D9">
        <w:rPr>
          <w:rFonts w:ascii="Times New Roman" w:hAnsi="Times New Roman" w:cs="Times New Roman"/>
        </w:rPr>
        <w:t>Thirty-six public agencies are responsible for producing and distributing it.</w:t>
      </w:r>
    </w:p>
    <w:p w14:paraId="47213C9A" w14:textId="77777777" w:rsidR="008B7715" w:rsidRPr="00B010D9" w:rsidRDefault="008B7715" w:rsidP="008B7715">
      <w:pPr>
        <w:spacing w:line="480" w:lineRule="auto"/>
        <w:jc w:val="center"/>
        <w:rPr>
          <w:rFonts w:ascii="Times New Roman" w:hAnsi="Times New Roman" w:cs="Times New Roman"/>
          <w:b/>
        </w:rPr>
      </w:pPr>
      <w:r w:rsidRPr="00B010D9">
        <w:rPr>
          <w:rFonts w:ascii="Times New Roman" w:hAnsi="Times New Roman" w:cs="Times New Roman"/>
          <w:b/>
        </w:rPr>
        <w:t>Table 1. Availability of information for redistricting</w:t>
      </w:r>
    </w:p>
    <w:p w14:paraId="611EBAC2" w14:textId="77777777" w:rsidR="008B7715" w:rsidRPr="00B010D9" w:rsidRDefault="008B7715" w:rsidP="008B7715">
      <w:pPr>
        <w:spacing w:line="480" w:lineRule="auto"/>
        <w:jc w:val="both"/>
        <w:rPr>
          <w:rFonts w:ascii="Times New Roman" w:hAnsi="Times New Roman" w:cs="Times New Roman"/>
        </w:rPr>
      </w:pPr>
      <w:r w:rsidRPr="001C5E10">
        <w:rPr>
          <w:rFonts w:ascii="Times New Roman" w:hAnsi="Times New Roman" w:cs="Times New Roman"/>
          <w:noProof/>
        </w:rPr>
        <w:drawing>
          <wp:inline distT="0" distB="0" distL="0" distR="0" wp14:anchorId="69A83144" wp14:editId="7476F74F">
            <wp:extent cx="5497020" cy="432308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7943" cy="4323806"/>
                    </a:xfrm>
                    <a:prstGeom prst="rect">
                      <a:avLst/>
                    </a:prstGeom>
                    <a:noFill/>
                    <a:ln>
                      <a:noFill/>
                    </a:ln>
                  </pic:spPr>
                </pic:pic>
              </a:graphicData>
            </a:graphic>
          </wp:inline>
        </w:drawing>
      </w:r>
      <w:r w:rsidRPr="00CE38D4" w:rsidDel="00CE38D4">
        <w:rPr>
          <w:rFonts w:ascii="Times New Roman" w:hAnsi="Times New Roman" w:cs="Times New Roman"/>
        </w:rPr>
        <w:t xml:space="preserve"> </w:t>
      </w:r>
    </w:p>
    <w:p w14:paraId="08FD6096" w14:textId="72EF8402" w:rsidR="008B7715" w:rsidRPr="00B010D9" w:rsidRDefault="008B7715" w:rsidP="008B7715">
      <w:pPr>
        <w:spacing w:line="480" w:lineRule="auto"/>
        <w:jc w:val="both"/>
        <w:rPr>
          <w:rFonts w:ascii="Times New Roman" w:hAnsi="Times New Roman" w:cs="Times New Roman"/>
        </w:rPr>
      </w:pPr>
      <w:r w:rsidRPr="00B010D9">
        <w:rPr>
          <w:rFonts w:ascii="Times New Roman" w:hAnsi="Times New Roman" w:cs="Times New Roman"/>
        </w:rPr>
        <w:t>Source: Table prepared by the authors.</w:t>
      </w:r>
    </w:p>
    <w:p w14:paraId="4892C790" w14:textId="7613ADD0" w:rsidR="006F6CBD" w:rsidRPr="00B010D9" w:rsidRDefault="002C308D" w:rsidP="006F6CBD">
      <w:pPr>
        <w:spacing w:line="480" w:lineRule="auto"/>
        <w:jc w:val="both"/>
        <w:rPr>
          <w:rFonts w:ascii="Times New Roman" w:hAnsi="Times New Roman" w:cs="Times New Roman"/>
        </w:rPr>
      </w:pPr>
      <w:r w:rsidRPr="00B010D9">
        <w:rPr>
          <w:rFonts w:ascii="Times New Roman" w:hAnsi="Times New Roman" w:cs="Times New Roman"/>
        </w:rPr>
        <w:tab/>
        <w:t xml:space="preserve">Some of the information is from sources outside the electoral </w:t>
      </w:r>
      <w:r w:rsidR="00621070">
        <w:rPr>
          <w:rFonts w:ascii="Times New Roman" w:hAnsi="Times New Roman" w:cs="Times New Roman"/>
        </w:rPr>
        <w:t>board</w:t>
      </w:r>
      <w:r w:rsidRPr="00B010D9">
        <w:rPr>
          <w:rFonts w:ascii="Times New Roman" w:hAnsi="Times New Roman" w:cs="Times New Roman"/>
        </w:rPr>
        <w:t xml:space="preserve">, </w:t>
      </w:r>
      <w:del w:id="27" w:author="..." w:date="2016-04-13T10:46:00Z">
        <w:r w:rsidRPr="00B010D9" w:rsidDel="00D403DF">
          <w:rPr>
            <w:rFonts w:ascii="Times New Roman" w:hAnsi="Times New Roman" w:cs="Times New Roman"/>
          </w:rPr>
          <w:delText xml:space="preserve">like </w:delText>
        </w:r>
      </w:del>
      <w:ins w:id="28" w:author="..." w:date="2016-04-13T10:46:00Z">
        <w:r w:rsidR="00D403DF">
          <w:rPr>
            <w:rFonts w:ascii="Times New Roman" w:hAnsi="Times New Roman" w:cs="Times New Roman"/>
          </w:rPr>
          <w:t>such as</w:t>
        </w:r>
        <w:r w:rsidR="00D403DF" w:rsidRPr="00B010D9">
          <w:rPr>
            <w:rFonts w:ascii="Times New Roman" w:hAnsi="Times New Roman" w:cs="Times New Roman"/>
          </w:rPr>
          <w:t xml:space="preserve"> </w:t>
        </w:r>
      </w:ins>
      <w:r w:rsidRPr="00B010D9">
        <w:rPr>
          <w:rFonts w:ascii="Times New Roman" w:hAnsi="Times New Roman" w:cs="Times New Roman"/>
        </w:rPr>
        <w:t>INEGI’s census data.</w:t>
      </w:r>
      <w:r w:rsidR="00D60AA0">
        <w:rPr>
          <w:rFonts w:ascii="Times New Roman" w:hAnsi="Times New Roman" w:cs="Times New Roman"/>
        </w:rPr>
        <w:t xml:space="preserve"> </w:t>
      </w:r>
      <w:r w:rsidRPr="00B010D9">
        <w:rPr>
          <w:rFonts w:ascii="Times New Roman" w:hAnsi="Times New Roman" w:cs="Times New Roman"/>
        </w:rPr>
        <w:t xml:space="preserve">The estimations of traveling time on the roads and highways </w:t>
      </w:r>
      <w:r w:rsidR="00C115BE">
        <w:rPr>
          <w:rFonts w:ascii="Times New Roman" w:hAnsi="Times New Roman" w:cs="Times New Roman"/>
        </w:rPr>
        <w:t>within</w:t>
      </w:r>
      <w:r w:rsidR="00B26D98" w:rsidRPr="00B010D9">
        <w:rPr>
          <w:rFonts w:ascii="Times New Roman" w:hAnsi="Times New Roman" w:cs="Times New Roman"/>
        </w:rPr>
        <w:t xml:space="preserve"> </w:t>
      </w:r>
      <w:r w:rsidRPr="00B010D9">
        <w:rPr>
          <w:rFonts w:ascii="Times New Roman" w:hAnsi="Times New Roman" w:cs="Times New Roman"/>
        </w:rPr>
        <w:t>each district comes from the Ministry of Communications and Transportation</w:t>
      </w:r>
      <w:r w:rsidR="00B26D98">
        <w:rPr>
          <w:rFonts w:ascii="Times New Roman" w:hAnsi="Times New Roman" w:cs="Times New Roman"/>
        </w:rPr>
        <w:t xml:space="preserve"> (SCT)</w:t>
      </w:r>
      <w:r w:rsidR="00804AD1" w:rsidRPr="00B010D9">
        <w:rPr>
          <w:rFonts w:ascii="Times New Roman" w:hAnsi="Times New Roman" w:cs="Times New Roman"/>
        </w:rPr>
        <w:t>; the location and concentration of indigenous population is prepared by the CDI.</w:t>
      </w:r>
      <w:r w:rsidR="00D60AA0">
        <w:rPr>
          <w:rFonts w:ascii="Times New Roman" w:hAnsi="Times New Roman" w:cs="Times New Roman"/>
        </w:rPr>
        <w:t xml:space="preserve"> </w:t>
      </w:r>
      <w:r w:rsidR="00804AD1" w:rsidRPr="00B010D9">
        <w:rPr>
          <w:rFonts w:ascii="Times New Roman" w:hAnsi="Times New Roman" w:cs="Times New Roman"/>
        </w:rPr>
        <w:t xml:space="preserve">Another substantial portion of the information comes from the INE itself, like the description of the </w:t>
      </w:r>
      <w:r w:rsidR="00804AD1" w:rsidRPr="00B010D9">
        <w:rPr>
          <w:rFonts w:ascii="Times New Roman" w:hAnsi="Times New Roman" w:cs="Times New Roman"/>
        </w:rPr>
        <w:lastRenderedPageBreak/>
        <w:t xml:space="preserve">optimization algorithms (see Magar et al. 2015 for a critical discussion of the automated </w:t>
      </w:r>
      <w:r w:rsidR="006F6CBD" w:rsidRPr="00B010D9">
        <w:rPr>
          <w:rFonts w:ascii="Times New Roman" w:hAnsi="Times New Roman" w:cs="Times New Roman"/>
        </w:rPr>
        <w:t>redistricting</w:t>
      </w:r>
      <w:r w:rsidR="00804AD1" w:rsidRPr="00B010D9">
        <w:rPr>
          <w:rFonts w:ascii="Times New Roman" w:hAnsi="Times New Roman" w:cs="Times New Roman"/>
        </w:rPr>
        <w:t xml:space="preserve"> process), </w:t>
      </w:r>
      <w:r w:rsidR="006F6CBD" w:rsidRPr="00B010D9">
        <w:rPr>
          <w:rFonts w:ascii="Times New Roman" w:hAnsi="Times New Roman" w:cs="Times New Roman"/>
        </w:rPr>
        <w:t>the applicable laws and regulations, or the cartography of the country’s geographical blocks (</w:t>
      </w:r>
      <w:proofErr w:type="spellStart"/>
      <w:r w:rsidR="006F6CBD" w:rsidRPr="00B010D9">
        <w:rPr>
          <w:rFonts w:ascii="Times New Roman" w:hAnsi="Times New Roman" w:cs="Times New Roman"/>
          <w:i/>
          <w:iCs/>
        </w:rPr>
        <w:t>secciones</w:t>
      </w:r>
      <w:proofErr w:type="spellEnd"/>
      <w:r w:rsidR="006F6CBD" w:rsidRPr="00B010D9">
        <w:rPr>
          <w:rFonts w:ascii="Times New Roman" w:hAnsi="Times New Roman" w:cs="Times New Roman"/>
          <w:i/>
          <w:iCs/>
        </w:rPr>
        <w:t xml:space="preserve"> </w:t>
      </w:r>
      <w:proofErr w:type="spellStart"/>
      <w:r w:rsidR="006F6CBD" w:rsidRPr="00B010D9">
        <w:rPr>
          <w:rFonts w:ascii="Times New Roman" w:hAnsi="Times New Roman" w:cs="Times New Roman"/>
          <w:i/>
          <w:iCs/>
        </w:rPr>
        <w:t>electorales</w:t>
      </w:r>
      <w:proofErr w:type="spellEnd"/>
      <w:r w:rsidR="006F6CBD" w:rsidRPr="00B010D9">
        <w:rPr>
          <w:rFonts w:ascii="Times New Roman" w:hAnsi="Times New Roman" w:cs="Times New Roman"/>
          <w:i/>
          <w:iCs/>
        </w:rPr>
        <w:t xml:space="preserve">, </w:t>
      </w:r>
      <w:r w:rsidR="006F6CBD" w:rsidRPr="00B010D9">
        <w:rPr>
          <w:rFonts w:ascii="Times New Roman" w:hAnsi="Times New Roman" w:cs="Times New Roman"/>
          <w:iCs/>
        </w:rPr>
        <w:t>the basic redistricting units</w:t>
      </w:r>
      <w:r w:rsidR="006967D7">
        <w:rPr>
          <w:rFonts w:ascii="Times New Roman" w:hAnsi="Times New Roman" w:cs="Times New Roman"/>
          <w:iCs/>
        </w:rPr>
        <w:t>, equivalent to census tracts in the US</w:t>
      </w:r>
      <w:r w:rsidR="006F6CBD" w:rsidRPr="00B010D9">
        <w:rPr>
          <w:rFonts w:ascii="Times New Roman" w:hAnsi="Times New Roman" w:cs="Times New Roman"/>
          <w:iCs/>
        </w:rPr>
        <w:t>).</w:t>
      </w:r>
      <w:r w:rsidR="00D60AA0">
        <w:rPr>
          <w:rFonts w:ascii="Times New Roman" w:hAnsi="Times New Roman" w:cs="Times New Roman"/>
          <w:iCs/>
        </w:rPr>
        <w:t xml:space="preserve"> </w:t>
      </w:r>
      <w:r w:rsidR="006F6CBD" w:rsidRPr="00B010D9">
        <w:rPr>
          <w:rFonts w:ascii="Times New Roman" w:hAnsi="Times New Roman" w:cs="Times New Roman"/>
          <w:iCs/>
        </w:rPr>
        <w:t xml:space="preserve">Finally, each </w:t>
      </w:r>
      <w:r w:rsidR="005278FF">
        <w:rPr>
          <w:rFonts w:ascii="Times New Roman" w:hAnsi="Times New Roman" w:cs="Times New Roman"/>
          <w:iCs/>
        </w:rPr>
        <w:t xml:space="preserve">one of the 32 </w:t>
      </w:r>
      <w:r w:rsidR="006F6CBD" w:rsidRPr="00B010D9">
        <w:rPr>
          <w:rFonts w:ascii="Times New Roman" w:hAnsi="Times New Roman" w:cs="Times New Roman"/>
          <w:iCs/>
        </w:rPr>
        <w:t xml:space="preserve">local </w:t>
      </w:r>
      <w:r w:rsidR="008414AB">
        <w:rPr>
          <w:rFonts w:ascii="Times New Roman" w:hAnsi="Times New Roman" w:cs="Times New Roman"/>
          <w:iCs/>
        </w:rPr>
        <w:t>EMB</w:t>
      </w:r>
      <w:r w:rsidR="005278FF">
        <w:rPr>
          <w:rFonts w:ascii="Times New Roman" w:hAnsi="Times New Roman" w:cs="Times New Roman"/>
          <w:iCs/>
        </w:rPr>
        <w:t>’s</w:t>
      </w:r>
      <w:r w:rsidR="008414AB">
        <w:rPr>
          <w:rFonts w:ascii="Times New Roman" w:hAnsi="Times New Roman" w:cs="Times New Roman"/>
          <w:iCs/>
        </w:rPr>
        <w:t xml:space="preserve"> –known as </w:t>
      </w:r>
      <w:r w:rsidR="001332EB" w:rsidRPr="00B010D9">
        <w:rPr>
          <w:rFonts w:ascii="Times New Roman" w:hAnsi="Times New Roman" w:cs="Times New Roman"/>
        </w:rPr>
        <w:t xml:space="preserve">Local Public </w:t>
      </w:r>
      <w:del w:id="29" w:author="..." w:date="2016-04-13T10:46:00Z">
        <w:r w:rsidR="001332EB" w:rsidRPr="00B010D9" w:rsidDel="00D61A7C">
          <w:rPr>
            <w:rFonts w:ascii="Times New Roman" w:hAnsi="Times New Roman" w:cs="Times New Roman"/>
          </w:rPr>
          <w:delText xml:space="preserve">Organisms </w:delText>
        </w:r>
      </w:del>
      <w:ins w:id="30" w:author="..." w:date="2016-04-13T10:46:00Z">
        <w:r w:rsidR="00D61A7C">
          <w:rPr>
            <w:rFonts w:ascii="Times New Roman" w:hAnsi="Times New Roman" w:cs="Times New Roman"/>
          </w:rPr>
          <w:t>Organizations</w:t>
        </w:r>
        <w:r w:rsidR="00D61A7C" w:rsidRPr="00B010D9">
          <w:rPr>
            <w:rFonts w:ascii="Times New Roman" w:hAnsi="Times New Roman" w:cs="Times New Roman"/>
          </w:rPr>
          <w:t xml:space="preserve"> </w:t>
        </w:r>
      </w:ins>
      <w:r w:rsidR="001332EB" w:rsidRPr="00B010D9">
        <w:rPr>
          <w:rFonts w:ascii="Times New Roman" w:hAnsi="Times New Roman" w:cs="Times New Roman"/>
        </w:rPr>
        <w:t>(</w:t>
      </w:r>
      <w:proofErr w:type="spellStart"/>
      <w:r w:rsidR="001332EB" w:rsidRPr="00F4484D">
        <w:rPr>
          <w:rFonts w:ascii="Times New Roman" w:hAnsi="Times New Roman" w:cs="Times New Roman"/>
          <w:i/>
        </w:rPr>
        <w:t>Organismos</w:t>
      </w:r>
      <w:proofErr w:type="spellEnd"/>
      <w:r w:rsidR="001332EB" w:rsidRPr="00F4484D">
        <w:rPr>
          <w:rFonts w:ascii="Times New Roman" w:hAnsi="Times New Roman" w:cs="Times New Roman"/>
          <w:i/>
        </w:rPr>
        <w:t xml:space="preserve"> </w:t>
      </w:r>
      <w:proofErr w:type="spellStart"/>
      <w:r w:rsidR="001332EB" w:rsidRPr="00F4484D">
        <w:rPr>
          <w:rFonts w:ascii="Times New Roman" w:hAnsi="Times New Roman" w:cs="Times New Roman"/>
          <w:i/>
        </w:rPr>
        <w:t>Públicos</w:t>
      </w:r>
      <w:proofErr w:type="spellEnd"/>
      <w:r w:rsidR="001332EB" w:rsidRPr="00F4484D">
        <w:rPr>
          <w:rFonts w:ascii="Times New Roman" w:hAnsi="Times New Roman" w:cs="Times New Roman"/>
          <w:i/>
        </w:rPr>
        <w:t xml:space="preserve"> Locales</w:t>
      </w:r>
      <w:r w:rsidR="001332EB" w:rsidRPr="00B010D9">
        <w:rPr>
          <w:rFonts w:ascii="Times New Roman" w:hAnsi="Times New Roman" w:cs="Times New Roman"/>
        </w:rPr>
        <w:t>, or OPLES</w:t>
      </w:r>
      <w:r w:rsidR="001332EB" w:rsidRPr="001332EB">
        <w:rPr>
          <w:rFonts w:ascii="Times New Roman" w:hAnsi="Times New Roman" w:cs="Times New Roman"/>
          <w:iCs/>
        </w:rPr>
        <w:t xml:space="preserve"> </w:t>
      </w:r>
      <w:r w:rsidR="001332EB">
        <w:rPr>
          <w:rFonts w:ascii="Times New Roman" w:hAnsi="Times New Roman" w:cs="Times New Roman"/>
          <w:iCs/>
        </w:rPr>
        <w:t>after the 2014 electoral reform</w:t>
      </w:r>
      <w:r w:rsidR="001332EB" w:rsidRPr="00B010D9">
        <w:rPr>
          <w:rFonts w:ascii="Times New Roman" w:hAnsi="Times New Roman" w:cs="Times New Roman"/>
        </w:rPr>
        <w:t>)</w:t>
      </w:r>
      <w:r w:rsidR="008414AB">
        <w:rPr>
          <w:rFonts w:ascii="Times New Roman" w:hAnsi="Times New Roman" w:cs="Times New Roman"/>
          <w:iCs/>
        </w:rPr>
        <w:t>–</w:t>
      </w:r>
      <w:r w:rsidR="006F6CBD" w:rsidRPr="00B010D9">
        <w:rPr>
          <w:rFonts w:ascii="Times New Roman" w:hAnsi="Times New Roman" w:cs="Times New Roman"/>
          <w:iCs/>
        </w:rPr>
        <w:t xml:space="preserve"> </w:t>
      </w:r>
      <w:r w:rsidR="002B4EDE">
        <w:rPr>
          <w:rFonts w:ascii="Times New Roman" w:hAnsi="Times New Roman" w:cs="Times New Roman"/>
          <w:iCs/>
        </w:rPr>
        <w:t>concentrates</w:t>
      </w:r>
      <w:r w:rsidR="006F6CBD" w:rsidRPr="00B010D9">
        <w:rPr>
          <w:rFonts w:ascii="Times New Roman" w:hAnsi="Times New Roman" w:cs="Times New Roman"/>
          <w:iCs/>
        </w:rPr>
        <w:t xml:space="preserve"> information on the various legal and administrative criteria applicable </w:t>
      </w:r>
      <w:r w:rsidR="005278FF">
        <w:rPr>
          <w:rFonts w:ascii="Times New Roman" w:hAnsi="Times New Roman" w:cs="Times New Roman"/>
          <w:iCs/>
        </w:rPr>
        <w:t>to</w:t>
      </w:r>
      <w:r w:rsidR="005278FF" w:rsidRPr="00B010D9">
        <w:rPr>
          <w:rFonts w:ascii="Times New Roman" w:hAnsi="Times New Roman" w:cs="Times New Roman"/>
          <w:iCs/>
        </w:rPr>
        <w:t xml:space="preserve"> </w:t>
      </w:r>
      <w:r w:rsidR="006F6CBD" w:rsidRPr="00B010D9">
        <w:rPr>
          <w:rFonts w:ascii="Times New Roman" w:hAnsi="Times New Roman" w:cs="Times New Roman"/>
          <w:iCs/>
        </w:rPr>
        <w:t>that state.</w:t>
      </w:r>
      <w:r w:rsidR="00D60AA0">
        <w:rPr>
          <w:rFonts w:ascii="Times New Roman" w:hAnsi="Times New Roman" w:cs="Times New Roman"/>
          <w:iCs/>
        </w:rPr>
        <w:t xml:space="preserve"> </w:t>
      </w:r>
      <w:r w:rsidR="006F6CBD" w:rsidRPr="00B010D9">
        <w:rPr>
          <w:rFonts w:ascii="Times New Roman" w:hAnsi="Times New Roman" w:cs="Times New Roman"/>
          <w:iCs/>
        </w:rPr>
        <w:t>Although redistricting process</w:t>
      </w:r>
      <w:r w:rsidR="005278FF">
        <w:rPr>
          <w:rFonts w:ascii="Times New Roman" w:hAnsi="Times New Roman" w:cs="Times New Roman"/>
          <w:iCs/>
        </w:rPr>
        <w:t>es</w:t>
      </w:r>
      <w:r w:rsidR="006F6CBD" w:rsidRPr="00B010D9">
        <w:rPr>
          <w:rFonts w:ascii="Times New Roman" w:hAnsi="Times New Roman" w:cs="Times New Roman"/>
          <w:iCs/>
        </w:rPr>
        <w:t xml:space="preserve"> do not </w:t>
      </w:r>
      <w:r w:rsidR="005278FF">
        <w:rPr>
          <w:rFonts w:ascii="Times New Roman" w:hAnsi="Times New Roman" w:cs="Times New Roman"/>
          <w:iCs/>
        </w:rPr>
        <w:t>formally include</w:t>
      </w:r>
      <w:r w:rsidR="005278FF" w:rsidRPr="00B010D9">
        <w:rPr>
          <w:rFonts w:ascii="Times New Roman" w:hAnsi="Times New Roman" w:cs="Times New Roman"/>
          <w:iCs/>
        </w:rPr>
        <w:t xml:space="preserve"> </w:t>
      </w:r>
      <w:r w:rsidR="006F6CBD" w:rsidRPr="00B010D9">
        <w:rPr>
          <w:rFonts w:ascii="Times New Roman" w:hAnsi="Times New Roman" w:cs="Times New Roman"/>
          <w:iCs/>
        </w:rPr>
        <w:t xml:space="preserve">the analysis of </w:t>
      </w:r>
      <w:r w:rsidR="005278FF">
        <w:rPr>
          <w:rFonts w:ascii="Times New Roman" w:hAnsi="Times New Roman" w:cs="Times New Roman"/>
          <w:iCs/>
        </w:rPr>
        <w:t xml:space="preserve">previous </w:t>
      </w:r>
      <w:r w:rsidR="006F6CBD" w:rsidRPr="00B010D9">
        <w:rPr>
          <w:rFonts w:ascii="Times New Roman" w:hAnsi="Times New Roman" w:cs="Times New Roman"/>
          <w:iCs/>
        </w:rPr>
        <w:t>election results</w:t>
      </w:r>
      <w:r w:rsidR="005278FF">
        <w:rPr>
          <w:rFonts w:ascii="Times New Roman" w:hAnsi="Times New Roman" w:cs="Times New Roman"/>
          <w:iCs/>
        </w:rPr>
        <w:t xml:space="preserve"> in any of its stages by the Technical Committee or the EMB’s executive board</w:t>
      </w:r>
      <w:r w:rsidR="006F6CBD" w:rsidRPr="00B010D9">
        <w:rPr>
          <w:rFonts w:ascii="Times New Roman" w:hAnsi="Times New Roman" w:cs="Times New Roman"/>
          <w:iCs/>
        </w:rPr>
        <w:t xml:space="preserve">, we assume that party modifications are made primarily on </w:t>
      </w:r>
      <w:r w:rsidR="002B4EDE">
        <w:rPr>
          <w:rFonts w:ascii="Times New Roman" w:hAnsi="Times New Roman" w:cs="Times New Roman"/>
          <w:iCs/>
        </w:rPr>
        <w:t>this</w:t>
      </w:r>
      <w:r w:rsidR="006F6CBD" w:rsidRPr="00B010D9">
        <w:rPr>
          <w:rFonts w:ascii="Times New Roman" w:hAnsi="Times New Roman" w:cs="Times New Roman"/>
          <w:iCs/>
        </w:rPr>
        <w:t xml:space="preserve"> basis, </w:t>
      </w:r>
      <w:del w:id="31" w:author="..." w:date="2016-04-13T10:47:00Z">
        <w:r w:rsidR="006F6CBD" w:rsidRPr="00B010D9" w:rsidDel="00D61A7C">
          <w:rPr>
            <w:rFonts w:ascii="Times New Roman" w:hAnsi="Times New Roman" w:cs="Times New Roman"/>
            <w:iCs/>
          </w:rPr>
          <w:delText xml:space="preserve">so </w:delText>
        </w:r>
      </w:del>
      <w:ins w:id="32" w:author="..." w:date="2016-04-13T10:47:00Z">
        <w:r w:rsidR="00D61A7C">
          <w:rPr>
            <w:rFonts w:ascii="Times New Roman" w:hAnsi="Times New Roman" w:cs="Times New Roman"/>
            <w:iCs/>
          </w:rPr>
          <w:t>which implies that</w:t>
        </w:r>
        <w:r w:rsidR="00D61A7C" w:rsidRPr="00B010D9">
          <w:rPr>
            <w:rFonts w:ascii="Times New Roman" w:hAnsi="Times New Roman" w:cs="Times New Roman"/>
            <w:iCs/>
          </w:rPr>
          <w:t xml:space="preserve"> </w:t>
        </w:r>
      </w:ins>
      <w:r w:rsidR="006F6CBD" w:rsidRPr="00B010D9">
        <w:rPr>
          <w:rFonts w:ascii="Times New Roman" w:hAnsi="Times New Roman" w:cs="Times New Roman"/>
          <w:iCs/>
        </w:rPr>
        <w:t>votes are key information for evaluating the maps proposed by the various parties.</w:t>
      </w:r>
      <w:r w:rsidR="006F6CBD" w:rsidRPr="00B010D9">
        <w:rPr>
          <w:rFonts w:ascii="Times New Roman" w:hAnsi="Times New Roman" w:cs="Times New Roman"/>
        </w:rPr>
        <w:t xml:space="preserve"> </w:t>
      </w:r>
    </w:p>
    <w:p w14:paraId="41FEABD1" w14:textId="1B5193CB" w:rsidR="006F6CBD" w:rsidRPr="00B010D9" w:rsidRDefault="006F6CBD" w:rsidP="006F6CBD">
      <w:pPr>
        <w:spacing w:line="480" w:lineRule="auto"/>
        <w:jc w:val="both"/>
        <w:rPr>
          <w:rFonts w:ascii="Times New Roman" w:hAnsi="Times New Roman" w:cs="Times New Roman"/>
        </w:rPr>
      </w:pPr>
      <w:r w:rsidRPr="00B010D9">
        <w:rPr>
          <w:rFonts w:ascii="Times New Roman" w:hAnsi="Times New Roman" w:cs="Times New Roman"/>
        </w:rPr>
        <w:tab/>
        <w:t xml:space="preserve">As the table also indicates, </w:t>
      </w:r>
      <w:del w:id="33" w:author="..." w:date="2016-04-13T10:47:00Z">
        <w:r w:rsidRPr="00B010D9" w:rsidDel="00D61A7C">
          <w:rPr>
            <w:rFonts w:ascii="Times New Roman" w:hAnsi="Times New Roman" w:cs="Times New Roman"/>
          </w:rPr>
          <w:delText>not all the</w:delText>
        </w:r>
      </w:del>
      <w:ins w:id="34" w:author="..." w:date="2016-04-13T10:47:00Z">
        <w:r w:rsidR="00D61A7C">
          <w:rPr>
            <w:rFonts w:ascii="Times New Roman" w:hAnsi="Times New Roman" w:cs="Times New Roman"/>
          </w:rPr>
          <w:t>some</w:t>
        </w:r>
      </w:ins>
      <w:r w:rsidRPr="00B010D9">
        <w:rPr>
          <w:rFonts w:ascii="Times New Roman" w:hAnsi="Times New Roman" w:cs="Times New Roman"/>
        </w:rPr>
        <w:t xml:space="preserve"> information is </w:t>
      </w:r>
      <w:ins w:id="35" w:author="..." w:date="2016-04-13T10:47:00Z">
        <w:r w:rsidR="00D61A7C">
          <w:rPr>
            <w:rFonts w:ascii="Times New Roman" w:hAnsi="Times New Roman" w:cs="Times New Roman"/>
          </w:rPr>
          <w:t xml:space="preserve">not </w:t>
        </w:r>
      </w:ins>
      <w:r w:rsidRPr="00B010D9">
        <w:rPr>
          <w:rFonts w:ascii="Times New Roman" w:hAnsi="Times New Roman" w:cs="Times New Roman"/>
        </w:rPr>
        <w:t xml:space="preserve">available in accessible formats. There </w:t>
      </w:r>
      <w:del w:id="36" w:author="..." w:date="2016-04-13T10:47:00Z">
        <w:r w:rsidRPr="00B010D9" w:rsidDel="00D61A7C">
          <w:rPr>
            <w:rFonts w:ascii="Times New Roman" w:hAnsi="Times New Roman" w:cs="Times New Roman"/>
          </w:rPr>
          <w:delText xml:space="preserve">is </w:delText>
        </w:r>
      </w:del>
      <w:ins w:id="37" w:author="..." w:date="2016-04-13T10:47:00Z">
        <w:r w:rsidR="00D61A7C">
          <w:rPr>
            <w:rFonts w:ascii="Times New Roman" w:hAnsi="Times New Roman" w:cs="Times New Roman"/>
          </w:rPr>
          <w:t>are</w:t>
        </w:r>
        <w:r w:rsidR="00D61A7C" w:rsidRPr="00B010D9">
          <w:rPr>
            <w:rFonts w:ascii="Times New Roman" w:hAnsi="Times New Roman" w:cs="Times New Roman"/>
          </w:rPr>
          <w:t xml:space="preserve"> </w:t>
        </w:r>
      </w:ins>
      <w:r w:rsidRPr="00B010D9">
        <w:rPr>
          <w:rFonts w:ascii="Times New Roman" w:hAnsi="Times New Roman" w:cs="Times New Roman"/>
        </w:rPr>
        <w:t>some data</w:t>
      </w:r>
      <w:del w:id="38" w:author="..." w:date="2016-04-13T10:48:00Z">
        <w:r w:rsidRPr="00B010D9" w:rsidDel="00D61A7C">
          <w:rPr>
            <w:rFonts w:ascii="Times New Roman" w:hAnsi="Times New Roman" w:cs="Times New Roman"/>
          </w:rPr>
          <w:delText xml:space="preserve"> that</w:delText>
        </w:r>
      </w:del>
      <w:del w:id="39" w:author="..." w:date="2016-04-13T10:50:00Z">
        <w:r w:rsidRPr="00B010D9" w:rsidDel="00D61A7C">
          <w:rPr>
            <w:rFonts w:ascii="Times New Roman" w:hAnsi="Times New Roman" w:cs="Times New Roman"/>
          </w:rPr>
          <w:delText>,</w:delText>
        </w:r>
      </w:del>
      <w:ins w:id="40" w:author="..." w:date="2016-04-13T10:48:00Z">
        <w:r w:rsidR="00D61A7C">
          <w:rPr>
            <w:rFonts w:ascii="Times New Roman" w:hAnsi="Times New Roman" w:cs="Times New Roman"/>
          </w:rPr>
          <w:t xml:space="preserve"> that</w:t>
        </w:r>
      </w:ins>
      <w:ins w:id="41" w:author="..." w:date="2016-04-13T10:50:00Z">
        <w:r w:rsidR="00D61A7C">
          <w:rPr>
            <w:rFonts w:ascii="Times New Roman" w:hAnsi="Times New Roman" w:cs="Times New Roman"/>
          </w:rPr>
          <w:t xml:space="preserve">, </w:t>
        </w:r>
      </w:ins>
      <w:del w:id="42" w:author="..." w:date="2016-04-13T10:50:00Z">
        <w:r w:rsidRPr="00B010D9" w:rsidDel="00D61A7C">
          <w:rPr>
            <w:rFonts w:ascii="Times New Roman" w:hAnsi="Times New Roman" w:cs="Times New Roman"/>
          </w:rPr>
          <w:delText xml:space="preserve"> </w:delText>
        </w:r>
      </w:del>
      <w:r w:rsidRPr="00B010D9">
        <w:rPr>
          <w:rFonts w:ascii="Times New Roman" w:hAnsi="Times New Roman" w:cs="Times New Roman"/>
        </w:rPr>
        <w:t xml:space="preserve">despite being </w:t>
      </w:r>
      <w:r w:rsidR="007B00DA" w:rsidRPr="00B010D9">
        <w:rPr>
          <w:rFonts w:ascii="Times New Roman" w:hAnsi="Times New Roman" w:cs="Times New Roman"/>
        </w:rPr>
        <w:t>de</w:t>
      </w:r>
      <w:r w:rsidRPr="00B010D9">
        <w:rPr>
          <w:rFonts w:ascii="Times New Roman" w:hAnsi="Times New Roman" w:cs="Times New Roman"/>
        </w:rPr>
        <w:t xml:space="preserve">classified by </w:t>
      </w:r>
      <w:r w:rsidR="00304DF4">
        <w:rPr>
          <w:rFonts w:ascii="Times New Roman" w:hAnsi="Times New Roman" w:cs="Times New Roman"/>
        </w:rPr>
        <w:t>the board</w:t>
      </w:r>
      <w:r w:rsidRPr="00B010D9">
        <w:rPr>
          <w:rFonts w:ascii="Times New Roman" w:hAnsi="Times New Roman" w:cs="Times New Roman"/>
        </w:rPr>
        <w:t xml:space="preserve">, </w:t>
      </w:r>
      <w:del w:id="43" w:author="..." w:date="2016-04-13T10:49:00Z">
        <w:r w:rsidRPr="00B010D9" w:rsidDel="00D61A7C">
          <w:rPr>
            <w:rFonts w:ascii="Times New Roman" w:hAnsi="Times New Roman" w:cs="Times New Roman"/>
          </w:rPr>
          <w:delText xml:space="preserve">is </w:delText>
        </w:r>
      </w:del>
      <w:ins w:id="44" w:author="..." w:date="2016-04-13T10:49:00Z">
        <w:r w:rsidR="00D61A7C">
          <w:rPr>
            <w:rFonts w:ascii="Times New Roman" w:hAnsi="Times New Roman" w:cs="Times New Roman"/>
          </w:rPr>
          <w:t>are</w:t>
        </w:r>
        <w:r w:rsidR="00D61A7C" w:rsidRPr="00B010D9">
          <w:rPr>
            <w:rFonts w:ascii="Times New Roman" w:hAnsi="Times New Roman" w:cs="Times New Roman"/>
          </w:rPr>
          <w:t xml:space="preserve"> </w:t>
        </w:r>
      </w:ins>
      <w:r w:rsidRPr="00B010D9">
        <w:rPr>
          <w:rFonts w:ascii="Times New Roman" w:hAnsi="Times New Roman" w:cs="Times New Roman"/>
        </w:rPr>
        <w:t>hard to come by.</w:t>
      </w:r>
      <w:r w:rsidRPr="00B010D9">
        <w:rPr>
          <w:rStyle w:val="FootnoteReference"/>
          <w:rFonts w:ascii="Times New Roman" w:hAnsi="Times New Roman" w:cs="Times New Roman"/>
        </w:rPr>
        <w:footnoteReference w:id="10"/>
      </w:r>
      <w:r w:rsidR="00D60AA0">
        <w:rPr>
          <w:rFonts w:ascii="Times New Roman" w:hAnsi="Times New Roman" w:cs="Times New Roman"/>
        </w:rPr>
        <w:t xml:space="preserve"> </w:t>
      </w:r>
      <w:ins w:id="45" w:author="..." w:date="2016-04-13T10:50:00Z">
        <w:r w:rsidR="00D61A7C">
          <w:rPr>
            <w:rFonts w:ascii="Times New Roman" w:hAnsi="Times New Roman" w:cs="Times New Roman"/>
          </w:rPr>
          <w:t>Further, t</w:t>
        </w:r>
      </w:ins>
      <w:del w:id="46" w:author="..." w:date="2016-04-13T10:50:00Z">
        <w:r w:rsidRPr="00B010D9" w:rsidDel="00D61A7C">
          <w:rPr>
            <w:rFonts w:ascii="Times New Roman" w:hAnsi="Times New Roman" w:cs="Times New Roman"/>
          </w:rPr>
          <w:delText>T</w:delText>
        </w:r>
      </w:del>
      <w:r w:rsidRPr="00B010D9">
        <w:rPr>
          <w:rFonts w:ascii="Times New Roman" w:hAnsi="Times New Roman" w:cs="Times New Roman"/>
        </w:rPr>
        <w:t>here are various types of specialized software</w:t>
      </w:r>
      <w:ins w:id="47" w:author="..." w:date="2016-04-13T10:51:00Z">
        <w:r w:rsidR="007841D7">
          <w:rPr>
            <w:rFonts w:ascii="Times New Roman" w:hAnsi="Times New Roman" w:cs="Times New Roman"/>
          </w:rPr>
          <w:t xml:space="preserve"> needed to</w:t>
        </w:r>
      </w:ins>
      <w:r w:rsidRPr="00B010D9">
        <w:rPr>
          <w:rFonts w:ascii="Times New Roman" w:hAnsi="Times New Roman" w:cs="Times New Roman"/>
        </w:rPr>
        <w:t xml:space="preserve"> </w:t>
      </w:r>
      <w:del w:id="48" w:author="..." w:date="2016-04-13T10:51:00Z">
        <w:r w:rsidRPr="00B010D9" w:rsidDel="007841D7">
          <w:rPr>
            <w:rFonts w:ascii="Times New Roman" w:hAnsi="Times New Roman" w:cs="Times New Roman"/>
          </w:rPr>
          <w:delText xml:space="preserve">for </w:delText>
        </w:r>
      </w:del>
      <w:r w:rsidRPr="00B010D9">
        <w:rPr>
          <w:rFonts w:ascii="Times New Roman" w:hAnsi="Times New Roman" w:cs="Times New Roman"/>
        </w:rPr>
        <w:t>process</w:t>
      </w:r>
      <w:del w:id="49" w:author="..." w:date="2016-04-13T10:51:00Z">
        <w:r w:rsidRPr="00B010D9" w:rsidDel="007841D7">
          <w:rPr>
            <w:rFonts w:ascii="Times New Roman" w:hAnsi="Times New Roman" w:cs="Times New Roman"/>
          </w:rPr>
          <w:delText>ing</w:delText>
        </w:r>
      </w:del>
      <w:r w:rsidRPr="00B010D9">
        <w:rPr>
          <w:rFonts w:ascii="Times New Roman" w:hAnsi="Times New Roman" w:cs="Times New Roman"/>
        </w:rPr>
        <w:t xml:space="preserve"> part of the </w:t>
      </w:r>
      <w:del w:id="50" w:author="..." w:date="2016-04-13T10:51:00Z">
        <w:r w:rsidRPr="00B010D9" w:rsidDel="007841D7">
          <w:rPr>
            <w:rFonts w:ascii="Times New Roman" w:hAnsi="Times New Roman" w:cs="Times New Roman"/>
          </w:rPr>
          <w:delText>information</w:delText>
        </w:r>
      </w:del>
      <w:ins w:id="51" w:author="..." w:date="2016-04-13T10:51:00Z">
        <w:r w:rsidR="007841D7">
          <w:rPr>
            <w:rFonts w:ascii="Times New Roman" w:hAnsi="Times New Roman" w:cs="Times New Roman"/>
          </w:rPr>
          <w:t>data</w:t>
        </w:r>
      </w:ins>
      <w:r w:rsidR="00BD7850">
        <w:rPr>
          <w:rFonts w:ascii="Times New Roman" w:hAnsi="Times New Roman" w:cs="Times New Roman"/>
        </w:rPr>
        <w:t>. F</w:t>
      </w:r>
      <w:r w:rsidRPr="00B010D9">
        <w:rPr>
          <w:rFonts w:ascii="Times New Roman" w:hAnsi="Times New Roman" w:cs="Times New Roman"/>
        </w:rPr>
        <w:t>or example</w:t>
      </w:r>
      <w:r w:rsidR="00BD7850">
        <w:rPr>
          <w:rFonts w:ascii="Times New Roman" w:hAnsi="Times New Roman" w:cs="Times New Roman"/>
        </w:rPr>
        <w:t>,</w:t>
      </w:r>
      <w:r w:rsidR="00D60AA0">
        <w:rPr>
          <w:rFonts w:ascii="Times New Roman" w:hAnsi="Times New Roman" w:cs="Times New Roman"/>
        </w:rPr>
        <w:t xml:space="preserve"> </w:t>
      </w:r>
      <w:r w:rsidR="00BD7850">
        <w:rPr>
          <w:rFonts w:ascii="Times New Roman" w:hAnsi="Times New Roman" w:cs="Times New Roman"/>
        </w:rPr>
        <w:t>a</w:t>
      </w:r>
      <w:r w:rsidRPr="00B010D9">
        <w:rPr>
          <w:rFonts w:ascii="Times New Roman" w:hAnsi="Times New Roman" w:cs="Times New Roman"/>
        </w:rPr>
        <w:t xml:space="preserve">nalyzing the </w:t>
      </w:r>
      <w:del w:id="52" w:author="..." w:date="2016-04-13T10:51:00Z">
        <w:r w:rsidRPr="00B010D9" w:rsidDel="00F02E31">
          <w:rPr>
            <w:rFonts w:ascii="Times New Roman" w:hAnsi="Times New Roman" w:cs="Times New Roman"/>
          </w:rPr>
          <w:delText xml:space="preserve">information </w:delText>
        </w:r>
      </w:del>
      <w:ins w:id="53" w:author="..." w:date="2016-04-13T10:51:00Z">
        <w:r w:rsidR="00F02E31">
          <w:rPr>
            <w:rFonts w:ascii="Times New Roman" w:hAnsi="Times New Roman" w:cs="Times New Roman"/>
          </w:rPr>
          <w:t>data</w:t>
        </w:r>
        <w:r w:rsidR="00F02E31" w:rsidRPr="00B010D9">
          <w:rPr>
            <w:rFonts w:ascii="Times New Roman" w:hAnsi="Times New Roman" w:cs="Times New Roman"/>
          </w:rPr>
          <w:t xml:space="preserve"> </w:t>
        </w:r>
      </w:ins>
      <w:r w:rsidRPr="00B010D9">
        <w:rPr>
          <w:rFonts w:ascii="Times New Roman" w:hAnsi="Times New Roman" w:cs="Times New Roman"/>
        </w:rPr>
        <w:t xml:space="preserve">requires a </w:t>
      </w:r>
      <w:del w:id="54" w:author="..." w:date="2016-04-13T10:52:00Z">
        <w:r w:rsidRPr="00B010D9" w:rsidDel="00F02E31">
          <w:rPr>
            <w:rFonts w:ascii="Times New Roman" w:hAnsi="Times New Roman" w:cs="Times New Roman"/>
          </w:rPr>
          <w:delText>data program</w:delText>
        </w:r>
      </w:del>
      <w:ins w:id="55" w:author="..." w:date="2016-04-13T10:52:00Z">
        <w:r w:rsidR="00F02E31">
          <w:rPr>
            <w:rFonts w:ascii="Times New Roman" w:hAnsi="Times New Roman" w:cs="Times New Roman"/>
          </w:rPr>
          <w:t>software</w:t>
        </w:r>
      </w:ins>
      <w:r w:rsidRPr="00B010D9">
        <w:rPr>
          <w:rFonts w:ascii="Times New Roman" w:hAnsi="Times New Roman" w:cs="Times New Roman"/>
        </w:rPr>
        <w:t xml:space="preserve"> for </w:t>
      </w:r>
      <w:r w:rsidR="00886BA2" w:rsidRPr="00B010D9">
        <w:rPr>
          <w:rFonts w:ascii="Times New Roman" w:hAnsi="Times New Roman" w:cs="Times New Roman"/>
        </w:rPr>
        <w:t>manipulating geo</w:t>
      </w:r>
      <w:ins w:id="56" w:author="..." w:date="2016-04-13T10:52:00Z">
        <w:r w:rsidR="00F02E31">
          <w:rPr>
            <w:rFonts w:ascii="Times New Roman" w:hAnsi="Times New Roman" w:cs="Times New Roman"/>
          </w:rPr>
          <w:t>-</w:t>
        </w:r>
      </w:ins>
      <w:r w:rsidR="00886BA2" w:rsidRPr="00B010D9">
        <w:rPr>
          <w:rFonts w:ascii="Times New Roman" w:hAnsi="Times New Roman" w:cs="Times New Roman"/>
        </w:rPr>
        <w:t>referenced data in GIS format.</w:t>
      </w:r>
      <w:r w:rsidR="00D60AA0">
        <w:rPr>
          <w:rFonts w:ascii="Times New Roman" w:hAnsi="Times New Roman" w:cs="Times New Roman"/>
        </w:rPr>
        <w:t xml:space="preserve"> </w:t>
      </w:r>
      <w:r w:rsidR="00886BA2" w:rsidRPr="00B010D9">
        <w:rPr>
          <w:rFonts w:ascii="Times New Roman" w:hAnsi="Times New Roman" w:cs="Times New Roman"/>
        </w:rPr>
        <w:t>There are many options</w:t>
      </w:r>
      <w:r w:rsidRPr="00B010D9">
        <w:rPr>
          <w:rFonts w:ascii="Times New Roman" w:hAnsi="Times New Roman" w:cs="Times New Roman"/>
        </w:rPr>
        <w:t xml:space="preserve"> </w:t>
      </w:r>
      <w:r w:rsidR="00886BA2" w:rsidRPr="00B010D9">
        <w:rPr>
          <w:rFonts w:ascii="Times New Roman" w:hAnsi="Times New Roman" w:cs="Times New Roman"/>
        </w:rPr>
        <w:t>available, both commercial and open-source (Wikipedia lists a dozen under “geographic information systems”).</w:t>
      </w:r>
      <w:r w:rsidR="00D60AA0">
        <w:rPr>
          <w:rFonts w:ascii="Times New Roman" w:hAnsi="Times New Roman" w:cs="Times New Roman"/>
        </w:rPr>
        <w:t xml:space="preserve"> </w:t>
      </w:r>
      <w:del w:id="57" w:author="..." w:date="2016-04-13T10:57:00Z">
        <w:r w:rsidR="00886BA2" w:rsidRPr="00B010D9" w:rsidDel="00F73CAE">
          <w:rPr>
            <w:rFonts w:ascii="Times New Roman" w:hAnsi="Times New Roman" w:cs="Times New Roman"/>
          </w:rPr>
          <w:delText xml:space="preserve">It </w:delText>
        </w:r>
      </w:del>
      <w:ins w:id="58" w:author="..." w:date="2016-04-13T10:57:00Z">
        <w:r w:rsidR="00F73CAE">
          <w:rPr>
            <w:rFonts w:ascii="Times New Roman" w:hAnsi="Times New Roman" w:cs="Times New Roman"/>
          </w:rPr>
          <w:t>Analyzing the data</w:t>
        </w:r>
        <w:r w:rsidR="00F73CAE" w:rsidRPr="00B010D9">
          <w:rPr>
            <w:rFonts w:ascii="Times New Roman" w:hAnsi="Times New Roman" w:cs="Times New Roman"/>
          </w:rPr>
          <w:t xml:space="preserve"> </w:t>
        </w:r>
      </w:ins>
      <w:r w:rsidR="00886BA2" w:rsidRPr="00B010D9">
        <w:rPr>
          <w:rFonts w:ascii="Times New Roman" w:hAnsi="Times New Roman" w:cs="Times New Roman"/>
        </w:rPr>
        <w:t xml:space="preserve">also requires a copy of the system developed by </w:t>
      </w:r>
      <w:r w:rsidR="00304DF4">
        <w:rPr>
          <w:rFonts w:ascii="Times New Roman" w:hAnsi="Times New Roman" w:cs="Times New Roman"/>
        </w:rPr>
        <w:t>the board</w:t>
      </w:r>
      <w:r w:rsidR="00886BA2" w:rsidRPr="00B010D9">
        <w:rPr>
          <w:rFonts w:ascii="Times New Roman" w:hAnsi="Times New Roman" w:cs="Times New Roman"/>
        </w:rPr>
        <w:t xml:space="preserve"> specifically for redistricting. This software performs various tasks: prepares proposed maps with </w:t>
      </w:r>
      <w:r w:rsidR="009F5343" w:rsidRPr="00B010D9">
        <w:rPr>
          <w:rFonts w:ascii="Times New Roman" w:hAnsi="Times New Roman" w:cs="Times New Roman"/>
        </w:rPr>
        <w:t>a combinatorial optimization algorithm</w:t>
      </w:r>
      <w:r w:rsidR="00BD7850">
        <w:rPr>
          <w:rFonts w:ascii="Times New Roman" w:hAnsi="Times New Roman" w:cs="Times New Roman"/>
        </w:rPr>
        <w:t>s</w:t>
      </w:r>
      <w:r w:rsidR="009F5343" w:rsidRPr="00B010D9">
        <w:rPr>
          <w:rFonts w:ascii="Times New Roman" w:hAnsi="Times New Roman" w:cs="Times New Roman"/>
        </w:rPr>
        <w:t xml:space="preserve"> (known as simulated annealing or </w:t>
      </w:r>
      <w:r w:rsidR="008A55F8" w:rsidRPr="00B010D9">
        <w:rPr>
          <w:rFonts w:ascii="Times New Roman" w:hAnsi="Times New Roman" w:cs="Times New Roman"/>
        </w:rPr>
        <w:t>honeycomb optimization); allows for the selection of “seed sections” as a starting point for the automated redistricting process; or calculate</w:t>
      </w:r>
      <w:r w:rsidR="002B4EDE">
        <w:rPr>
          <w:rFonts w:ascii="Times New Roman" w:hAnsi="Times New Roman" w:cs="Times New Roman"/>
        </w:rPr>
        <w:t>s</w:t>
      </w:r>
      <w:r w:rsidR="008A55F8" w:rsidRPr="00B010D9">
        <w:rPr>
          <w:rFonts w:ascii="Times New Roman" w:hAnsi="Times New Roman" w:cs="Times New Roman"/>
        </w:rPr>
        <w:t xml:space="preserve"> measures for evaluating different scenarios using </w:t>
      </w:r>
      <w:r w:rsidR="008A55F8" w:rsidRPr="00B010D9">
        <w:rPr>
          <w:rFonts w:ascii="Times New Roman" w:hAnsi="Times New Roman" w:cs="Times New Roman"/>
        </w:rPr>
        <w:lastRenderedPageBreak/>
        <w:t xml:space="preserve">quantitative indicators. Finally, if interaction with a </w:t>
      </w:r>
      <w:r w:rsidR="00717FF1">
        <w:rPr>
          <w:rFonts w:ascii="Times New Roman" w:hAnsi="Times New Roman" w:cs="Times New Roman"/>
        </w:rPr>
        <w:t>third</w:t>
      </w:r>
      <w:r w:rsidR="00717FF1" w:rsidRPr="00B010D9">
        <w:rPr>
          <w:rFonts w:ascii="Times New Roman" w:hAnsi="Times New Roman" w:cs="Times New Roman"/>
        </w:rPr>
        <w:t xml:space="preserve"> </w:t>
      </w:r>
      <w:r w:rsidR="008A55F8" w:rsidRPr="00B010D9">
        <w:rPr>
          <w:rFonts w:ascii="Times New Roman" w:hAnsi="Times New Roman" w:cs="Times New Roman"/>
        </w:rPr>
        <w:t>party is required (</w:t>
      </w:r>
      <w:r w:rsidR="007B00DA" w:rsidRPr="00B010D9">
        <w:rPr>
          <w:rFonts w:ascii="Times New Roman" w:hAnsi="Times New Roman" w:cs="Times New Roman"/>
        </w:rPr>
        <w:t>whether</w:t>
      </w:r>
      <w:r w:rsidR="008A55F8" w:rsidRPr="00B010D9">
        <w:rPr>
          <w:rFonts w:ascii="Times New Roman" w:hAnsi="Times New Roman" w:cs="Times New Roman"/>
        </w:rPr>
        <w:t xml:space="preserve"> the electoral </w:t>
      </w:r>
      <w:r w:rsidR="00621070">
        <w:rPr>
          <w:rFonts w:ascii="Times New Roman" w:hAnsi="Times New Roman" w:cs="Times New Roman"/>
        </w:rPr>
        <w:t>board</w:t>
      </w:r>
      <w:r w:rsidR="008A55F8" w:rsidRPr="00B010D9">
        <w:rPr>
          <w:rFonts w:ascii="Times New Roman" w:hAnsi="Times New Roman" w:cs="Times New Roman"/>
        </w:rPr>
        <w:t xml:space="preserve">, a political party or </w:t>
      </w:r>
      <w:r w:rsidR="00717FF1">
        <w:rPr>
          <w:rFonts w:ascii="Times New Roman" w:hAnsi="Times New Roman" w:cs="Times New Roman"/>
        </w:rPr>
        <w:t>an external</w:t>
      </w:r>
      <w:r w:rsidR="00717FF1" w:rsidRPr="00B010D9">
        <w:rPr>
          <w:rFonts w:ascii="Times New Roman" w:hAnsi="Times New Roman" w:cs="Times New Roman"/>
        </w:rPr>
        <w:t xml:space="preserve"> </w:t>
      </w:r>
      <w:r w:rsidR="008A55F8" w:rsidRPr="00B010D9">
        <w:rPr>
          <w:rFonts w:ascii="Times New Roman" w:hAnsi="Times New Roman" w:cs="Times New Roman"/>
        </w:rPr>
        <w:t>individual) there must be a platform to “socialize” the proposals and receive comments and changes.</w:t>
      </w:r>
    </w:p>
    <w:p w14:paraId="621235DC" w14:textId="339DA2B9" w:rsidR="008A55F8" w:rsidRPr="00B010D9" w:rsidRDefault="008A55F8" w:rsidP="006F6CBD">
      <w:pPr>
        <w:spacing w:line="480" w:lineRule="auto"/>
        <w:jc w:val="both"/>
        <w:rPr>
          <w:rFonts w:ascii="Times New Roman" w:hAnsi="Times New Roman" w:cs="Times New Roman"/>
        </w:rPr>
      </w:pPr>
      <w:r w:rsidRPr="00B010D9">
        <w:rPr>
          <w:rFonts w:ascii="Times New Roman" w:hAnsi="Times New Roman" w:cs="Times New Roman"/>
        </w:rPr>
        <w:tab/>
        <w:t>Making the missing information available to the public will clearly help mak</w:t>
      </w:r>
      <w:r w:rsidR="00717FF1">
        <w:rPr>
          <w:rFonts w:ascii="Times New Roman" w:hAnsi="Times New Roman" w:cs="Times New Roman"/>
        </w:rPr>
        <w:t>ing</w:t>
      </w:r>
      <w:r w:rsidRPr="00B010D9">
        <w:rPr>
          <w:rFonts w:ascii="Times New Roman" w:hAnsi="Times New Roman" w:cs="Times New Roman"/>
        </w:rPr>
        <w:t xml:space="preserve"> redistricting processes more transparent.</w:t>
      </w:r>
      <w:r w:rsidR="00E37C30" w:rsidRPr="00B010D9">
        <w:rPr>
          <w:rFonts w:ascii="Times New Roman" w:hAnsi="Times New Roman" w:cs="Times New Roman"/>
        </w:rPr>
        <w:t xml:space="preserve"> But given the nature of the redistricting process and its various phases, it is not enough in and of itself.</w:t>
      </w:r>
      <w:r w:rsidR="00D60AA0">
        <w:rPr>
          <w:rFonts w:ascii="Times New Roman" w:hAnsi="Times New Roman" w:cs="Times New Roman"/>
        </w:rPr>
        <w:t xml:space="preserve"> </w:t>
      </w:r>
      <w:r w:rsidR="00E37C30" w:rsidRPr="00B010D9">
        <w:rPr>
          <w:rFonts w:ascii="Times New Roman" w:hAnsi="Times New Roman" w:cs="Times New Roman"/>
        </w:rPr>
        <w:t xml:space="preserve">The electoral </w:t>
      </w:r>
      <w:r w:rsidR="00621070">
        <w:rPr>
          <w:rFonts w:ascii="Times New Roman" w:hAnsi="Times New Roman" w:cs="Times New Roman"/>
        </w:rPr>
        <w:t>board</w:t>
      </w:r>
      <w:r w:rsidR="00E37C30" w:rsidRPr="00B010D9">
        <w:rPr>
          <w:rFonts w:ascii="Times New Roman" w:hAnsi="Times New Roman" w:cs="Times New Roman"/>
        </w:rPr>
        <w:t xml:space="preserve"> must also make a significant effort to harmonize and integrate the information</w:t>
      </w:r>
      <w:r w:rsidR="00A228AB" w:rsidRPr="00B010D9">
        <w:rPr>
          <w:rFonts w:ascii="Times New Roman" w:hAnsi="Times New Roman" w:cs="Times New Roman"/>
        </w:rPr>
        <w:t xml:space="preserve"> so that it is easier to use. Below we describe three conditions for ensuring that transparency and open data translate into effective accountability (Smith 2015, Ferreira da </w:t>
      </w:r>
      <w:proofErr w:type="spellStart"/>
      <w:r w:rsidR="00A228AB" w:rsidRPr="00B010D9">
        <w:rPr>
          <w:rFonts w:ascii="Times New Roman" w:hAnsi="Times New Roman" w:cs="Times New Roman"/>
        </w:rPr>
        <w:t>Cruza</w:t>
      </w:r>
      <w:proofErr w:type="spellEnd"/>
      <w:r w:rsidR="00A228AB" w:rsidRPr="00B010D9">
        <w:rPr>
          <w:rFonts w:ascii="Times New Roman" w:hAnsi="Times New Roman" w:cs="Times New Roman"/>
        </w:rPr>
        <w:t xml:space="preserve"> et al. 2015).</w:t>
      </w:r>
      <w:r w:rsidR="00A228AB" w:rsidRPr="00B010D9">
        <w:rPr>
          <w:rStyle w:val="FootnoteReference"/>
          <w:rFonts w:ascii="Times New Roman" w:hAnsi="Times New Roman" w:cs="Times New Roman"/>
        </w:rPr>
        <w:footnoteReference w:id="11"/>
      </w:r>
      <w:r w:rsidR="00A228AB" w:rsidRPr="00B010D9">
        <w:rPr>
          <w:rFonts w:ascii="Times New Roman" w:hAnsi="Times New Roman" w:cs="Times New Roman"/>
        </w:rPr>
        <w:t xml:space="preserve"> The conditions are </w:t>
      </w:r>
      <w:r w:rsidR="002B4EDE">
        <w:rPr>
          <w:rFonts w:ascii="Times New Roman" w:hAnsi="Times New Roman" w:cs="Times New Roman"/>
        </w:rPr>
        <w:t>ordered</w:t>
      </w:r>
      <w:r w:rsidR="00A228AB" w:rsidRPr="00B010D9">
        <w:rPr>
          <w:rFonts w:ascii="Times New Roman" w:hAnsi="Times New Roman" w:cs="Times New Roman"/>
        </w:rPr>
        <w:t xml:space="preserve"> from least to most demanding, and can be understood as three stages: the higher the stage the redistricting guidelines reach, the greater the probability that transparency will translate into effective accountability.</w:t>
      </w:r>
    </w:p>
    <w:p w14:paraId="6FA916F4" w14:textId="4A8A4E94" w:rsidR="00A228AB" w:rsidRPr="00B010D9" w:rsidRDefault="00A228AB" w:rsidP="006F6CBD">
      <w:pPr>
        <w:spacing w:line="480" w:lineRule="auto"/>
        <w:jc w:val="both"/>
        <w:rPr>
          <w:rFonts w:ascii="Times New Roman" w:hAnsi="Times New Roman" w:cs="Times New Roman"/>
        </w:rPr>
      </w:pPr>
      <w:r w:rsidRPr="00B010D9">
        <w:rPr>
          <w:rFonts w:ascii="Times New Roman" w:hAnsi="Times New Roman" w:cs="Times New Roman"/>
        </w:rPr>
        <w:tab/>
      </w:r>
      <w:r w:rsidRPr="00B010D9">
        <w:rPr>
          <w:rFonts w:ascii="Times New Roman" w:hAnsi="Times New Roman" w:cs="Times New Roman"/>
          <w:b/>
          <w:i/>
        </w:rPr>
        <w:t>Condition 1. Open data</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This entails operating the redistricting</w:t>
      </w:r>
      <w:r w:rsidR="00846992">
        <w:rPr>
          <w:rFonts w:ascii="Times New Roman" w:hAnsi="Times New Roman" w:cs="Times New Roman"/>
        </w:rPr>
        <w:t xml:space="preserve"> process</w:t>
      </w:r>
      <w:r w:rsidRPr="00B010D9">
        <w:rPr>
          <w:rFonts w:ascii="Times New Roman" w:hAnsi="Times New Roman" w:cs="Times New Roman"/>
        </w:rPr>
        <w:t xml:space="preserve"> in a totally transparent manner,</w:t>
      </w:r>
      <w:ins w:id="59" w:author="..." w:date="2016-04-13T10:58:00Z">
        <w:r w:rsidR="00F73CAE">
          <w:rPr>
            <w:rFonts w:ascii="Times New Roman" w:hAnsi="Times New Roman" w:cs="Times New Roman"/>
          </w:rPr>
          <w:t xml:space="preserve"> by</w:t>
        </w:r>
      </w:ins>
      <w:r w:rsidRPr="00B010D9">
        <w:rPr>
          <w:rFonts w:ascii="Times New Roman" w:hAnsi="Times New Roman" w:cs="Times New Roman"/>
        </w:rPr>
        <w:t xml:space="preserve"> giving the public continuous access (preferably online and in real time) to agreements, proposed maps, deliberations, and </w:t>
      </w:r>
      <w:r w:rsidR="002B4EDE">
        <w:rPr>
          <w:rFonts w:ascii="Times New Roman" w:hAnsi="Times New Roman" w:cs="Times New Roman"/>
        </w:rPr>
        <w:t>observations</w:t>
      </w:r>
      <w:r w:rsidRPr="00B010D9">
        <w:rPr>
          <w:rFonts w:ascii="Times New Roman" w:hAnsi="Times New Roman" w:cs="Times New Roman"/>
        </w:rPr>
        <w:t xml:space="preserve"> made </w:t>
      </w:r>
      <w:r w:rsidR="002007F9">
        <w:rPr>
          <w:rFonts w:ascii="Times New Roman" w:hAnsi="Times New Roman" w:cs="Times New Roman"/>
        </w:rPr>
        <w:t>to</w:t>
      </w:r>
      <w:r w:rsidR="002007F9" w:rsidRPr="00B010D9">
        <w:rPr>
          <w:rFonts w:ascii="Times New Roman" w:hAnsi="Times New Roman" w:cs="Times New Roman"/>
        </w:rPr>
        <w:t xml:space="preserve"> </w:t>
      </w:r>
      <w:r w:rsidRPr="00B010D9">
        <w:rPr>
          <w:rFonts w:ascii="Times New Roman" w:hAnsi="Times New Roman" w:cs="Times New Roman"/>
        </w:rPr>
        <w:t>the maps.</w:t>
      </w:r>
      <w:r w:rsidR="00D60AA0">
        <w:rPr>
          <w:rFonts w:ascii="Times New Roman" w:hAnsi="Times New Roman" w:cs="Times New Roman"/>
        </w:rPr>
        <w:t xml:space="preserve"> </w:t>
      </w:r>
      <w:r w:rsidRPr="00B010D9">
        <w:rPr>
          <w:rFonts w:ascii="Times New Roman" w:hAnsi="Times New Roman" w:cs="Times New Roman"/>
        </w:rPr>
        <w:t>To this</w:t>
      </w:r>
      <w:r w:rsidR="002B4EDE">
        <w:rPr>
          <w:rFonts w:ascii="Times New Roman" w:hAnsi="Times New Roman" w:cs="Times New Roman"/>
        </w:rPr>
        <w:t xml:space="preserve"> end</w:t>
      </w:r>
      <w:r w:rsidRPr="00B010D9">
        <w:rPr>
          <w:rFonts w:ascii="Times New Roman" w:hAnsi="Times New Roman" w:cs="Times New Roman"/>
        </w:rPr>
        <w:t>, the data used and the records generated by the redistricting process itself must be declassified.</w:t>
      </w:r>
      <w:r w:rsidR="00D60AA0">
        <w:rPr>
          <w:rFonts w:ascii="Times New Roman" w:hAnsi="Times New Roman" w:cs="Times New Roman"/>
        </w:rPr>
        <w:t xml:space="preserve"> </w:t>
      </w:r>
      <w:r w:rsidRPr="00B010D9">
        <w:rPr>
          <w:rFonts w:ascii="Times New Roman" w:hAnsi="Times New Roman" w:cs="Times New Roman"/>
        </w:rPr>
        <w:t>Any analysis conducted</w:t>
      </w:r>
      <w:r w:rsidR="00FB070B" w:rsidRPr="00B010D9">
        <w:rPr>
          <w:rFonts w:ascii="Times New Roman" w:hAnsi="Times New Roman" w:cs="Times New Roman"/>
        </w:rPr>
        <w:t xml:space="preserve"> </w:t>
      </w:r>
      <w:r w:rsidR="00CF1745">
        <w:rPr>
          <w:rFonts w:ascii="Times New Roman" w:hAnsi="Times New Roman" w:cs="Times New Roman"/>
        </w:rPr>
        <w:t>–</w:t>
      </w:r>
      <w:r w:rsidR="00FB070B" w:rsidRPr="00B010D9">
        <w:rPr>
          <w:rFonts w:ascii="Times New Roman" w:hAnsi="Times New Roman" w:cs="Times New Roman"/>
        </w:rPr>
        <w:t>or vetted</w:t>
      </w:r>
      <w:r w:rsidR="00CF1745">
        <w:rPr>
          <w:rFonts w:ascii="Times New Roman" w:hAnsi="Times New Roman" w:cs="Times New Roman"/>
        </w:rPr>
        <w:t>–</w:t>
      </w:r>
      <w:r w:rsidR="00FB070B" w:rsidRPr="00B010D9">
        <w:rPr>
          <w:rFonts w:ascii="Times New Roman" w:hAnsi="Times New Roman" w:cs="Times New Roman"/>
        </w:rPr>
        <w:t xml:space="preserve"> by the </w:t>
      </w:r>
      <w:r w:rsidR="002B4EDE">
        <w:rPr>
          <w:rFonts w:ascii="Times New Roman" w:hAnsi="Times New Roman" w:cs="Times New Roman"/>
        </w:rPr>
        <w:t>board</w:t>
      </w:r>
      <w:r w:rsidR="00FB070B" w:rsidRPr="00B010D9">
        <w:rPr>
          <w:rFonts w:ascii="Times New Roman" w:hAnsi="Times New Roman" w:cs="Times New Roman"/>
        </w:rPr>
        <w:t xml:space="preserve"> should be accessible.</w:t>
      </w:r>
      <w:r w:rsidR="00D60AA0">
        <w:rPr>
          <w:rFonts w:ascii="Times New Roman" w:hAnsi="Times New Roman" w:cs="Times New Roman"/>
        </w:rPr>
        <w:t xml:space="preserve"> </w:t>
      </w:r>
      <w:r w:rsidR="00FB070B" w:rsidRPr="00B010D9">
        <w:rPr>
          <w:rFonts w:ascii="Times New Roman" w:hAnsi="Times New Roman" w:cs="Times New Roman"/>
        </w:rPr>
        <w:t xml:space="preserve">The same </w:t>
      </w:r>
      <w:r w:rsidR="00CF1745">
        <w:rPr>
          <w:rFonts w:ascii="Times New Roman" w:hAnsi="Times New Roman" w:cs="Times New Roman"/>
        </w:rPr>
        <w:t>applies</w:t>
      </w:r>
      <w:r w:rsidR="00CF1745" w:rsidRPr="00B010D9">
        <w:rPr>
          <w:rFonts w:ascii="Times New Roman" w:hAnsi="Times New Roman" w:cs="Times New Roman"/>
        </w:rPr>
        <w:t xml:space="preserve"> </w:t>
      </w:r>
      <w:r w:rsidR="00FB070B" w:rsidRPr="00B010D9">
        <w:rPr>
          <w:rFonts w:ascii="Times New Roman" w:hAnsi="Times New Roman" w:cs="Times New Roman"/>
        </w:rPr>
        <w:t xml:space="preserve">for specialized software: the public should be able to </w:t>
      </w:r>
      <w:del w:id="60" w:author="..." w:date="2016-04-13T10:59:00Z">
        <w:r w:rsidR="00FB070B" w:rsidRPr="00B010D9" w:rsidDel="00F73CAE">
          <w:rPr>
            <w:rFonts w:ascii="Times New Roman" w:hAnsi="Times New Roman" w:cs="Times New Roman"/>
          </w:rPr>
          <w:delText xml:space="preserve">use </w:delText>
        </w:r>
      </w:del>
      <w:ins w:id="61" w:author="..." w:date="2016-04-13T10:59:00Z">
        <w:r w:rsidR="00F73CAE">
          <w:rPr>
            <w:rFonts w:ascii="Times New Roman" w:hAnsi="Times New Roman" w:cs="Times New Roman"/>
          </w:rPr>
          <w:t xml:space="preserve">inspect </w:t>
        </w:r>
      </w:ins>
      <w:r w:rsidR="00FB070B" w:rsidRPr="00B010D9">
        <w:rPr>
          <w:rFonts w:ascii="Times New Roman" w:hAnsi="Times New Roman" w:cs="Times New Roman"/>
        </w:rPr>
        <w:t>it</w:t>
      </w:r>
      <w:ins w:id="62" w:author="..." w:date="2016-04-13T10:59:00Z">
        <w:r w:rsidR="00F73CAE">
          <w:rPr>
            <w:rFonts w:ascii="Times New Roman" w:hAnsi="Times New Roman" w:cs="Times New Roman"/>
          </w:rPr>
          <w:t>, and to use it</w:t>
        </w:r>
      </w:ins>
      <w:r w:rsidR="00FB070B" w:rsidRPr="00B010D9">
        <w:rPr>
          <w:rFonts w:ascii="Times New Roman" w:hAnsi="Times New Roman" w:cs="Times New Roman"/>
        </w:rPr>
        <w:t xml:space="preserve"> freely or operate it remotely (preferably from the cloud) at the same time the electoral </w:t>
      </w:r>
      <w:r w:rsidR="00621070">
        <w:rPr>
          <w:rFonts w:ascii="Times New Roman" w:hAnsi="Times New Roman" w:cs="Times New Roman"/>
        </w:rPr>
        <w:lastRenderedPageBreak/>
        <w:t>board</w:t>
      </w:r>
      <w:r w:rsidR="00FB070B" w:rsidRPr="00B010D9">
        <w:rPr>
          <w:rFonts w:ascii="Times New Roman" w:hAnsi="Times New Roman" w:cs="Times New Roman"/>
        </w:rPr>
        <w:t xml:space="preserve"> is redistricting.</w:t>
      </w:r>
      <w:r w:rsidR="00D60AA0">
        <w:rPr>
          <w:rFonts w:ascii="Times New Roman" w:hAnsi="Times New Roman" w:cs="Times New Roman"/>
        </w:rPr>
        <w:t xml:space="preserve"> </w:t>
      </w:r>
      <w:r w:rsidR="00FB070B" w:rsidRPr="00B010D9">
        <w:rPr>
          <w:rFonts w:ascii="Times New Roman" w:hAnsi="Times New Roman" w:cs="Times New Roman"/>
        </w:rPr>
        <w:t>As can be seen in the</w:t>
      </w:r>
      <w:r w:rsidR="00D60AA0">
        <w:rPr>
          <w:rFonts w:ascii="Times New Roman" w:hAnsi="Times New Roman" w:cs="Times New Roman"/>
        </w:rPr>
        <w:t xml:space="preserve"> </w:t>
      </w:r>
      <w:r w:rsidR="00FB070B" w:rsidRPr="00B010D9">
        <w:rPr>
          <w:rFonts w:ascii="Times New Roman" w:hAnsi="Times New Roman" w:cs="Times New Roman"/>
        </w:rPr>
        <w:t xml:space="preserve">institutional report on </w:t>
      </w:r>
      <w:r w:rsidR="00CF1745">
        <w:rPr>
          <w:rFonts w:ascii="Times New Roman" w:hAnsi="Times New Roman" w:cs="Times New Roman"/>
        </w:rPr>
        <w:t xml:space="preserve">the 2005 federal </w:t>
      </w:r>
      <w:r w:rsidR="00FB070B" w:rsidRPr="00B010D9">
        <w:rPr>
          <w:rFonts w:ascii="Times New Roman" w:hAnsi="Times New Roman" w:cs="Times New Roman"/>
        </w:rPr>
        <w:t xml:space="preserve">redistricting process (IFE 2005), the electoral </w:t>
      </w:r>
      <w:r w:rsidR="00621070">
        <w:rPr>
          <w:rFonts w:ascii="Times New Roman" w:hAnsi="Times New Roman" w:cs="Times New Roman"/>
        </w:rPr>
        <w:t>board</w:t>
      </w:r>
      <w:r w:rsidR="00CF1745">
        <w:rPr>
          <w:rFonts w:ascii="Times New Roman" w:hAnsi="Times New Roman" w:cs="Times New Roman"/>
        </w:rPr>
        <w:t xml:space="preserve"> has</w:t>
      </w:r>
      <w:r w:rsidR="002B4EDE">
        <w:rPr>
          <w:rFonts w:ascii="Times New Roman" w:hAnsi="Times New Roman" w:cs="Times New Roman"/>
        </w:rPr>
        <w:t xml:space="preserve"> made </w:t>
      </w:r>
      <w:r w:rsidR="00FB070B" w:rsidRPr="00B010D9">
        <w:rPr>
          <w:rFonts w:ascii="Times New Roman" w:hAnsi="Times New Roman" w:cs="Times New Roman"/>
        </w:rPr>
        <w:t>significant effort</w:t>
      </w:r>
      <w:r w:rsidR="00CF1745">
        <w:rPr>
          <w:rFonts w:ascii="Times New Roman" w:hAnsi="Times New Roman" w:cs="Times New Roman"/>
        </w:rPr>
        <w:t>s</w:t>
      </w:r>
      <w:r w:rsidR="00FB070B" w:rsidRPr="00B010D9">
        <w:rPr>
          <w:rFonts w:ascii="Times New Roman" w:hAnsi="Times New Roman" w:cs="Times New Roman"/>
        </w:rPr>
        <w:t xml:space="preserve"> to meet this first condition</w:t>
      </w:r>
      <w:r w:rsidR="00CF1745">
        <w:rPr>
          <w:rFonts w:ascii="Times New Roman" w:hAnsi="Times New Roman" w:cs="Times New Roman"/>
        </w:rPr>
        <w:t xml:space="preserve"> (open data)</w:t>
      </w:r>
      <w:r w:rsidR="00FB070B" w:rsidRPr="00B010D9">
        <w:rPr>
          <w:rFonts w:ascii="Times New Roman" w:hAnsi="Times New Roman" w:cs="Times New Roman"/>
        </w:rPr>
        <w:t>.</w:t>
      </w:r>
      <w:r w:rsidR="00D60AA0">
        <w:rPr>
          <w:rFonts w:ascii="Times New Roman" w:hAnsi="Times New Roman" w:cs="Times New Roman"/>
        </w:rPr>
        <w:t xml:space="preserve"> </w:t>
      </w:r>
      <w:r w:rsidR="00FB070B" w:rsidRPr="00B010D9">
        <w:rPr>
          <w:rFonts w:ascii="Times New Roman" w:hAnsi="Times New Roman" w:cs="Times New Roman"/>
        </w:rPr>
        <w:t>But the</w:t>
      </w:r>
      <w:r w:rsidR="00CF1745">
        <w:rPr>
          <w:rFonts w:ascii="Times New Roman" w:hAnsi="Times New Roman" w:cs="Times New Roman"/>
        </w:rPr>
        <w:t xml:space="preserve"> real time</w:t>
      </w:r>
      <w:r w:rsidR="00FB070B" w:rsidRPr="00B010D9">
        <w:rPr>
          <w:rFonts w:ascii="Times New Roman" w:hAnsi="Times New Roman" w:cs="Times New Roman"/>
        </w:rPr>
        <w:t xml:space="preserve"> availability, description and access </w:t>
      </w:r>
      <w:r w:rsidR="00CF1745">
        <w:rPr>
          <w:rFonts w:ascii="Times New Roman" w:hAnsi="Times New Roman" w:cs="Times New Roman"/>
        </w:rPr>
        <w:t xml:space="preserve">mechanisms </w:t>
      </w:r>
      <w:r w:rsidR="00FB070B" w:rsidRPr="00B010D9">
        <w:rPr>
          <w:rFonts w:ascii="Times New Roman" w:hAnsi="Times New Roman" w:cs="Times New Roman"/>
        </w:rPr>
        <w:t xml:space="preserve">to information </w:t>
      </w:r>
      <w:r w:rsidR="00EC51F0">
        <w:rPr>
          <w:rFonts w:ascii="Times New Roman" w:hAnsi="Times New Roman" w:cs="Times New Roman"/>
        </w:rPr>
        <w:t>are</w:t>
      </w:r>
      <w:r w:rsidR="008B7715">
        <w:rPr>
          <w:rFonts w:ascii="Times New Roman" w:hAnsi="Times New Roman" w:cs="Times New Roman"/>
        </w:rPr>
        <w:t xml:space="preserve"> still very limited.</w:t>
      </w:r>
    </w:p>
    <w:p w14:paraId="44E28D45" w14:textId="7FAC538F" w:rsidR="00FB070B" w:rsidRPr="00B010D9" w:rsidRDefault="00FB070B" w:rsidP="006F6CBD">
      <w:pPr>
        <w:spacing w:line="480" w:lineRule="auto"/>
        <w:jc w:val="both"/>
        <w:rPr>
          <w:rFonts w:ascii="Times New Roman" w:hAnsi="Times New Roman" w:cs="Times New Roman"/>
        </w:rPr>
      </w:pPr>
      <w:r w:rsidRPr="00B010D9">
        <w:rPr>
          <w:rFonts w:ascii="Times New Roman" w:hAnsi="Times New Roman" w:cs="Times New Roman"/>
        </w:rPr>
        <w:tab/>
      </w:r>
      <w:r w:rsidRPr="00B010D9">
        <w:rPr>
          <w:rFonts w:ascii="Times New Roman" w:hAnsi="Times New Roman" w:cs="Times New Roman"/>
          <w:b/>
          <w:i/>
        </w:rPr>
        <w:t>Condition 2. Replicability</w:t>
      </w:r>
      <w:r w:rsidRPr="00B010D9">
        <w:rPr>
          <w:rFonts w:ascii="Times New Roman" w:hAnsi="Times New Roman" w:cs="Times New Roman"/>
        </w:rPr>
        <w:t>. This requires developing and offering a catalog of the universe of data used in redistricting.</w:t>
      </w:r>
      <w:r w:rsidR="00D60AA0">
        <w:rPr>
          <w:rFonts w:ascii="Times New Roman" w:hAnsi="Times New Roman" w:cs="Times New Roman"/>
        </w:rPr>
        <w:t xml:space="preserve"> </w:t>
      </w:r>
      <w:r w:rsidRPr="00B010D9">
        <w:rPr>
          <w:rFonts w:ascii="Times New Roman" w:hAnsi="Times New Roman" w:cs="Times New Roman"/>
        </w:rPr>
        <w:t>The data should be free, unrestricted as to use, and structured so that they are readable simply and automatically using digital equipment.</w:t>
      </w:r>
      <w:r w:rsidR="00D60AA0">
        <w:rPr>
          <w:rFonts w:ascii="Times New Roman" w:hAnsi="Times New Roman" w:cs="Times New Roman"/>
        </w:rPr>
        <w:t xml:space="preserve"> </w:t>
      </w:r>
      <w:r w:rsidRPr="00B010D9">
        <w:rPr>
          <w:rFonts w:ascii="Times New Roman" w:hAnsi="Times New Roman" w:cs="Times New Roman"/>
        </w:rPr>
        <w:t>In terms of existing technology, it is possible to offer one-click access to the set of relevant information or the various subsets of that information.</w:t>
      </w:r>
      <w:r w:rsidR="00D60AA0">
        <w:rPr>
          <w:rFonts w:ascii="Times New Roman" w:hAnsi="Times New Roman" w:cs="Times New Roman"/>
        </w:rPr>
        <w:t xml:space="preserve"> </w:t>
      </w:r>
      <w:r w:rsidRPr="00B010D9">
        <w:rPr>
          <w:rFonts w:ascii="Times New Roman" w:hAnsi="Times New Roman" w:cs="Times New Roman"/>
        </w:rPr>
        <w:t xml:space="preserve">All the data must be structured and linked with the rest in order to be cross-referenced and </w:t>
      </w:r>
      <w:r w:rsidR="00BA58B1" w:rsidRPr="00B010D9">
        <w:rPr>
          <w:rFonts w:ascii="Times New Roman" w:hAnsi="Times New Roman" w:cs="Times New Roman"/>
        </w:rPr>
        <w:t xml:space="preserve">easily </w:t>
      </w:r>
      <w:r w:rsidRPr="00B010D9">
        <w:rPr>
          <w:rFonts w:ascii="Times New Roman" w:hAnsi="Times New Roman" w:cs="Times New Roman"/>
        </w:rPr>
        <w:t>analyzed.</w:t>
      </w:r>
      <w:r w:rsidR="00D60AA0">
        <w:rPr>
          <w:rFonts w:ascii="Times New Roman" w:hAnsi="Times New Roman" w:cs="Times New Roman"/>
        </w:rPr>
        <w:t xml:space="preserve"> </w:t>
      </w:r>
      <w:r w:rsidRPr="00B010D9">
        <w:rPr>
          <w:rFonts w:ascii="Times New Roman" w:hAnsi="Times New Roman" w:cs="Times New Roman"/>
        </w:rPr>
        <w:t xml:space="preserve">Meeting this condition would mean </w:t>
      </w:r>
      <w:ins w:id="63" w:author="..." w:date="2016-04-13T11:04:00Z">
        <w:r w:rsidR="00CB22FD">
          <w:rPr>
            <w:rFonts w:ascii="Times New Roman" w:hAnsi="Times New Roman" w:cs="Times New Roman"/>
          </w:rPr>
          <w:t xml:space="preserve">that </w:t>
        </w:r>
      </w:ins>
      <w:r w:rsidRPr="00B010D9">
        <w:rPr>
          <w:rFonts w:ascii="Times New Roman" w:hAnsi="Times New Roman" w:cs="Times New Roman"/>
        </w:rPr>
        <w:t>the redistricting process</w:t>
      </w:r>
      <w:r w:rsidR="00BA58B1">
        <w:rPr>
          <w:rFonts w:ascii="Times New Roman" w:hAnsi="Times New Roman" w:cs="Times New Roman"/>
        </w:rPr>
        <w:t>,</w:t>
      </w:r>
      <w:r w:rsidRPr="00B010D9">
        <w:rPr>
          <w:rFonts w:ascii="Times New Roman" w:hAnsi="Times New Roman" w:cs="Times New Roman"/>
        </w:rPr>
        <w:t xml:space="preserve"> and all of its results</w:t>
      </w:r>
      <w:r w:rsidR="00BA58B1">
        <w:rPr>
          <w:rFonts w:ascii="Times New Roman" w:hAnsi="Times New Roman" w:cs="Times New Roman"/>
        </w:rPr>
        <w:t>,</w:t>
      </w:r>
      <w:r w:rsidRPr="00B010D9">
        <w:rPr>
          <w:rFonts w:ascii="Times New Roman" w:hAnsi="Times New Roman" w:cs="Times New Roman"/>
        </w:rPr>
        <w:t xml:space="preserve"> could be fully replicated.</w:t>
      </w:r>
      <w:r w:rsidR="00D60AA0">
        <w:rPr>
          <w:rFonts w:ascii="Times New Roman" w:hAnsi="Times New Roman" w:cs="Times New Roman"/>
        </w:rPr>
        <w:t xml:space="preserve"> </w:t>
      </w:r>
      <w:r w:rsidRPr="00B010D9">
        <w:rPr>
          <w:rFonts w:ascii="Times New Roman" w:hAnsi="Times New Roman" w:cs="Times New Roman"/>
        </w:rPr>
        <w:t xml:space="preserve">This </w:t>
      </w:r>
      <w:del w:id="64" w:author="..." w:date="2016-04-13T11:04:00Z">
        <w:r w:rsidRPr="00B010D9" w:rsidDel="00CB22FD">
          <w:rPr>
            <w:rFonts w:ascii="Times New Roman" w:hAnsi="Times New Roman" w:cs="Times New Roman"/>
          </w:rPr>
          <w:delText xml:space="preserve">means </w:delText>
        </w:r>
      </w:del>
      <w:ins w:id="65" w:author="..." w:date="2016-04-13T11:04:00Z">
        <w:r w:rsidR="00CB22FD">
          <w:rPr>
            <w:rFonts w:ascii="Times New Roman" w:hAnsi="Times New Roman" w:cs="Times New Roman"/>
          </w:rPr>
          <w:t>implies that</w:t>
        </w:r>
        <w:r w:rsidR="00CB22FD" w:rsidRPr="00B010D9">
          <w:rPr>
            <w:rFonts w:ascii="Times New Roman" w:hAnsi="Times New Roman" w:cs="Times New Roman"/>
          </w:rPr>
          <w:t xml:space="preserve"> </w:t>
        </w:r>
      </w:ins>
      <w:r w:rsidRPr="00B010D9">
        <w:rPr>
          <w:rFonts w:ascii="Times New Roman" w:hAnsi="Times New Roman" w:cs="Times New Roman"/>
        </w:rPr>
        <w:t>anyone could replicate the process, which would enhance public trust in the authority and enable participants to rule out, at the outset, improper manipulation of electoral boundaries.</w:t>
      </w:r>
    </w:p>
    <w:p w14:paraId="42526902" w14:textId="45297E09" w:rsidR="009E5712" w:rsidRPr="00B010D9" w:rsidRDefault="009E5712" w:rsidP="006F6CBD">
      <w:pPr>
        <w:spacing w:line="480" w:lineRule="auto"/>
        <w:jc w:val="both"/>
        <w:rPr>
          <w:rFonts w:ascii="Times New Roman" w:hAnsi="Times New Roman" w:cs="Times New Roman"/>
        </w:rPr>
      </w:pPr>
      <w:r w:rsidRPr="00B010D9">
        <w:rPr>
          <w:rFonts w:ascii="Times New Roman" w:hAnsi="Times New Roman" w:cs="Times New Roman"/>
        </w:rPr>
        <w:tab/>
      </w:r>
      <w:r w:rsidRPr="00B010D9">
        <w:rPr>
          <w:rFonts w:ascii="Times New Roman" w:hAnsi="Times New Roman" w:cs="Times New Roman"/>
          <w:b/>
          <w:i/>
        </w:rPr>
        <w:t>Condition 3. Participation</w:t>
      </w:r>
      <w:r w:rsidRPr="00B010D9">
        <w:rPr>
          <w:rFonts w:ascii="Times New Roman" w:hAnsi="Times New Roman" w:cs="Times New Roman"/>
        </w:rPr>
        <w:t>.</w:t>
      </w:r>
      <w:r w:rsidR="00D60AA0">
        <w:rPr>
          <w:rFonts w:ascii="Times New Roman" w:hAnsi="Times New Roman" w:cs="Times New Roman"/>
        </w:rPr>
        <w:t xml:space="preserve"> </w:t>
      </w:r>
      <w:r w:rsidR="00A228AB" w:rsidRPr="00B010D9">
        <w:rPr>
          <w:rFonts w:ascii="Times New Roman" w:hAnsi="Times New Roman" w:cs="Times New Roman"/>
        </w:rPr>
        <w:t xml:space="preserve">This means creating mechanisms to make interaction </w:t>
      </w:r>
      <w:r w:rsidRPr="00B010D9">
        <w:rPr>
          <w:rFonts w:ascii="Times New Roman" w:hAnsi="Times New Roman" w:cs="Times New Roman"/>
        </w:rPr>
        <w:t xml:space="preserve">between the </w:t>
      </w:r>
      <w:r w:rsidR="00752214">
        <w:rPr>
          <w:rFonts w:ascii="Times New Roman" w:hAnsi="Times New Roman" w:cs="Times New Roman"/>
        </w:rPr>
        <w:t>EMB</w:t>
      </w:r>
      <w:r w:rsidR="00752214" w:rsidRPr="00B010D9">
        <w:rPr>
          <w:rFonts w:ascii="Times New Roman" w:hAnsi="Times New Roman" w:cs="Times New Roman"/>
        </w:rPr>
        <w:t xml:space="preserve"> </w:t>
      </w:r>
      <w:r w:rsidRPr="00B010D9">
        <w:rPr>
          <w:rFonts w:ascii="Times New Roman" w:hAnsi="Times New Roman" w:cs="Times New Roman"/>
        </w:rPr>
        <w:t xml:space="preserve">and the public during the redistricting process </w:t>
      </w:r>
      <w:r w:rsidR="00A55170">
        <w:rPr>
          <w:rFonts w:ascii="Times New Roman" w:hAnsi="Times New Roman" w:cs="Times New Roman"/>
        </w:rPr>
        <w:t xml:space="preserve">both </w:t>
      </w:r>
      <w:r w:rsidRPr="00B010D9">
        <w:rPr>
          <w:rFonts w:ascii="Times New Roman" w:hAnsi="Times New Roman" w:cs="Times New Roman"/>
        </w:rPr>
        <w:t>possible</w:t>
      </w:r>
      <w:r w:rsidR="00685B26">
        <w:rPr>
          <w:rFonts w:ascii="Times New Roman" w:hAnsi="Times New Roman" w:cs="Times New Roman"/>
        </w:rPr>
        <w:t xml:space="preserve"> </w:t>
      </w:r>
      <w:r w:rsidRPr="00B010D9">
        <w:rPr>
          <w:rFonts w:ascii="Times New Roman" w:hAnsi="Times New Roman" w:cs="Times New Roman"/>
        </w:rPr>
        <w:t xml:space="preserve">and </w:t>
      </w:r>
      <w:r w:rsidR="00752214">
        <w:rPr>
          <w:rFonts w:ascii="Times New Roman" w:hAnsi="Times New Roman" w:cs="Times New Roman"/>
        </w:rPr>
        <w:t>likely</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One possible mechanism would be to adopt a user-friendly</w:t>
      </w:r>
      <w:r w:rsidR="00752214">
        <w:rPr>
          <w:rFonts w:ascii="Times New Roman" w:hAnsi="Times New Roman" w:cs="Times New Roman"/>
        </w:rPr>
        <w:t xml:space="preserve"> </w:t>
      </w:r>
      <w:r w:rsidR="00BA58B1">
        <w:rPr>
          <w:rFonts w:ascii="Times New Roman" w:hAnsi="Times New Roman" w:cs="Times New Roman"/>
        </w:rPr>
        <w:t>open source</w:t>
      </w:r>
      <w:r w:rsidRPr="00B010D9">
        <w:rPr>
          <w:rFonts w:ascii="Times New Roman" w:hAnsi="Times New Roman" w:cs="Times New Roman"/>
        </w:rPr>
        <w:t xml:space="preserve"> interface.</w:t>
      </w:r>
      <w:r w:rsidR="00D60AA0">
        <w:rPr>
          <w:rFonts w:ascii="Times New Roman" w:hAnsi="Times New Roman" w:cs="Times New Roman"/>
        </w:rPr>
        <w:t xml:space="preserve"> </w:t>
      </w:r>
      <w:r w:rsidR="00313EA8" w:rsidRPr="00B010D9">
        <w:rPr>
          <w:rFonts w:ascii="Times New Roman" w:hAnsi="Times New Roman" w:cs="Times New Roman"/>
        </w:rPr>
        <w:t>This would make it easier for any interested party, even non-specialists, to formulate legal counter-proposals on the electoral boundaries as a basis for evaluating other proposals on the table.</w:t>
      </w:r>
      <w:r w:rsidR="00313EA8" w:rsidRPr="00B010D9">
        <w:rPr>
          <w:rStyle w:val="FootnoteReference"/>
          <w:rFonts w:ascii="Times New Roman" w:hAnsi="Times New Roman" w:cs="Times New Roman"/>
        </w:rPr>
        <w:footnoteReference w:id="12"/>
      </w:r>
      <w:r w:rsidR="00D60AA0">
        <w:rPr>
          <w:rFonts w:ascii="Times New Roman" w:hAnsi="Times New Roman" w:cs="Times New Roman"/>
        </w:rPr>
        <w:t xml:space="preserve"> </w:t>
      </w:r>
      <w:r w:rsidR="00313EA8" w:rsidRPr="00B010D9">
        <w:rPr>
          <w:rFonts w:ascii="Times New Roman" w:hAnsi="Times New Roman" w:cs="Times New Roman"/>
        </w:rPr>
        <w:t xml:space="preserve">A platform like this would allow for easy comparison of various maps using both the formal criteria applied by the </w:t>
      </w:r>
      <w:r w:rsidR="003B6657">
        <w:rPr>
          <w:rFonts w:ascii="Times New Roman" w:hAnsi="Times New Roman" w:cs="Times New Roman"/>
        </w:rPr>
        <w:t>EMB</w:t>
      </w:r>
      <w:r w:rsidR="003B6657" w:rsidRPr="00B010D9">
        <w:rPr>
          <w:rFonts w:ascii="Times New Roman" w:hAnsi="Times New Roman" w:cs="Times New Roman"/>
        </w:rPr>
        <w:t xml:space="preserve"> </w:t>
      </w:r>
      <w:r w:rsidR="00313EA8" w:rsidRPr="00B010D9">
        <w:rPr>
          <w:rFonts w:ascii="Times New Roman" w:hAnsi="Times New Roman" w:cs="Times New Roman"/>
        </w:rPr>
        <w:t>and the political consequences of the various proposed plans.</w:t>
      </w:r>
      <w:r w:rsidR="00D60AA0">
        <w:rPr>
          <w:rFonts w:ascii="Times New Roman" w:hAnsi="Times New Roman" w:cs="Times New Roman"/>
        </w:rPr>
        <w:t xml:space="preserve"> </w:t>
      </w:r>
      <w:r w:rsidR="00313EA8" w:rsidRPr="00B010D9">
        <w:rPr>
          <w:rFonts w:ascii="Times New Roman" w:hAnsi="Times New Roman" w:cs="Times New Roman"/>
        </w:rPr>
        <w:t xml:space="preserve">Because the software is free, it could be copied, studied, modified and </w:t>
      </w:r>
      <w:r w:rsidR="00313EA8" w:rsidRPr="00B010D9">
        <w:rPr>
          <w:rFonts w:ascii="Times New Roman" w:hAnsi="Times New Roman" w:cs="Times New Roman"/>
        </w:rPr>
        <w:lastRenderedPageBreak/>
        <w:t>redistributed in order to check, among other things, that the optimization process is carried out according to legal criteria.</w:t>
      </w:r>
    </w:p>
    <w:p w14:paraId="6E933C81" w14:textId="63D4F4D6" w:rsidR="00313EA8" w:rsidRPr="00B010D9" w:rsidRDefault="00313EA8" w:rsidP="006F6CBD">
      <w:pPr>
        <w:spacing w:line="480" w:lineRule="auto"/>
        <w:jc w:val="both"/>
        <w:rPr>
          <w:rFonts w:ascii="Times New Roman" w:hAnsi="Times New Roman" w:cs="Times New Roman"/>
        </w:rPr>
      </w:pPr>
      <w:r w:rsidRPr="00B010D9">
        <w:rPr>
          <w:rFonts w:ascii="Times New Roman" w:hAnsi="Times New Roman" w:cs="Times New Roman"/>
        </w:rPr>
        <w:tab/>
        <w:t>To sum up, we believe that enhancing the transparency of redistricting process</w:t>
      </w:r>
      <w:r w:rsidR="003B6657">
        <w:rPr>
          <w:rFonts w:ascii="Times New Roman" w:hAnsi="Times New Roman" w:cs="Times New Roman"/>
        </w:rPr>
        <w:t>es</w:t>
      </w:r>
      <w:r w:rsidRPr="00B010D9">
        <w:rPr>
          <w:rFonts w:ascii="Times New Roman" w:hAnsi="Times New Roman" w:cs="Times New Roman"/>
        </w:rPr>
        <w:t xml:space="preserve"> and building information access tools that allow and encourage civic participation would have considerable benefits for better redistricting, but would also help consolidate our still-young democracy.</w:t>
      </w:r>
    </w:p>
    <w:p w14:paraId="21850558" w14:textId="77777777" w:rsidR="002C308D" w:rsidRPr="00B010D9" w:rsidRDefault="002C308D" w:rsidP="00785641">
      <w:pPr>
        <w:spacing w:line="480" w:lineRule="auto"/>
        <w:jc w:val="both"/>
        <w:rPr>
          <w:rFonts w:ascii="Times New Roman" w:hAnsi="Times New Roman" w:cs="Times New Roman"/>
        </w:rPr>
      </w:pPr>
    </w:p>
    <w:p w14:paraId="072ACAC7" w14:textId="7BC1A036" w:rsidR="00313EA8" w:rsidRPr="00B010D9" w:rsidRDefault="00313EA8" w:rsidP="00785641">
      <w:pPr>
        <w:spacing w:line="480" w:lineRule="auto"/>
        <w:jc w:val="both"/>
        <w:rPr>
          <w:rFonts w:ascii="Times New Roman" w:hAnsi="Times New Roman" w:cs="Times New Roman"/>
          <w:b/>
        </w:rPr>
      </w:pPr>
      <w:r w:rsidRPr="00B010D9">
        <w:rPr>
          <w:rFonts w:ascii="Times New Roman" w:hAnsi="Times New Roman" w:cs="Times New Roman"/>
          <w:b/>
        </w:rPr>
        <w:t xml:space="preserve">III. </w:t>
      </w:r>
      <w:r w:rsidR="00C83928" w:rsidRPr="00B010D9">
        <w:rPr>
          <w:rFonts w:ascii="Times New Roman" w:hAnsi="Times New Roman" w:cs="Times New Roman"/>
          <w:b/>
        </w:rPr>
        <w:t>Signs</w:t>
      </w:r>
      <w:r w:rsidRPr="00B010D9">
        <w:rPr>
          <w:rFonts w:ascii="Times New Roman" w:hAnsi="Times New Roman" w:cs="Times New Roman"/>
          <w:b/>
        </w:rPr>
        <w:t xml:space="preserve"> of opacity</w:t>
      </w:r>
    </w:p>
    <w:p w14:paraId="0FB1E48D" w14:textId="291DFE87" w:rsidR="00313EA8" w:rsidRPr="00B010D9" w:rsidRDefault="00313EA8" w:rsidP="00785641">
      <w:pPr>
        <w:spacing w:line="480" w:lineRule="auto"/>
        <w:jc w:val="both"/>
        <w:rPr>
          <w:rFonts w:ascii="Times New Roman" w:hAnsi="Times New Roman" w:cs="Times New Roman"/>
        </w:rPr>
      </w:pPr>
      <w:r w:rsidRPr="00B010D9">
        <w:rPr>
          <w:rFonts w:ascii="Times New Roman" w:hAnsi="Times New Roman" w:cs="Times New Roman"/>
        </w:rPr>
        <w:t xml:space="preserve">In this section we use three concrete examples to </w:t>
      </w:r>
      <w:r w:rsidR="00FA3D92">
        <w:rPr>
          <w:rFonts w:ascii="Times New Roman" w:hAnsi="Times New Roman" w:cs="Times New Roman"/>
        </w:rPr>
        <w:t>illustrate</w:t>
      </w:r>
      <w:r w:rsidR="00FA3D92" w:rsidRPr="00B010D9">
        <w:rPr>
          <w:rFonts w:ascii="Times New Roman" w:hAnsi="Times New Roman" w:cs="Times New Roman"/>
        </w:rPr>
        <w:t xml:space="preserve"> </w:t>
      </w:r>
      <w:r w:rsidRPr="00B010D9">
        <w:rPr>
          <w:rFonts w:ascii="Times New Roman" w:hAnsi="Times New Roman" w:cs="Times New Roman"/>
        </w:rPr>
        <w:t>why it is important to meet the conditions of open data, replicability and participation.</w:t>
      </w:r>
      <w:r w:rsidR="00D60AA0">
        <w:rPr>
          <w:rFonts w:ascii="Times New Roman" w:hAnsi="Times New Roman" w:cs="Times New Roman"/>
        </w:rPr>
        <w:t xml:space="preserve"> </w:t>
      </w:r>
      <w:r w:rsidRPr="00B010D9">
        <w:rPr>
          <w:rFonts w:ascii="Times New Roman" w:hAnsi="Times New Roman" w:cs="Times New Roman"/>
        </w:rPr>
        <w:t>These examples point to some of the areas in which the existing open data policy is insufficient to ensure accountability.</w:t>
      </w:r>
    </w:p>
    <w:p w14:paraId="3699A7CD" w14:textId="7F9B2ADA" w:rsidR="00313EA8" w:rsidRPr="00B010D9" w:rsidRDefault="00313EA8" w:rsidP="00785641">
      <w:pPr>
        <w:spacing w:line="480" w:lineRule="auto"/>
        <w:jc w:val="both"/>
        <w:rPr>
          <w:rFonts w:ascii="Times New Roman" w:hAnsi="Times New Roman" w:cs="Times New Roman"/>
        </w:rPr>
      </w:pPr>
      <w:r w:rsidRPr="00B010D9">
        <w:rPr>
          <w:rFonts w:ascii="Times New Roman" w:hAnsi="Times New Roman" w:cs="Times New Roman"/>
        </w:rPr>
        <w:tab/>
      </w:r>
      <w:r w:rsidRPr="002B4EDE">
        <w:rPr>
          <w:rFonts w:ascii="Times New Roman" w:hAnsi="Times New Roman" w:cs="Times New Roman"/>
          <w:b/>
          <w:i/>
        </w:rPr>
        <w:t>Example 1: The subnational level</w:t>
      </w:r>
      <w:r w:rsidRPr="00B010D9">
        <w:rPr>
          <w:rFonts w:ascii="Times New Roman" w:hAnsi="Times New Roman" w:cs="Times New Roman"/>
        </w:rPr>
        <w:t>.</w:t>
      </w:r>
      <w:r w:rsidR="00D60AA0">
        <w:rPr>
          <w:rFonts w:ascii="Times New Roman" w:hAnsi="Times New Roman" w:cs="Times New Roman"/>
        </w:rPr>
        <w:t xml:space="preserve"> </w:t>
      </w:r>
      <w:r w:rsidR="002B4EDE">
        <w:rPr>
          <w:rFonts w:ascii="Times New Roman" w:hAnsi="Times New Roman" w:cs="Times New Roman"/>
        </w:rPr>
        <w:t>We have already</w:t>
      </w:r>
      <w:r w:rsidRPr="00B010D9">
        <w:rPr>
          <w:rFonts w:ascii="Times New Roman" w:hAnsi="Times New Roman" w:cs="Times New Roman"/>
        </w:rPr>
        <w:t xml:space="preserve"> discussed some of the problems and challenges </w:t>
      </w:r>
      <w:r w:rsidR="002B4EDE">
        <w:rPr>
          <w:rFonts w:ascii="Times New Roman" w:hAnsi="Times New Roman" w:cs="Times New Roman"/>
        </w:rPr>
        <w:t>of</w:t>
      </w:r>
      <w:r w:rsidRPr="00B010D9">
        <w:rPr>
          <w:rFonts w:ascii="Times New Roman" w:hAnsi="Times New Roman" w:cs="Times New Roman"/>
        </w:rPr>
        <w:t xml:space="preserve"> federal-level redistricting.</w:t>
      </w:r>
      <w:r w:rsidR="00D60AA0">
        <w:rPr>
          <w:rFonts w:ascii="Times New Roman" w:hAnsi="Times New Roman" w:cs="Times New Roman"/>
        </w:rPr>
        <w:t xml:space="preserve"> </w:t>
      </w:r>
      <w:r w:rsidRPr="00B010D9">
        <w:rPr>
          <w:rFonts w:ascii="Times New Roman" w:hAnsi="Times New Roman" w:cs="Times New Roman"/>
        </w:rPr>
        <w:t>But the shortcomings we detected pale in comparison to the local redistricting effort in most states.</w:t>
      </w:r>
      <w:r w:rsidR="00D60AA0">
        <w:rPr>
          <w:rFonts w:ascii="Times New Roman" w:hAnsi="Times New Roman" w:cs="Times New Roman"/>
        </w:rPr>
        <w:t xml:space="preserve"> </w:t>
      </w:r>
      <w:r w:rsidR="00FA3D92">
        <w:rPr>
          <w:rFonts w:ascii="Times New Roman" w:hAnsi="Times New Roman" w:cs="Times New Roman"/>
        </w:rPr>
        <w:t xml:space="preserve">Before </w:t>
      </w:r>
      <w:r w:rsidR="00A32FC6">
        <w:rPr>
          <w:rFonts w:ascii="Times New Roman" w:hAnsi="Times New Roman" w:cs="Times New Roman"/>
        </w:rPr>
        <w:t>INE became responsible for redistricting local districts in the 32 states</w:t>
      </w:r>
      <w:r w:rsidR="00FA3D92">
        <w:rPr>
          <w:rFonts w:ascii="Times New Roman" w:hAnsi="Times New Roman" w:cs="Times New Roman"/>
        </w:rPr>
        <w:t xml:space="preserve"> </w:t>
      </w:r>
      <w:r w:rsidR="00A32FC6">
        <w:rPr>
          <w:rFonts w:ascii="Times New Roman" w:hAnsi="Times New Roman" w:cs="Times New Roman"/>
        </w:rPr>
        <w:t xml:space="preserve">(with the </w:t>
      </w:r>
      <w:r w:rsidR="00FA3D92">
        <w:rPr>
          <w:rFonts w:ascii="Times New Roman" w:hAnsi="Times New Roman" w:cs="Times New Roman"/>
        </w:rPr>
        <w:t>2014 electoral reform</w:t>
      </w:r>
      <w:r w:rsidR="00A32FC6">
        <w:rPr>
          <w:rFonts w:ascii="Times New Roman" w:hAnsi="Times New Roman" w:cs="Times New Roman"/>
        </w:rPr>
        <w:t>)</w:t>
      </w:r>
      <w:r w:rsidRPr="00B010D9">
        <w:rPr>
          <w:rFonts w:ascii="Times New Roman" w:hAnsi="Times New Roman" w:cs="Times New Roman"/>
        </w:rPr>
        <w:t>, most states failed even to meet the open data condit</w:t>
      </w:r>
      <w:r w:rsidR="002B4EDE">
        <w:rPr>
          <w:rFonts w:ascii="Times New Roman" w:hAnsi="Times New Roman" w:cs="Times New Roman"/>
        </w:rPr>
        <w:t>ion, the most basic of our list</w:t>
      </w:r>
      <w:r w:rsidRPr="00B010D9">
        <w:rPr>
          <w:rFonts w:ascii="Times New Roman" w:hAnsi="Times New Roman" w:cs="Times New Roman"/>
        </w:rPr>
        <w:t xml:space="preserve">. In the majority of states, the </w:t>
      </w:r>
      <w:r w:rsidR="002B4EDE" w:rsidRPr="00B010D9">
        <w:rPr>
          <w:rFonts w:ascii="Times New Roman" w:hAnsi="Times New Roman" w:cs="Times New Roman"/>
        </w:rPr>
        <w:t>task</w:t>
      </w:r>
      <w:r w:rsidRPr="00B010D9">
        <w:rPr>
          <w:rFonts w:ascii="Times New Roman" w:hAnsi="Times New Roman" w:cs="Times New Roman"/>
        </w:rPr>
        <w:t xml:space="preserve"> of drawing up local district boundaries fell exclusively to local electoral boards, although in some cases the legislative branch of the state played a central role in that process (Trelles and Martínez 2007; López and Soto 2008; </w:t>
      </w:r>
      <w:proofErr w:type="spellStart"/>
      <w:r w:rsidRPr="00B010D9">
        <w:rPr>
          <w:rFonts w:ascii="Times New Roman" w:hAnsi="Times New Roman" w:cs="Times New Roman"/>
        </w:rPr>
        <w:t>Lujam</w:t>
      </w:r>
      <w:r w:rsidR="00D26800">
        <w:rPr>
          <w:rFonts w:ascii="Times New Roman" w:hAnsi="Times New Roman" w:cs="Times New Roman"/>
        </w:rPr>
        <w:t>b</w:t>
      </w:r>
      <w:r w:rsidRPr="00B010D9">
        <w:rPr>
          <w:rFonts w:ascii="Times New Roman" w:hAnsi="Times New Roman" w:cs="Times New Roman"/>
        </w:rPr>
        <w:t>io</w:t>
      </w:r>
      <w:proofErr w:type="spellEnd"/>
      <w:r w:rsidRPr="00B010D9">
        <w:rPr>
          <w:rFonts w:ascii="Times New Roman" w:hAnsi="Times New Roman" w:cs="Times New Roman"/>
        </w:rPr>
        <w:t xml:space="preserve"> and </w:t>
      </w:r>
      <w:proofErr w:type="spellStart"/>
      <w:r w:rsidRPr="00B010D9">
        <w:rPr>
          <w:rFonts w:ascii="Times New Roman" w:hAnsi="Times New Roman" w:cs="Times New Roman"/>
        </w:rPr>
        <w:t>Vives</w:t>
      </w:r>
      <w:proofErr w:type="spellEnd"/>
      <w:r w:rsidRPr="00B010D9">
        <w:rPr>
          <w:rFonts w:ascii="Times New Roman" w:hAnsi="Times New Roman" w:cs="Times New Roman"/>
        </w:rPr>
        <w:t xml:space="preserve"> 2008).</w:t>
      </w:r>
      <w:r w:rsidR="00D60AA0">
        <w:rPr>
          <w:rFonts w:ascii="Times New Roman" w:hAnsi="Times New Roman" w:cs="Times New Roman"/>
        </w:rPr>
        <w:t xml:space="preserve"> </w:t>
      </w:r>
      <w:r w:rsidR="00A32FC6">
        <w:rPr>
          <w:rFonts w:ascii="Times New Roman" w:hAnsi="Times New Roman" w:cs="Times New Roman"/>
        </w:rPr>
        <w:t>Today, i</w:t>
      </w:r>
      <w:r w:rsidRPr="00B010D9">
        <w:rPr>
          <w:rFonts w:ascii="Times New Roman" w:hAnsi="Times New Roman" w:cs="Times New Roman"/>
        </w:rPr>
        <w:t>t is</w:t>
      </w:r>
      <w:r w:rsidR="00A32FC6">
        <w:rPr>
          <w:rFonts w:ascii="Times New Roman" w:hAnsi="Times New Roman" w:cs="Times New Roman"/>
        </w:rPr>
        <w:t xml:space="preserve"> still</w:t>
      </w:r>
      <w:r w:rsidRPr="00B010D9">
        <w:rPr>
          <w:rFonts w:ascii="Times New Roman" w:hAnsi="Times New Roman" w:cs="Times New Roman"/>
        </w:rPr>
        <w:t xml:space="preserve"> </w:t>
      </w:r>
      <w:r w:rsidR="00A32FC6">
        <w:rPr>
          <w:rFonts w:ascii="Times New Roman" w:hAnsi="Times New Roman" w:cs="Times New Roman"/>
        </w:rPr>
        <w:t>extremely</w:t>
      </w:r>
      <w:r w:rsidR="00A32FC6" w:rsidRPr="00B010D9">
        <w:rPr>
          <w:rFonts w:ascii="Times New Roman" w:hAnsi="Times New Roman" w:cs="Times New Roman"/>
        </w:rPr>
        <w:t xml:space="preserve"> </w:t>
      </w:r>
      <w:r w:rsidRPr="00B010D9">
        <w:rPr>
          <w:rFonts w:ascii="Times New Roman" w:hAnsi="Times New Roman" w:cs="Times New Roman"/>
        </w:rPr>
        <w:t>difficult to obtain information about the adoption of local districts.</w:t>
      </w:r>
      <w:r w:rsidR="00D60AA0">
        <w:rPr>
          <w:rFonts w:ascii="Times New Roman" w:hAnsi="Times New Roman" w:cs="Times New Roman"/>
        </w:rPr>
        <w:t xml:space="preserve"> </w:t>
      </w:r>
      <w:r w:rsidRPr="00B010D9">
        <w:rPr>
          <w:rFonts w:ascii="Times New Roman" w:hAnsi="Times New Roman" w:cs="Times New Roman"/>
        </w:rPr>
        <w:t>Even obtaining the local electoral district map</w:t>
      </w:r>
      <w:r w:rsidR="00A32FC6">
        <w:rPr>
          <w:rFonts w:ascii="Times New Roman" w:hAnsi="Times New Roman" w:cs="Times New Roman"/>
        </w:rPr>
        <w:t>s</w:t>
      </w:r>
      <w:r w:rsidRPr="00B010D9">
        <w:rPr>
          <w:rFonts w:ascii="Times New Roman" w:hAnsi="Times New Roman" w:cs="Times New Roman"/>
        </w:rPr>
        <w:t xml:space="preserve"> is challeng</w:t>
      </w:r>
      <w:r w:rsidR="00A32FC6">
        <w:rPr>
          <w:rFonts w:ascii="Times New Roman" w:hAnsi="Times New Roman" w:cs="Times New Roman"/>
        </w:rPr>
        <w:t>ing</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Photographic images of local districts are available in many states on the</w:t>
      </w:r>
      <w:r w:rsidR="00A32FC6">
        <w:rPr>
          <w:rFonts w:ascii="Times New Roman" w:hAnsi="Times New Roman" w:cs="Times New Roman"/>
        </w:rPr>
        <w:t xml:space="preserve"> local EMB’s</w:t>
      </w:r>
      <w:r w:rsidRPr="00B010D9">
        <w:rPr>
          <w:rFonts w:ascii="Times New Roman" w:hAnsi="Times New Roman" w:cs="Times New Roman"/>
        </w:rPr>
        <w:t xml:space="preserve"> websites, but the digitalized files</w:t>
      </w:r>
      <w:r w:rsidR="00685B26">
        <w:rPr>
          <w:rFonts w:ascii="Times New Roman" w:hAnsi="Times New Roman" w:cs="Times New Roman"/>
        </w:rPr>
        <w:t xml:space="preserve"> —</w:t>
      </w:r>
      <w:r w:rsidRPr="00B010D9">
        <w:rPr>
          <w:rFonts w:ascii="Times New Roman" w:hAnsi="Times New Roman" w:cs="Times New Roman"/>
        </w:rPr>
        <w:t>such as the shapefiles</w:t>
      </w:r>
      <w:r w:rsidR="00685B26">
        <w:rPr>
          <w:rFonts w:ascii="Times New Roman" w:hAnsi="Times New Roman" w:cs="Times New Roman"/>
        </w:rPr>
        <w:t>—</w:t>
      </w:r>
      <w:r w:rsidR="00A32FC6">
        <w:rPr>
          <w:rFonts w:ascii="Times New Roman" w:hAnsi="Times New Roman" w:cs="Times New Roman"/>
        </w:rPr>
        <w:t xml:space="preserve"> </w:t>
      </w:r>
      <w:r w:rsidRPr="00B010D9">
        <w:rPr>
          <w:rFonts w:ascii="Times New Roman" w:hAnsi="Times New Roman" w:cs="Times New Roman"/>
        </w:rPr>
        <w:t xml:space="preserve">that enable the maps to be </w:t>
      </w:r>
      <w:r w:rsidRPr="00B010D9">
        <w:rPr>
          <w:rFonts w:ascii="Times New Roman" w:hAnsi="Times New Roman" w:cs="Times New Roman"/>
        </w:rPr>
        <w:lastRenderedPageBreak/>
        <w:t xml:space="preserve">analyzed on </w:t>
      </w:r>
      <w:r w:rsidR="00A32FC6">
        <w:rPr>
          <w:rFonts w:ascii="Times New Roman" w:hAnsi="Times New Roman" w:cs="Times New Roman"/>
        </w:rPr>
        <w:t xml:space="preserve">a </w:t>
      </w:r>
      <w:r w:rsidRPr="00B010D9">
        <w:rPr>
          <w:rFonts w:ascii="Times New Roman" w:hAnsi="Times New Roman" w:cs="Times New Roman"/>
        </w:rPr>
        <w:t>basic level, are unavailable.</w:t>
      </w:r>
      <w:r w:rsidRPr="00B010D9">
        <w:rPr>
          <w:rStyle w:val="FootnoteReference"/>
          <w:rFonts w:ascii="Times New Roman" w:hAnsi="Times New Roman" w:cs="Times New Roman"/>
        </w:rPr>
        <w:footnoteReference w:id="13"/>
      </w:r>
      <w:r w:rsidR="00D60AA0">
        <w:rPr>
          <w:rFonts w:ascii="Times New Roman" w:hAnsi="Times New Roman" w:cs="Times New Roman"/>
        </w:rPr>
        <w:t xml:space="preserve"> </w:t>
      </w:r>
      <w:r w:rsidRPr="00B010D9">
        <w:rPr>
          <w:rFonts w:ascii="Times New Roman" w:hAnsi="Times New Roman" w:cs="Times New Roman"/>
        </w:rPr>
        <w:t>Without that information, it is virtually impossible</w:t>
      </w:r>
      <w:r w:rsidR="003823E1" w:rsidRPr="00B010D9">
        <w:rPr>
          <w:rFonts w:ascii="Times New Roman" w:hAnsi="Times New Roman" w:cs="Times New Roman"/>
        </w:rPr>
        <w:t xml:space="preserve"> to gauge the </w:t>
      </w:r>
      <w:del w:id="66" w:author="..." w:date="2016-04-13T11:07:00Z">
        <w:r w:rsidR="003823E1" w:rsidRPr="00B010D9" w:rsidDel="00BD08E1">
          <w:rPr>
            <w:rFonts w:ascii="Times New Roman" w:hAnsi="Times New Roman" w:cs="Times New Roman"/>
          </w:rPr>
          <w:delText>degree of arbitrariness</w:delText>
        </w:r>
      </w:del>
      <w:ins w:id="67" w:author="..." w:date="2016-04-13T11:07:00Z">
        <w:r w:rsidR="00BD08E1">
          <w:rPr>
            <w:rFonts w:ascii="Times New Roman" w:hAnsi="Times New Roman" w:cs="Times New Roman"/>
          </w:rPr>
          <w:t>consistency and objectivity</w:t>
        </w:r>
      </w:ins>
      <w:r w:rsidR="003823E1" w:rsidRPr="00B010D9">
        <w:rPr>
          <w:rFonts w:ascii="Times New Roman" w:hAnsi="Times New Roman" w:cs="Times New Roman"/>
        </w:rPr>
        <w:t xml:space="preserve"> of the technical, regulatory and methodological criteria applied in each local redistricting</w:t>
      </w:r>
      <w:r w:rsidR="00A32FC6">
        <w:rPr>
          <w:rFonts w:ascii="Times New Roman" w:hAnsi="Times New Roman" w:cs="Times New Roman"/>
        </w:rPr>
        <w:t xml:space="preserve"> process</w:t>
      </w:r>
      <w:r w:rsidR="003823E1" w:rsidRPr="00B010D9">
        <w:rPr>
          <w:rFonts w:ascii="Times New Roman" w:hAnsi="Times New Roman" w:cs="Times New Roman"/>
        </w:rPr>
        <w:t>, or to document the extent to which the process has been politicized.</w:t>
      </w:r>
    </w:p>
    <w:p w14:paraId="3FC72E40" w14:textId="7D5AD6CD" w:rsidR="003E21C2" w:rsidRPr="00B010D9" w:rsidRDefault="003E21C2" w:rsidP="00785641">
      <w:pPr>
        <w:spacing w:line="480" w:lineRule="auto"/>
        <w:jc w:val="both"/>
        <w:rPr>
          <w:rFonts w:ascii="Times New Roman" w:hAnsi="Times New Roman" w:cs="Times New Roman"/>
        </w:rPr>
      </w:pPr>
      <w:r w:rsidRPr="00B010D9">
        <w:rPr>
          <w:rFonts w:ascii="Times New Roman" w:hAnsi="Times New Roman" w:cs="Times New Roman"/>
        </w:rPr>
        <w:tab/>
        <w:t xml:space="preserve">This was largely the reason </w:t>
      </w:r>
      <w:r w:rsidR="001332EB">
        <w:rPr>
          <w:rFonts w:ascii="Times New Roman" w:hAnsi="Times New Roman" w:cs="Times New Roman"/>
        </w:rPr>
        <w:t xml:space="preserve">why major </w:t>
      </w:r>
      <w:r w:rsidRPr="00B010D9">
        <w:rPr>
          <w:rFonts w:ascii="Times New Roman" w:hAnsi="Times New Roman" w:cs="Times New Roman"/>
        </w:rPr>
        <w:t>parties agreed</w:t>
      </w:r>
      <w:r w:rsidR="001332EB">
        <w:rPr>
          <w:rFonts w:ascii="Times New Roman" w:hAnsi="Times New Roman" w:cs="Times New Roman"/>
        </w:rPr>
        <w:t xml:space="preserve">, </w:t>
      </w:r>
      <w:r w:rsidRPr="00B010D9">
        <w:rPr>
          <w:rFonts w:ascii="Times New Roman" w:hAnsi="Times New Roman" w:cs="Times New Roman"/>
        </w:rPr>
        <w:t>as part of the 2014 electoral reform</w:t>
      </w:r>
      <w:r w:rsidR="001332EB">
        <w:rPr>
          <w:rFonts w:ascii="Times New Roman" w:hAnsi="Times New Roman" w:cs="Times New Roman"/>
        </w:rPr>
        <w:t>,</w:t>
      </w:r>
      <w:r w:rsidRPr="00B010D9">
        <w:rPr>
          <w:rFonts w:ascii="Times New Roman" w:hAnsi="Times New Roman" w:cs="Times New Roman"/>
        </w:rPr>
        <w:t xml:space="preserve"> that local redistricting</w:t>
      </w:r>
      <w:r w:rsidR="001332EB">
        <w:rPr>
          <w:rFonts w:ascii="Times New Roman" w:hAnsi="Times New Roman" w:cs="Times New Roman"/>
        </w:rPr>
        <w:t xml:space="preserve"> –</w:t>
      </w:r>
      <w:r w:rsidRPr="00B010D9">
        <w:rPr>
          <w:rFonts w:ascii="Times New Roman" w:hAnsi="Times New Roman" w:cs="Times New Roman"/>
        </w:rPr>
        <w:t>as well as electoral regulation in general</w:t>
      </w:r>
      <w:r w:rsidR="001332EB">
        <w:rPr>
          <w:rFonts w:ascii="Times New Roman" w:hAnsi="Times New Roman" w:cs="Times New Roman"/>
        </w:rPr>
        <w:t xml:space="preserve">– </w:t>
      </w:r>
      <w:r w:rsidRPr="00B010D9">
        <w:rPr>
          <w:rFonts w:ascii="Times New Roman" w:hAnsi="Times New Roman" w:cs="Times New Roman"/>
        </w:rPr>
        <w:t xml:space="preserve">should be left </w:t>
      </w:r>
      <w:r w:rsidR="001332EB">
        <w:rPr>
          <w:rFonts w:ascii="Times New Roman" w:hAnsi="Times New Roman" w:cs="Times New Roman"/>
        </w:rPr>
        <w:t>in the hands of</w:t>
      </w:r>
      <w:r w:rsidR="001332EB" w:rsidRPr="00B010D9">
        <w:rPr>
          <w:rFonts w:ascii="Times New Roman" w:hAnsi="Times New Roman" w:cs="Times New Roman"/>
        </w:rPr>
        <w:t xml:space="preserve"> </w:t>
      </w:r>
      <w:r w:rsidR="001332EB">
        <w:rPr>
          <w:rFonts w:ascii="Times New Roman" w:hAnsi="Times New Roman" w:cs="Times New Roman"/>
        </w:rPr>
        <w:t>a single</w:t>
      </w:r>
      <w:r w:rsidR="001332EB" w:rsidRPr="00B010D9">
        <w:rPr>
          <w:rFonts w:ascii="Times New Roman" w:hAnsi="Times New Roman" w:cs="Times New Roman"/>
        </w:rPr>
        <w:t xml:space="preserve"> </w:t>
      </w:r>
      <w:r w:rsidR="001332EB">
        <w:rPr>
          <w:rFonts w:ascii="Times New Roman" w:hAnsi="Times New Roman" w:cs="Times New Roman"/>
        </w:rPr>
        <w:t>EMB at the national level</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Because every state has its own legal framework and socio</w:t>
      </w:r>
      <w:r w:rsidR="00F4484D">
        <w:rPr>
          <w:rFonts w:ascii="Times New Roman" w:hAnsi="Times New Roman" w:cs="Times New Roman"/>
        </w:rPr>
        <w:t>-</w:t>
      </w:r>
      <w:r w:rsidRPr="00B010D9">
        <w:rPr>
          <w:rFonts w:ascii="Times New Roman" w:hAnsi="Times New Roman" w:cs="Times New Roman"/>
        </w:rPr>
        <w:t xml:space="preserve">demographic conditions, </w:t>
      </w:r>
      <w:r w:rsidR="001332EB">
        <w:rPr>
          <w:rFonts w:ascii="Times New Roman" w:hAnsi="Times New Roman" w:cs="Times New Roman"/>
        </w:rPr>
        <w:t>INE</w:t>
      </w:r>
      <w:r w:rsidR="001332EB" w:rsidRPr="00B010D9">
        <w:rPr>
          <w:rFonts w:ascii="Times New Roman" w:hAnsi="Times New Roman" w:cs="Times New Roman"/>
        </w:rPr>
        <w:t xml:space="preserve"> </w:t>
      </w:r>
      <w:r w:rsidR="001332EB">
        <w:rPr>
          <w:rFonts w:ascii="Times New Roman" w:hAnsi="Times New Roman" w:cs="Times New Roman"/>
        </w:rPr>
        <w:t>began a dialogue</w:t>
      </w:r>
      <w:r w:rsidR="001332EB" w:rsidRPr="00B010D9">
        <w:rPr>
          <w:rFonts w:ascii="Times New Roman" w:hAnsi="Times New Roman" w:cs="Times New Roman"/>
        </w:rPr>
        <w:t xml:space="preserve"> </w:t>
      </w:r>
      <w:r w:rsidRPr="00B010D9">
        <w:rPr>
          <w:rFonts w:ascii="Times New Roman" w:hAnsi="Times New Roman" w:cs="Times New Roman"/>
        </w:rPr>
        <w:t xml:space="preserve">with the Local Public </w:t>
      </w:r>
      <w:del w:id="68" w:author="..." w:date="2016-04-13T11:09:00Z">
        <w:r w:rsidR="00F4484D" w:rsidRPr="00B010D9" w:rsidDel="00BD08E1">
          <w:rPr>
            <w:rFonts w:ascii="Times New Roman" w:hAnsi="Times New Roman" w:cs="Times New Roman"/>
          </w:rPr>
          <w:delText>Organisms</w:delText>
        </w:r>
        <w:r w:rsidRPr="00B010D9" w:rsidDel="00BD08E1">
          <w:rPr>
            <w:rFonts w:ascii="Times New Roman" w:hAnsi="Times New Roman" w:cs="Times New Roman"/>
          </w:rPr>
          <w:delText xml:space="preserve"> </w:delText>
        </w:r>
      </w:del>
      <w:ins w:id="69" w:author="..." w:date="2016-04-13T11:09:00Z">
        <w:r w:rsidR="00BD08E1">
          <w:rPr>
            <w:rFonts w:ascii="Times New Roman" w:hAnsi="Times New Roman" w:cs="Times New Roman"/>
          </w:rPr>
          <w:t>Organizations</w:t>
        </w:r>
        <w:r w:rsidR="00BD08E1" w:rsidRPr="00B010D9">
          <w:rPr>
            <w:rFonts w:ascii="Times New Roman" w:hAnsi="Times New Roman" w:cs="Times New Roman"/>
          </w:rPr>
          <w:t xml:space="preserve"> </w:t>
        </w:r>
      </w:ins>
      <w:r w:rsidRPr="00B010D9">
        <w:rPr>
          <w:rFonts w:ascii="Times New Roman" w:hAnsi="Times New Roman" w:cs="Times New Roman"/>
        </w:rPr>
        <w:t xml:space="preserve">(OPLES), which are subdivisions of the </w:t>
      </w:r>
      <w:r w:rsidR="00D26800">
        <w:rPr>
          <w:rFonts w:ascii="Times New Roman" w:hAnsi="Times New Roman" w:cs="Times New Roman"/>
        </w:rPr>
        <w:t>board</w:t>
      </w:r>
      <w:r w:rsidRPr="00B010D9">
        <w:rPr>
          <w:rFonts w:ascii="Times New Roman" w:hAnsi="Times New Roman" w:cs="Times New Roman"/>
        </w:rPr>
        <w:t xml:space="preserve"> that replaced the state </w:t>
      </w:r>
      <w:r w:rsidR="00136EC4">
        <w:rPr>
          <w:rFonts w:ascii="Times New Roman" w:hAnsi="Times New Roman" w:cs="Times New Roman"/>
        </w:rPr>
        <w:t>level EMB’s</w:t>
      </w:r>
      <w:r w:rsidRPr="00B010D9">
        <w:rPr>
          <w:rFonts w:ascii="Times New Roman" w:hAnsi="Times New Roman" w:cs="Times New Roman"/>
        </w:rPr>
        <w:t xml:space="preserve">, to reduce the tensions arising from the mismatch between local </w:t>
      </w:r>
      <w:r w:rsidR="00F4484D" w:rsidRPr="00B010D9">
        <w:rPr>
          <w:rFonts w:ascii="Times New Roman" w:hAnsi="Times New Roman" w:cs="Times New Roman"/>
        </w:rPr>
        <w:t>interests</w:t>
      </w:r>
      <w:r w:rsidRPr="00B010D9">
        <w:rPr>
          <w:rFonts w:ascii="Times New Roman" w:hAnsi="Times New Roman" w:cs="Times New Roman"/>
        </w:rPr>
        <w:t xml:space="preserve"> and the constitutional regulatory framework.</w:t>
      </w:r>
      <w:r w:rsidR="00D60AA0">
        <w:rPr>
          <w:rFonts w:ascii="Times New Roman" w:hAnsi="Times New Roman" w:cs="Times New Roman"/>
        </w:rPr>
        <w:t xml:space="preserve"> </w:t>
      </w:r>
      <w:r w:rsidRPr="00B010D9">
        <w:rPr>
          <w:rFonts w:ascii="Times New Roman" w:hAnsi="Times New Roman" w:cs="Times New Roman"/>
        </w:rPr>
        <w:t xml:space="preserve">The </w:t>
      </w:r>
      <w:r w:rsidR="00437547">
        <w:rPr>
          <w:rFonts w:ascii="Times New Roman" w:hAnsi="Times New Roman" w:cs="Times New Roman"/>
        </w:rPr>
        <w:t>INE</w:t>
      </w:r>
      <w:r w:rsidR="00437547" w:rsidRPr="00B010D9">
        <w:rPr>
          <w:rFonts w:ascii="Times New Roman" w:hAnsi="Times New Roman" w:cs="Times New Roman"/>
        </w:rPr>
        <w:t xml:space="preserve"> </w:t>
      </w:r>
      <w:r w:rsidRPr="00B010D9">
        <w:rPr>
          <w:rFonts w:ascii="Times New Roman" w:hAnsi="Times New Roman" w:cs="Times New Roman"/>
        </w:rPr>
        <w:t>began work on redrawing electoral boundaries for the local congresses early in 2015.</w:t>
      </w:r>
      <w:r w:rsidRPr="00B010D9">
        <w:rPr>
          <w:rStyle w:val="FootnoteReference"/>
          <w:rFonts w:ascii="Times New Roman" w:hAnsi="Times New Roman" w:cs="Times New Roman"/>
        </w:rPr>
        <w:footnoteReference w:id="14"/>
      </w:r>
    </w:p>
    <w:p w14:paraId="574631BA" w14:textId="34DA4FC4" w:rsidR="003E21C2" w:rsidRPr="00B010D9" w:rsidRDefault="003E21C2" w:rsidP="00785641">
      <w:pPr>
        <w:spacing w:line="480" w:lineRule="auto"/>
        <w:jc w:val="both"/>
        <w:rPr>
          <w:rFonts w:ascii="Times New Roman" w:hAnsi="Times New Roman" w:cs="Times New Roman"/>
        </w:rPr>
      </w:pPr>
      <w:r w:rsidRPr="00B010D9">
        <w:rPr>
          <w:rFonts w:ascii="Times New Roman" w:hAnsi="Times New Roman" w:cs="Times New Roman"/>
        </w:rPr>
        <w:tab/>
        <w:t>Another area of opacity that has not been addressed from a</w:t>
      </w:r>
      <w:ins w:id="70" w:author="..." w:date="2016-04-13T11:09:00Z">
        <w:r w:rsidR="00BD08E1">
          <w:rPr>
            <w:rFonts w:ascii="Times New Roman" w:hAnsi="Times New Roman" w:cs="Times New Roman"/>
          </w:rPr>
          <w:t xml:space="preserve"> policy </w:t>
        </w:r>
      </w:ins>
      <w:del w:id="71" w:author="..." w:date="2016-04-13T11:09:00Z">
        <w:r w:rsidRPr="00B010D9" w:rsidDel="00BD08E1">
          <w:rPr>
            <w:rFonts w:ascii="Times New Roman" w:hAnsi="Times New Roman" w:cs="Times New Roman"/>
          </w:rPr>
          <w:delText xml:space="preserve">n academic </w:delText>
        </w:r>
      </w:del>
      <w:r w:rsidRPr="00B010D9">
        <w:rPr>
          <w:rFonts w:ascii="Times New Roman" w:hAnsi="Times New Roman" w:cs="Times New Roman"/>
        </w:rPr>
        <w:t xml:space="preserve">standpoint is the political effect of using different methods and technical criteria for redistricting at the </w:t>
      </w:r>
      <w:r w:rsidR="00CF79E2" w:rsidRPr="00B010D9">
        <w:rPr>
          <w:rFonts w:ascii="Times New Roman" w:hAnsi="Times New Roman" w:cs="Times New Roman"/>
        </w:rPr>
        <w:t>federal</w:t>
      </w:r>
      <w:r w:rsidRPr="00B010D9">
        <w:rPr>
          <w:rFonts w:ascii="Times New Roman" w:hAnsi="Times New Roman" w:cs="Times New Roman"/>
        </w:rPr>
        <w:t xml:space="preserve"> and local level.</w:t>
      </w:r>
      <w:r w:rsidRPr="00B010D9">
        <w:rPr>
          <w:rStyle w:val="FootnoteReference"/>
          <w:rFonts w:ascii="Times New Roman" w:hAnsi="Times New Roman" w:cs="Times New Roman"/>
        </w:rPr>
        <w:footnoteReference w:id="15"/>
      </w:r>
      <w:r w:rsidR="00D60AA0">
        <w:rPr>
          <w:rFonts w:ascii="Times New Roman" w:hAnsi="Times New Roman" w:cs="Times New Roman"/>
        </w:rPr>
        <w:t xml:space="preserve"> </w:t>
      </w:r>
      <w:r w:rsidRPr="00B010D9">
        <w:rPr>
          <w:rFonts w:ascii="Times New Roman" w:hAnsi="Times New Roman" w:cs="Times New Roman"/>
        </w:rPr>
        <w:t xml:space="preserve">In other words, in the past the </w:t>
      </w:r>
      <w:r w:rsidR="00EF5D87">
        <w:rPr>
          <w:rFonts w:ascii="Times New Roman" w:hAnsi="Times New Roman" w:cs="Times New Roman"/>
        </w:rPr>
        <w:t>EMB</w:t>
      </w:r>
      <w:r w:rsidR="00EF5D87" w:rsidRPr="00B010D9">
        <w:rPr>
          <w:rFonts w:ascii="Times New Roman" w:hAnsi="Times New Roman" w:cs="Times New Roman"/>
        </w:rPr>
        <w:t xml:space="preserve"> </w:t>
      </w:r>
      <w:r w:rsidRPr="00B010D9">
        <w:rPr>
          <w:rFonts w:ascii="Times New Roman" w:hAnsi="Times New Roman" w:cs="Times New Roman"/>
        </w:rPr>
        <w:t xml:space="preserve">has not systematically used the same criteria and methods to redraw electoral boundaries at the federal level, and </w:t>
      </w:r>
      <w:ins w:id="72" w:author="..." w:date="2016-04-13T11:10:00Z">
        <w:r w:rsidR="009D085F">
          <w:rPr>
            <w:rFonts w:ascii="Times New Roman" w:hAnsi="Times New Roman" w:cs="Times New Roman"/>
          </w:rPr>
          <w:t xml:space="preserve">although it is </w:t>
        </w:r>
      </w:ins>
      <w:r w:rsidRPr="00B010D9">
        <w:rPr>
          <w:rFonts w:ascii="Times New Roman" w:hAnsi="Times New Roman" w:cs="Times New Roman"/>
        </w:rPr>
        <w:t xml:space="preserve">now </w:t>
      </w:r>
      <w:del w:id="73" w:author="..." w:date="2016-04-13T11:10:00Z">
        <w:r w:rsidRPr="00B010D9" w:rsidDel="009D085F">
          <w:rPr>
            <w:rFonts w:ascii="Times New Roman" w:hAnsi="Times New Roman" w:cs="Times New Roman"/>
          </w:rPr>
          <w:delText xml:space="preserve">that it is </w:delText>
        </w:r>
      </w:del>
      <w:r w:rsidRPr="00B010D9">
        <w:rPr>
          <w:rFonts w:ascii="Times New Roman" w:hAnsi="Times New Roman" w:cs="Times New Roman"/>
        </w:rPr>
        <w:t xml:space="preserve">responsible for </w:t>
      </w:r>
      <w:r w:rsidR="00EF5D87">
        <w:rPr>
          <w:rFonts w:ascii="Times New Roman" w:hAnsi="Times New Roman" w:cs="Times New Roman"/>
        </w:rPr>
        <w:t>boundary delimitation at the local level as well</w:t>
      </w:r>
      <w:r w:rsidRPr="00B010D9">
        <w:rPr>
          <w:rFonts w:ascii="Times New Roman" w:hAnsi="Times New Roman" w:cs="Times New Roman"/>
        </w:rPr>
        <w:t xml:space="preserve">, it has </w:t>
      </w:r>
      <w:r w:rsidRPr="00B010D9">
        <w:rPr>
          <w:rFonts w:ascii="Times New Roman" w:hAnsi="Times New Roman" w:cs="Times New Roman"/>
        </w:rPr>
        <w:lastRenderedPageBreak/>
        <w:t xml:space="preserve">not </w:t>
      </w:r>
      <w:r w:rsidR="00EF5D87">
        <w:rPr>
          <w:rFonts w:ascii="Times New Roman" w:hAnsi="Times New Roman" w:cs="Times New Roman"/>
        </w:rPr>
        <w:t>used</w:t>
      </w:r>
      <w:r w:rsidR="00EF5D87" w:rsidRPr="00B010D9">
        <w:rPr>
          <w:rFonts w:ascii="Times New Roman" w:hAnsi="Times New Roman" w:cs="Times New Roman"/>
        </w:rPr>
        <w:t xml:space="preserve"> </w:t>
      </w:r>
      <w:r w:rsidRPr="00B010D9">
        <w:rPr>
          <w:rFonts w:ascii="Times New Roman" w:hAnsi="Times New Roman" w:cs="Times New Roman"/>
        </w:rPr>
        <w:t>the same criteria for redrawing local legislative districts.</w:t>
      </w:r>
      <w:r w:rsidR="00D60AA0">
        <w:rPr>
          <w:rFonts w:ascii="Times New Roman" w:hAnsi="Times New Roman" w:cs="Times New Roman"/>
        </w:rPr>
        <w:t xml:space="preserve"> </w:t>
      </w:r>
      <w:r w:rsidRPr="00B010D9">
        <w:rPr>
          <w:rFonts w:ascii="Times New Roman" w:hAnsi="Times New Roman" w:cs="Times New Roman"/>
        </w:rPr>
        <w:t>For local redistricting</w:t>
      </w:r>
      <w:r w:rsidR="00EF5D87">
        <w:rPr>
          <w:rFonts w:ascii="Times New Roman" w:hAnsi="Times New Roman" w:cs="Times New Roman"/>
        </w:rPr>
        <w:t xml:space="preserve"> </w:t>
      </w:r>
      <w:r w:rsidRPr="00B010D9">
        <w:rPr>
          <w:rFonts w:ascii="Times New Roman" w:hAnsi="Times New Roman" w:cs="Times New Roman"/>
        </w:rPr>
        <w:t xml:space="preserve">the INE has decided use a different optimization method than what it used in the federal process, and to take into account fewer </w:t>
      </w:r>
      <w:del w:id="74" w:author="..." w:date="2016-04-13T11:12:00Z">
        <w:r w:rsidRPr="00B010D9" w:rsidDel="00A76EFA">
          <w:rPr>
            <w:rFonts w:ascii="Times New Roman" w:hAnsi="Times New Roman" w:cs="Times New Roman"/>
          </w:rPr>
          <w:delText>components</w:delText>
        </w:r>
      </w:del>
      <w:ins w:id="75" w:author="..." w:date="2016-04-13T11:12:00Z">
        <w:r w:rsidR="00A76EFA">
          <w:rPr>
            <w:rFonts w:ascii="Times New Roman" w:hAnsi="Times New Roman" w:cs="Times New Roman"/>
          </w:rPr>
          <w:t>criteria</w:t>
        </w:r>
      </w:ins>
      <w:r w:rsidRPr="00B010D9">
        <w:rPr>
          <w:rFonts w:ascii="Times New Roman" w:hAnsi="Times New Roman" w:cs="Times New Roman"/>
        </w:rPr>
        <w:t>.</w:t>
      </w:r>
      <w:r w:rsidRPr="00B010D9">
        <w:rPr>
          <w:rStyle w:val="FootnoteReference"/>
          <w:rFonts w:ascii="Times New Roman" w:hAnsi="Times New Roman" w:cs="Times New Roman"/>
        </w:rPr>
        <w:footnoteReference w:id="16"/>
      </w:r>
      <w:r w:rsidR="00D60AA0">
        <w:rPr>
          <w:rFonts w:ascii="Times New Roman" w:hAnsi="Times New Roman" w:cs="Times New Roman"/>
        </w:rPr>
        <w:t xml:space="preserve"> </w:t>
      </w:r>
      <w:r w:rsidRPr="00B010D9">
        <w:rPr>
          <w:rFonts w:ascii="Times New Roman" w:hAnsi="Times New Roman" w:cs="Times New Roman"/>
        </w:rPr>
        <w:t>For local processes, in cont</w:t>
      </w:r>
      <w:r w:rsidR="00CF79E2">
        <w:rPr>
          <w:rFonts w:ascii="Times New Roman" w:hAnsi="Times New Roman" w:cs="Times New Roman"/>
        </w:rPr>
        <w:t>r</w:t>
      </w:r>
      <w:r w:rsidRPr="00B010D9">
        <w:rPr>
          <w:rFonts w:ascii="Times New Roman" w:hAnsi="Times New Roman" w:cs="Times New Roman"/>
        </w:rPr>
        <w:t>ast to the 2005 and 20</w:t>
      </w:r>
      <w:r w:rsidR="00C83928">
        <w:rPr>
          <w:rFonts w:ascii="Times New Roman" w:hAnsi="Times New Roman" w:cs="Times New Roman"/>
        </w:rPr>
        <w:t>13</w:t>
      </w:r>
      <w:r w:rsidRPr="00B010D9">
        <w:rPr>
          <w:rFonts w:ascii="Times New Roman" w:hAnsi="Times New Roman" w:cs="Times New Roman"/>
        </w:rPr>
        <w:t xml:space="preserve"> federal redistricting processe</w:t>
      </w:r>
      <w:r w:rsidR="00CF79E2">
        <w:rPr>
          <w:rFonts w:ascii="Times New Roman" w:hAnsi="Times New Roman" w:cs="Times New Roman"/>
        </w:rPr>
        <w:t>s, it chose to use not four b</w:t>
      </w:r>
      <w:r w:rsidR="006C5863">
        <w:rPr>
          <w:rFonts w:ascii="Times New Roman" w:hAnsi="Times New Roman" w:cs="Times New Roman"/>
        </w:rPr>
        <w:t>ut</w:t>
      </w:r>
      <w:r w:rsidR="00CF79E2">
        <w:rPr>
          <w:rFonts w:ascii="Times New Roman" w:hAnsi="Times New Roman" w:cs="Times New Roman"/>
        </w:rPr>
        <w:t xml:space="preserve"> </w:t>
      </w:r>
      <w:r w:rsidRPr="00B010D9">
        <w:rPr>
          <w:rFonts w:ascii="Times New Roman" w:hAnsi="Times New Roman" w:cs="Times New Roman"/>
        </w:rPr>
        <w:t xml:space="preserve">only two </w:t>
      </w:r>
      <w:del w:id="82" w:author="..." w:date="2016-04-13T11:13:00Z">
        <w:r w:rsidR="00CF79E2" w:rsidRPr="00B010D9" w:rsidDel="00A76EFA">
          <w:rPr>
            <w:rFonts w:ascii="Times New Roman" w:hAnsi="Times New Roman" w:cs="Times New Roman"/>
          </w:rPr>
          <w:delText>components</w:delText>
        </w:r>
        <w:r w:rsidRPr="00B010D9" w:rsidDel="00A76EFA">
          <w:rPr>
            <w:rFonts w:ascii="Times New Roman" w:hAnsi="Times New Roman" w:cs="Times New Roman"/>
          </w:rPr>
          <w:delText xml:space="preserve"> </w:delText>
        </w:r>
      </w:del>
      <w:ins w:id="83" w:author="..." w:date="2016-04-13T11:13:00Z">
        <w:r w:rsidR="00A76EFA">
          <w:rPr>
            <w:rFonts w:ascii="Times New Roman" w:hAnsi="Times New Roman" w:cs="Times New Roman"/>
          </w:rPr>
          <w:t>criteria</w:t>
        </w:r>
        <w:r w:rsidR="00A76EFA" w:rsidRPr="00B010D9">
          <w:rPr>
            <w:rFonts w:ascii="Times New Roman" w:hAnsi="Times New Roman" w:cs="Times New Roman"/>
          </w:rPr>
          <w:t xml:space="preserve"> </w:t>
        </w:r>
      </w:ins>
      <w:r w:rsidRPr="00B010D9">
        <w:rPr>
          <w:rFonts w:ascii="Times New Roman" w:hAnsi="Times New Roman" w:cs="Times New Roman"/>
        </w:rPr>
        <w:t>in the optimization algorithm</w:t>
      </w:r>
      <w:r w:rsidR="00B513F7" w:rsidRPr="00B010D9">
        <w:rPr>
          <w:rFonts w:ascii="Times New Roman" w:hAnsi="Times New Roman" w:cs="Times New Roman"/>
        </w:rPr>
        <w:t>: population balance and geometric compactness (INE 2015, Trelles et al. 2015).</w:t>
      </w:r>
      <w:r w:rsidR="00D60AA0">
        <w:rPr>
          <w:rFonts w:ascii="Times New Roman" w:hAnsi="Times New Roman" w:cs="Times New Roman"/>
        </w:rPr>
        <w:t xml:space="preserve"> </w:t>
      </w:r>
      <w:r w:rsidR="00B513F7" w:rsidRPr="00B010D9">
        <w:rPr>
          <w:rFonts w:ascii="Times New Roman" w:hAnsi="Times New Roman" w:cs="Times New Roman"/>
        </w:rPr>
        <w:t>The population component was assigned twice the weight of compactn</w:t>
      </w:r>
      <w:r w:rsidR="00B513F7" w:rsidRPr="00857AB3">
        <w:rPr>
          <w:rFonts w:ascii="Times New Roman" w:hAnsi="Times New Roman" w:cs="Times New Roman"/>
        </w:rPr>
        <w:t>ess in the cost function.</w:t>
      </w:r>
    </w:p>
    <w:p w14:paraId="3AEE9CAA" w14:textId="51539A25" w:rsidR="00B513F7" w:rsidRPr="00B010D9" w:rsidRDefault="00B513F7"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 INE has not justified these changes, </w:t>
      </w:r>
      <w:r w:rsidR="00857AB3">
        <w:rPr>
          <w:rFonts w:ascii="Times New Roman" w:hAnsi="Times New Roman" w:cs="Times New Roman"/>
        </w:rPr>
        <w:t xml:space="preserve">either </w:t>
      </w:r>
      <w:r w:rsidRPr="00B010D9">
        <w:rPr>
          <w:rFonts w:ascii="Times New Roman" w:hAnsi="Times New Roman" w:cs="Times New Roman"/>
        </w:rPr>
        <w:t xml:space="preserve">technically or in terms of the regulation, and given the lack of local-level information available, it is almost impossible to </w:t>
      </w:r>
      <w:del w:id="84" w:author="..." w:date="2016-04-13T11:18:00Z">
        <w:r w:rsidRPr="00B010D9" w:rsidDel="00C56BA8">
          <w:rPr>
            <w:rFonts w:ascii="Times New Roman" w:hAnsi="Times New Roman" w:cs="Times New Roman"/>
          </w:rPr>
          <w:delText xml:space="preserve">weigh </w:delText>
        </w:r>
      </w:del>
      <w:ins w:id="85" w:author="..." w:date="2016-04-13T11:18:00Z">
        <w:r w:rsidR="00C56BA8">
          <w:rPr>
            <w:rFonts w:ascii="Times New Roman" w:hAnsi="Times New Roman" w:cs="Times New Roman"/>
          </w:rPr>
          <w:t>evaluate</w:t>
        </w:r>
        <w:r w:rsidR="00C56BA8" w:rsidRPr="00B010D9">
          <w:rPr>
            <w:rFonts w:ascii="Times New Roman" w:hAnsi="Times New Roman" w:cs="Times New Roman"/>
          </w:rPr>
          <w:t xml:space="preserve"> </w:t>
        </w:r>
      </w:ins>
      <w:r w:rsidRPr="00B010D9">
        <w:rPr>
          <w:rFonts w:ascii="Times New Roman" w:hAnsi="Times New Roman" w:cs="Times New Roman"/>
        </w:rPr>
        <w:t xml:space="preserve">the political impact </w:t>
      </w:r>
      <w:ins w:id="86" w:author="..." w:date="2016-04-13T11:18:00Z">
        <w:r w:rsidR="00C56BA8">
          <w:rPr>
            <w:rFonts w:ascii="Times New Roman" w:hAnsi="Times New Roman" w:cs="Times New Roman"/>
          </w:rPr>
          <w:t xml:space="preserve">that </w:t>
        </w:r>
      </w:ins>
      <w:r w:rsidRPr="00B010D9">
        <w:rPr>
          <w:rFonts w:ascii="Times New Roman" w:hAnsi="Times New Roman" w:cs="Times New Roman"/>
        </w:rPr>
        <w:t xml:space="preserve">the various decisions by the electoral </w:t>
      </w:r>
      <w:r w:rsidR="00621070">
        <w:rPr>
          <w:rFonts w:ascii="Times New Roman" w:hAnsi="Times New Roman" w:cs="Times New Roman"/>
        </w:rPr>
        <w:t>board</w:t>
      </w:r>
      <w:r w:rsidRPr="00B010D9">
        <w:rPr>
          <w:rFonts w:ascii="Times New Roman" w:hAnsi="Times New Roman" w:cs="Times New Roman"/>
        </w:rPr>
        <w:t xml:space="preserve"> </w:t>
      </w:r>
      <w:r w:rsidR="00857AB3">
        <w:rPr>
          <w:rFonts w:ascii="Times New Roman" w:hAnsi="Times New Roman" w:cs="Times New Roman"/>
        </w:rPr>
        <w:t xml:space="preserve">had </w:t>
      </w:r>
      <w:r w:rsidRPr="00B010D9">
        <w:rPr>
          <w:rFonts w:ascii="Times New Roman" w:hAnsi="Times New Roman" w:cs="Times New Roman"/>
        </w:rPr>
        <w:t>on the electoral maps of each state.</w:t>
      </w:r>
      <w:r w:rsidR="00D60AA0">
        <w:rPr>
          <w:rFonts w:ascii="Times New Roman" w:hAnsi="Times New Roman" w:cs="Times New Roman"/>
        </w:rPr>
        <w:t xml:space="preserve"> </w:t>
      </w:r>
      <w:r w:rsidRPr="00B010D9">
        <w:rPr>
          <w:rFonts w:ascii="Times New Roman" w:hAnsi="Times New Roman" w:cs="Times New Roman"/>
        </w:rPr>
        <w:t>At the same ti</w:t>
      </w:r>
      <w:r w:rsidR="00CF79E2">
        <w:rPr>
          <w:rFonts w:ascii="Times New Roman" w:hAnsi="Times New Roman" w:cs="Times New Roman"/>
        </w:rPr>
        <w:t>m</w:t>
      </w:r>
      <w:r w:rsidRPr="00B010D9">
        <w:rPr>
          <w:rFonts w:ascii="Times New Roman" w:hAnsi="Times New Roman" w:cs="Times New Roman"/>
        </w:rPr>
        <w:t xml:space="preserve">e, the ambiguity in the selection of criteria and </w:t>
      </w:r>
      <w:r w:rsidR="008D7D1B">
        <w:rPr>
          <w:rFonts w:ascii="Times New Roman" w:hAnsi="Times New Roman" w:cs="Times New Roman"/>
        </w:rPr>
        <w:t>the</w:t>
      </w:r>
      <w:r w:rsidR="008D7D1B" w:rsidRPr="00B010D9">
        <w:rPr>
          <w:rFonts w:ascii="Times New Roman" w:hAnsi="Times New Roman" w:cs="Times New Roman"/>
        </w:rPr>
        <w:t xml:space="preserve"> </w:t>
      </w:r>
      <w:r w:rsidRPr="00B010D9">
        <w:rPr>
          <w:rFonts w:ascii="Times New Roman" w:hAnsi="Times New Roman" w:cs="Times New Roman"/>
        </w:rPr>
        <w:t>lack of effort</w:t>
      </w:r>
      <w:r w:rsidR="008D7D1B">
        <w:rPr>
          <w:rFonts w:ascii="Times New Roman" w:hAnsi="Times New Roman" w:cs="Times New Roman"/>
        </w:rPr>
        <w:t>s</w:t>
      </w:r>
      <w:r w:rsidRPr="00B010D9">
        <w:rPr>
          <w:rFonts w:ascii="Times New Roman" w:hAnsi="Times New Roman" w:cs="Times New Roman"/>
        </w:rPr>
        <w:t xml:space="preserve"> to rai</w:t>
      </w:r>
      <w:r w:rsidR="006B5E2D" w:rsidRPr="00B010D9">
        <w:rPr>
          <w:rFonts w:ascii="Times New Roman" w:hAnsi="Times New Roman" w:cs="Times New Roman"/>
        </w:rPr>
        <w:t>se</w:t>
      </w:r>
      <w:r w:rsidRPr="00B010D9">
        <w:rPr>
          <w:rFonts w:ascii="Times New Roman" w:hAnsi="Times New Roman" w:cs="Times New Roman"/>
        </w:rPr>
        <w:t xml:space="preserve"> public awareness about </w:t>
      </w:r>
      <w:r w:rsidR="006B5E2D" w:rsidRPr="00B010D9">
        <w:rPr>
          <w:rFonts w:ascii="Times New Roman" w:hAnsi="Times New Roman" w:cs="Times New Roman"/>
        </w:rPr>
        <w:t>the redistricting process pose tremendous challenges in terms of transparency.</w:t>
      </w:r>
      <w:r w:rsidR="00D60AA0">
        <w:rPr>
          <w:rFonts w:ascii="Times New Roman" w:hAnsi="Times New Roman" w:cs="Times New Roman"/>
        </w:rPr>
        <w:t xml:space="preserve"> </w:t>
      </w:r>
      <w:r w:rsidR="006B5E2D" w:rsidRPr="00B010D9">
        <w:rPr>
          <w:rFonts w:ascii="Times New Roman" w:hAnsi="Times New Roman" w:cs="Times New Roman"/>
        </w:rPr>
        <w:t xml:space="preserve">Why </w:t>
      </w:r>
      <w:del w:id="87" w:author="..." w:date="2016-04-13T11:19:00Z">
        <w:r w:rsidR="006B5E2D" w:rsidRPr="00B010D9" w:rsidDel="00F01E27">
          <w:rPr>
            <w:rFonts w:ascii="Times New Roman" w:hAnsi="Times New Roman" w:cs="Times New Roman"/>
          </w:rPr>
          <w:delText xml:space="preserve">have </w:delText>
        </w:r>
      </w:del>
      <w:ins w:id="88" w:author="..." w:date="2016-04-13T11:19:00Z">
        <w:r w:rsidR="00F01E27">
          <w:rPr>
            <w:rFonts w:ascii="Times New Roman" w:hAnsi="Times New Roman" w:cs="Times New Roman"/>
          </w:rPr>
          <w:t>is it that</w:t>
        </w:r>
        <w:r w:rsidR="00F01E27" w:rsidRPr="00B010D9">
          <w:rPr>
            <w:rFonts w:ascii="Times New Roman" w:hAnsi="Times New Roman" w:cs="Times New Roman"/>
          </w:rPr>
          <w:t xml:space="preserve"> </w:t>
        </w:r>
      </w:ins>
      <w:r w:rsidR="006B5E2D" w:rsidRPr="00B010D9">
        <w:rPr>
          <w:rFonts w:ascii="Times New Roman" w:hAnsi="Times New Roman" w:cs="Times New Roman"/>
        </w:rPr>
        <w:t>the algorithms, components of the model, and weighting changed if the redistricting laws have not been modified in the past few years?</w:t>
      </w:r>
      <w:r w:rsidR="00D60AA0">
        <w:rPr>
          <w:rFonts w:ascii="Times New Roman" w:hAnsi="Times New Roman" w:cs="Times New Roman"/>
        </w:rPr>
        <w:t xml:space="preserve"> </w:t>
      </w:r>
      <w:r w:rsidR="006B5E2D" w:rsidRPr="00B010D9">
        <w:rPr>
          <w:rFonts w:ascii="Times New Roman" w:hAnsi="Times New Roman" w:cs="Times New Roman"/>
        </w:rPr>
        <w:t xml:space="preserve">How do these changes affect the </w:t>
      </w:r>
      <w:r w:rsidR="006F6089">
        <w:rPr>
          <w:rFonts w:ascii="Times New Roman" w:hAnsi="Times New Roman" w:cs="Times New Roman"/>
        </w:rPr>
        <w:t>configuration</w:t>
      </w:r>
      <w:r w:rsidR="008D7D1B" w:rsidRPr="00B010D9">
        <w:rPr>
          <w:rFonts w:ascii="Times New Roman" w:hAnsi="Times New Roman" w:cs="Times New Roman"/>
        </w:rPr>
        <w:t xml:space="preserve"> </w:t>
      </w:r>
      <w:r w:rsidR="006B5E2D" w:rsidRPr="00B010D9">
        <w:rPr>
          <w:rFonts w:ascii="Times New Roman" w:hAnsi="Times New Roman" w:cs="Times New Roman"/>
        </w:rPr>
        <w:t>of local legislatures?</w:t>
      </w:r>
      <w:r w:rsidR="00D60AA0">
        <w:rPr>
          <w:rFonts w:ascii="Times New Roman" w:hAnsi="Times New Roman" w:cs="Times New Roman"/>
        </w:rPr>
        <w:t xml:space="preserve"> </w:t>
      </w:r>
      <w:r w:rsidR="006B5E2D" w:rsidRPr="00B010D9">
        <w:rPr>
          <w:rFonts w:ascii="Times New Roman" w:hAnsi="Times New Roman" w:cs="Times New Roman"/>
        </w:rPr>
        <w:t>Has any party (or parties) benefited systematically from these changes? Why are the criteria, their weighting, and methodology for redistricting local congresses different from tho</w:t>
      </w:r>
      <w:r w:rsidR="009A5409" w:rsidRPr="00B010D9">
        <w:rPr>
          <w:rFonts w:ascii="Times New Roman" w:hAnsi="Times New Roman" w:cs="Times New Roman"/>
        </w:rPr>
        <w:t xml:space="preserve">se used in </w:t>
      </w:r>
      <w:r w:rsidR="008D7D1B">
        <w:rPr>
          <w:rFonts w:ascii="Times New Roman" w:hAnsi="Times New Roman" w:cs="Times New Roman"/>
        </w:rPr>
        <w:t>previous</w:t>
      </w:r>
      <w:r w:rsidR="008D7D1B" w:rsidRPr="00B010D9">
        <w:rPr>
          <w:rFonts w:ascii="Times New Roman" w:hAnsi="Times New Roman" w:cs="Times New Roman"/>
        </w:rPr>
        <w:t xml:space="preserve"> </w:t>
      </w:r>
      <w:r w:rsidR="009A5409" w:rsidRPr="00B010D9">
        <w:rPr>
          <w:rFonts w:ascii="Times New Roman" w:hAnsi="Times New Roman" w:cs="Times New Roman"/>
        </w:rPr>
        <w:t>federal redistri</w:t>
      </w:r>
      <w:r w:rsidR="006B5E2D" w:rsidRPr="00B010D9">
        <w:rPr>
          <w:rFonts w:ascii="Times New Roman" w:hAnsi="Times New Roman" w:cs="Times New Roman"/>
        </w:rPr>
        <w:t>cting</w:t>
      </w:r>
      <w:r w:rsidR="008D7D1B">
        <w:rPr>
          <w:rFonts w:ascii="Times New Roman" w:hAnsi="Times New Roman" w:cs="Times New Roman"/>
        </w:rPr>
        <w:t xml:space="preserve"> processes</w:t>
      </w:r>
      <w:r w:rsidR="006B5E2D" w:rsidRPr="00B010D9">
        <w:rPr>
          <w:rFonts w:ascii="Times New Roman" w:hAnsi="Times New Roman" w:cs="Times New Roman"/>
        </w:rPr>
        <w:t>?</w:t>
      </w:r>
      <w:r w:rsidR="00D60AA0">
        <w:rPr>
          <w:rFonts w:ascii="Times New Roman" w:hAnsi="Times New Roman" w:cs="Times New Roman"/>
        </w:rPr>
        <w:t xml:space="preserve"> </w:t>
      </w:r>
      <w:r w:rsidR="006B5E2D" w:rsidRPr="00B010D9">
        <w:rPr>
          <w:rFonts w:ascii="Times New Roman" w:hAnsi="Times New Roman" w:cs="Times New Roman"/>
        </w:rPr>
        <w:t xml:space="preserve">What has been the political </w:t>
      </w:r>
      <w:r w:rsidR="00857AB3">
        <w:rPr>
          <w:rFonts w:ascii="Times New Roman" w:hAnsi="Times New Roman" w:cs="Times New Roman"/>
        </w:rPr>
        <w:t>e</w:t>
      </w:r>
      <w:r w:rsidR="006B5E2D" w:rsidRPr="00B010D9">
        <w:rPr>
          <w:rFonts w:ascii="Times New Roman" w:hAnsi="Times New Roman" w:cs="Times New Roman"/>
        </w:rPr>
        <w:t>ffect of the malapportionment induced by the differ</w:t>
      </w:r>
      <w:r w:rsidR="00857AB3">
        <w:rPr>
          <w:rFonts w:ascii="Times New Roman" w:hAnsi="Times New Roman" w:cs="Times New Roman"/>
        </w:rPr>
        <w:t>ing</w:t>
      </w:r>
      <w:r w:rsidR="006B5E2D" w:rsidRPr="00B010D9">
        <w:rPr>
          <w:rFonts w:ascii="Times New Roman" w:hAnsi="Times New Roman" w:cs="Times New Roman"/>
        </w:rPr>
        <w:t xml:space="preserve"> criteria adopted in local </w:t>
      </w:r>
      <w:r w:rsidR="008D7D1B">
        <w:rPr>
          <w:rFonts w:ascii="Times New Roman" w:hAnsi="Times New Roman" w:cs="Times New Roman"/>
        </w:rPr>
        <w:t xml:space="preserve">boundary </w:t>
      </w:r>
      <w:r w:rsidR="008D7D1B">
        <w:rPr>
          <w:rFonts w:ascii="Times New Roman" w:hAnsi="Times New Roman" w:cs="Times New Roman"/>
        </w:rPr>
        <w:lastRenderedPageBreak/>
        <w:t>delimitation</w:t>
      </w:r>
      <w:r w:rsidR="006B5E2D" w:rsidRPr="00B010D9">
        <w:rPr>
          <w:rFonts w:ascii="Times New Roman" w:hAnsi="Times New Roman" w:cs="Times New Roman"/>
        </w:rPr>
        <w:t xml:space="preserve">? </w:t>
      </w:r>
      <w:del w:id="89" w:author="..." w:date="2016-04-13T11:20:00Z">
        <w:r w:rsidR="006B5E2D" w:rsidRPr="00B010D9" w:rsidDel="003D311C">
          <w:rPr>
            <w:rFonts w:ascii="Times New Roman" w:hAnsi="Times New Roman" w:cs="Times New Roman"/>
          </w:rPr>
          <w:delText xml:space="preserve">It is hard to answer these and other questions </w:delText>
        </w:r>
        <w:r w:rsidR="00857AB3" w:rsidDel="003D311C">
          <w:rPr>
            <w:rFonts w:ascii="Times New Roman" w:hAnsi="Times New Roman" w:cs="Times New Roman"/>
          </w:rPr>
          <w:delText>based on</w:delText>
        </w:r>
      </w:del>
      <w:ins w:id="90" w:author="..." w:date="2016-04-13T11:20:00Z">
        <w:r w:rsidR="003D311C">
          <w:rPr>
            <w:rFonts w:ascii="Times New Roman" w:hAnsi="Times New Roman" w:cs="Times New Roman"/>
          </w:rPr>
          <w:t>One cannot derive satisfactory answers from</w:t>
        </w:r>
      </w:ins>
      <w:r w:rsidR="006B5E2D" w:rsidRPr="00B010D9">
        <w:rPr>
          <w:rFonts w:ascii="Times New Roman" w:hAnsi="Times New Roman" w:cs="Times New Roman"/>
        </w:rPr>
        <w:t xml:space="preserve"> the information </w:t>
      </w:r>
      <w:ins w:id="91" w:author="..." w:date="2016-04-13T11:21:00Z">
        <w:r w:rsidR="003D311C">
          <w:rPr>
            <w:rFonts w:ascii="Times New Roman" w:hAnsi="Times New Roman" w:cs="Times New Roman"/>
          </w:rPr>
          <w:t xml:space="preserve">that the EMB makes currently </w:t>
        </w:r>
      </w:ins>
      <w:r w:rsidR="006B5E2D" w:rsidRPr="00B010D9">
        <w:rPr>
          <w:rFonts w:ascii="Times New Roman" w:hAnsi="Times New Roman" w:cs="Times New Roman"/>
        </w:rPr>
        <w:t>available.</w:t>
      </w:r>
    </w:p>
    <w:p w14:paraId="6EFCF567" w14:textId="2637364B" w:rsidR="000E1DFB" w:rsidRPr="00B010D9" w:rsidRDefault="006B5E2D" w:rsidP="00785641">
      <w:pPr>
        <w:spacing w:line="480" w:lineRule="auto"/>
        <w:jc w:val="both"/>
        <w:rPr>
          <w:rFonts w:ascii="Times New Roman" w:hAnsi="Times New Roman" w:cs="Times New Roman"/>
        </w:rPr>
      </w:pPr>
      <w:r w:rsidRPr="00B010D9">
        <w:rPr>
          <w:rFonts w:ascii="Times New Roman" w:hAnsi="Times New Roman" w:cs="Times New Roman"/>
        </w:rPr>
        <w:tab/>
      </w:r>
      <w:r w:rsidR="00F752F4">
        <w:rPr>
          <w:rFonts w:ascii="Times New Roman" w:hAnsi="Times New Roman" w:cs="Times New Roman"/>
          <w:b/>
          <w:i/>
        </w:rPr>
        <w:t>Example 2: partisan</w:t>
      </w:r>
      <w:r w:rsidRPr="00857AB3">
        <w:rPr>
          <w:rFonts w:ascii="Times New Roman" w:hAnsi="Times New Roman" w:cs="Times New Roman"/>
          <w:b/>
          <w:i/>
        </w:rPr>
        <w:t xml:space="preserve"> influence</w:t>
      </w:r>
      <w:r w:rsidRPr="00B010D9">
        <w:rPr>
          <w:rFonts w:ascii="Times New Roman" w:hAnsi="Times New Roman" w:cs="Times New Roman"/>
        </w:rPr>
        <w:t>.</w:t>
      </w:r>
      <w:r w:rsidR="00D60AA0">
        <w:rPr>
          <w:rFonts w:ascii="Times New Roman" w:hAnsi="Times New Roman" w:cs="Times New Roman"/>
        </w:rPr>
        <w:t xml:space="preserve"> </w:t>
      </w:r>
      <w:ins w:id="92" w:author="..." w:date="2016-04-13T11:24:00Z">
        <w:r w:rsidR="004D2616">
          <w:rPr>
            <w:rFonts w:ascii="Times New Roman" w:hAnsi="Times New Roman" w:cs="Times New Roman"/>
          </w:rPr>
          <w:t>Since 1996 p</w:t>
        </w:r>
      </w:ins>
      <w:del w:id="93" w:author="..." w:date="2016-04-13T11:24:00Z">
        <w:r w:rsidR="00857AB3" w:rsidDel="004D2616">
          <w:rPr>
            <w:rFonts w:ascii="Times New Roman" w:hAnsi="Times New Roman" w:cs="Times New Roman"/>
          </w:rPr>
          <w:delText>P</w:delText>
        </w:r>
      </w:del>
      <w:r w:rsidR="00857AB3">
        <w:rPr>
          <w:rFonts w:ascii="Times New Roman" w:hAnsi="Times New Roman" w:cs="Times New Roman"/>
        </w:rPr>
        <w:t>olitical</w:t>
      </w:r>
      <w:r w:rsidRPr="00B010D9">
        <w:rPr>
          <w:rFonts w:ascii="Times New Roman" w:hAnsi="Times New Roman" w:cs="Times New Roman"/>
        </w:rPr>
        <w:t xml:space="preserve"> parties have played an active role in formulating </w:t>
      </w:r>
      <w:r w:rsidRPr="00857AB3">
        <w:rPr>
          <w:rFonts w:ascii="Times New Roman" w:hAnsi="Times New Roman" w:cs="Times New Roman"/>
        </w:rPr>
        <w:t>observations</w:t>
      </w:r>
      <w:r w:rsidRPr="00B010D9">
        <w:rPr>
          <w:rFonts w:ascii="Times New Roman" w:hAnsi="Times New Roman" w:cs="Times New Roman"/>
        </w:rPr>
        <w:t xml:space="preserve"> and counterproposals </w:t>
      </w:r>
      <w:del w:id="94" w:author="..." w:date="2016-04-13T11:24:00Z">
        <w:r w:rsidRPr="00B010D9" w:rsidDel="004D2616">
          <w:rPr>
            <w:rFonts w:ascii="Times New Roman" w:hAnsi="Times New Roman" w:cs="Times New Roman"/>
          </w:rPr>
          <w:delText xml:space="preserve">for </w:delText>
        </w:r>
      </w:del>
      <w:ins w:id="95" w:author="..." w:date="2016-04-13T11:24:00Z">
        <w:r w:rsidR="004D2616">
          <w:rPr>
            <w:rFonts w:ascii="Times New Roman" w:hAnsi="Times New Roman" w:cs="Times New Roman"/>
          </w:rPr>
          <w:t>in the process of</w:t>
        </w:r>
        <w:r w:rsidR="004D2616" w:rsidRPr="00B010D9">
          <w:rPr>
            <w:rFonts w:ascii="Times New Roman" w:hAnsi="Times New Roman" w:cs="Times New Roman"/>
          </w:rPr>
          <w:t xml:space="preserve"> </w:t>
        </w:r>
      </w:ins>
      <w:r w:rsidRPr="00B010D9">
        <w:rPr>
          <w:rFonts w:ascii="Times New Roman" w:hAnsi="Times New Roman" w:cs="Times New Roman"/>
        </w:rPr>
        <w:t>drawing up federal electoral districts</w:t>
      </w:r>
      <w:del w:id="96" w:author="..." w:date="2016-04-13T11:25:00Z">
        <w:r w:rsidRPr="00B010D9" w:rsidDel="004D2616">
          <w:rPr>
            <w:rFonts w:ascii="Times New Roman" w:hAnsi="Times New Roman" w:cs="Times New Roman"/>
          </w:rPr>
          <w:delText xml:space="preserve"> since 1996</w:delText>
        </w:r>
      </w:del>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 xml:space="preserve">Because the condition of replicability has not been met, it is much harder to evaluate </w:t>
      </w:r>
      <w:del w:id="97" w:author="..." w:date="2016-04-13T11:25:00Z">
        <w:r w:rsidRPr="00B010D9" w:rsidDel="004D2616">
          <w:rPr>
            <w:rFonts w:ascii="Times New Roman" w:hAnsi="Times New Roman" w:cs="Times New Roman"/>
          </w:rPr>
          <w:delText>the effects of</w:delText>
        </w:r>
      </w:del>
      <w:ins w:id="98" w:author="..." w:date="2016-04-13T11:25:00Z">
        <w:r w:rsidR="004D2616">
          <w:rPr>
            <w:rFonts w:ascii="Times New Roman" w:hAnsi="Times New Roman" w:cs="Times New Roman"/>
          </w:rPr>
          <w:t>how much</w:t>
        </w:r>
      </w:ins>
      <w:r w:rsidR="008D7D1B">
        <w:rPr>
          <w:rFonts w:ascii="Times New Roman" w:hAnsi="Times New Roman" w:cs="Times New Roman"/>
        </w:rPr>
        <w:t xml:space="preserve"> the</w:t>
      </w:r>
      <w:r w:rsidRPr="00B010D9">
        <w:rPr>
          <w:rFonts w:ascii="Times New Roman" w:hAnsi="Times New Roman" w:cs="Times New Roman"/>
        </w:rPr>
        <w:t xml:space="preserve"> interaction between the parties and the electoral </w:t>
      </w:r>
      <w:r w:rsidR="00621070">
        <w:rPr>
          <w:rFonts w:ascii="Times New Roman" w:hAnsi="Times New Roman" w:cs="Times New Roman"/>
        </w:rPr>
        <w:t>board</w:t>
      </w:r>
      <w:r w:rsidRPr="00B010D9">
        <w:rPr>
          <w:rFonts w:ascii="Times New Roman" w:hAnsi="Times New Roman" w:cs="Times New Roman"/>
        </w:rPr>
        <w:t xml:space="preserve"> </w:t>
      </w:r>
      <w:del w:id="99" w:author="..." w:date="2016-04-13T11:25:00Z">
        <w:r w:rsidRPr="00B010D9" w:rsidDel="004D2616">
          <w:rPr>
            <w:rFonts w:ascii="Times New Roman" w:hAnsi="Times New Roman" w:cs="Times New Roman"/>
          </w:rPr>
          <w:delText xml:space="preserve">on </w:delText>
        </w:r>
      </w:del>
      <w:ins w:id="100" w:author="..." w:date="2016-04-13T11:25:00Z">
        <w:r w:rsidR="004D2616">
          <w:rPr>
            <w:rFonts w:ascii="Times New Roman" w:hAnsi="Times New Roman" w:cs="Times New Roman"/>
          </w:rPr>
          <w:t>affects</w:t>
        </w:r>
        <w:r w:rsidR="004D2616" w:rsidRPr="00B010D9">
          <w:rPr>
            <w:rFonts w:ascii="Times New Roman" w:hAnsi="Times New Roman" w:cs="Times New Roman"/>
          </w:rPr>
          <w:t xml:space="preserve"> </w:t>
        </w:r>
      </w:ins>
      <w:r w:rsidRPr="00B010D9">
        <w:rPr>
          <w:rFonts w:ascii="Times New Roman" w:hAnsi="Times New Roman" w:cs="Times New Roman"/>
        </w:rPr>
        <w:t>the</w:t>
      </w:r>
      <w:r w:rsidR="008D7D1B">
        <w:rPr>
          <w:rFonts w:ascii="Times New Roman" w:hAnsi="Times New Roman" w:cs="Times New Roman"/>
        </w:rPr>
        <w:t xml:space="preserve"> configuration of electoral boundaries</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 xml:space="preserve">In the most recent </w:t>
      </w:r>
      <w:r w:rsidR="009A5409" w:rsidRPr="00B010D9">
        <w:rPr>
          <w:rFonts w:ascii="Times New Roman" w:hAnsi="Times New Roman" w:cs="Times New Roman"/>
        </w:rPr>
        <w:t>f</w:t>
      </w:r>
      <w:r w:rsidRPr="00B010D9">
        <w:rPr>
          <w:rFonts w:ascii="Times New Roman" w:hAnsi="Times New Roman" w:cs="Times New Roman"/>
        </w:rPr>
        <w:t xml:space="preserve">ederal </w:t>
      </w:r>
      <w:r w:rsidR="008D7D1B">
        <w:rPr>
          <w:rFonts w:ascii="Times New Roman" w:hAnsi="Times New Roman" w:cs="Times New Roman"/>
        </w:rPr>
        <w:t>re</w:t>
      </w:r>
      <w:r w:rsidRPr="00B010D9">
        <w:rPr>
          <w:rFonts w:ascii="Times New Roman" w:hAnsi="Times New Roman" w:cs="Times New Roman"/>
        </w:rPr>
        <w:t>districting</w:t>
      </w:r>
      <w:r w:rsidR="008D7D1B">
        <w:rPr>
          <w:rFonts w:ascii="Times New Roman" w:hAnsi="Times New Roman" w:cs="Times New Roman"/>
        </w:rPr>
        <w:t xml:space="preserve"> process</w:t>
      </w:r>
      <w:ins w:id="101" w:author="..." w:date="2016-04-13T11:25:00Z">
        <w:r w:rsidR="004D2616">
          <w:rPr>
            <w:rFonts w:ascii="Times New Roman" w:hAnsi="Times New Roman" w:cs="Times New Roman"/>
          </w:rPr>
          <w:t xml:space="preserve"> that was</w:t>
        </w:r>
      </w:ins>
      <w:r w:rsidR="008D7D1B">
        <w:rPr>
          <w:rFonts w:ascii="Times New Roman" w:hAnsi="Times New Roman" w:cs="Times New Roman"/>
        </w:rPr>
        <w:t xml:space="preserve"> held before the</w:t>
      </w:r>
      <w:r w:rsidRPr="00B010D9">
        <w:rPr>
          <w:rFonts w:ascii="Times New Roman" w:hAnsi="Times New Roman" w:cs="Times New Roman"/>
        </w:rPr>
        <w:t xml:space="preserve"> 2015 </w:t>
      </w:r>
      <w:r w:rsidR="008D7D1B">
        <w:rPr>
          <w:rFonts w:ascii="Times New Roman" w:hAnsi="Times New Roman" w:cs="Times New Roman"/>
        </w:rPr>
        <w:t xml:space="preserve">federal </w:t>
      </w:r>
      <w:r w:rsidRPr="00B010D9">
        <w:rPr>
          <w:rFonts w:ascii="Times New Roman" w:hAnsi="Times New Roman" w:cs="Times New Roman"/>
        </w:rPr>
        <w:t>election (which was drawn up according to schedule but was never adopted), Leonardo Valdés</w:t>
      </w:r>
      <w:r w:rsidR="002F3AB2">
        <w:rPr>
          <w:rFonts w:ascii="Times New Roman" w:hAnsi="Times New Roman" w:cs="Times New Roman"/>
        </w:rPr>
        <w:t xml:space="preserve"> –then President of the EMB’s executive board–</w:t>
      </w:r>
      <w:r w:rsidRPr="00B010D9">
        <w:rPr>
          <w:rFonts w:ascii="Times New Roman" w:hAnsi="Times New Roman" w:cs="Times New Roman"/>
        </w:rPr>
        <w:t xml:space="preserve"> </w:t>
      </w:r>
      <w:r w:rsidR="002F3AB2">
        <w:rPr>
          <w:rFonts w:ascii="Times New Roman" w:hAnsi="Times New Roman" w:cs="Times New Roman"/>
        </w:rPr>
        <w:t>emphasized</w:t>
      </w:r>
      <w:r w:rsidR="000E1DFB" w:rsidRPr="00B010D9">
        <w:rPr>
          <w:rFonts w:ascii="Times New Roman" w:hAnsi="Times New Roman" w:cs="Times New Roman"/>
        </w:rPr>
        <w:t xml:space="preserve"> </w:t>
      </w:r>
      <w:r w:rsidR="00857AB3">
        <w:rPr>
          <w:rFonts w:ascii="Times New Roman" w:hAnsi="Times New Roman" w:cs="Times New Roman"/>
        </w:rPr>
        <w:t xml:space="preserve">parties’ </w:t>
      </w:r>
      <w:r w:rsidR="000E1DFB" w:rsidRPr="00B010D9">
        <w:rPr>
          <w:rFonts w:ascii="Times New Roman" w:hAnsi="Times New Roman" w:cs="Times New Roman"/>
        </w:rPr>
        <w:t xml:space="preserve">active participation </w:t>
      </w:r>
      <w:r w:rsidR="002F3AB2">
        <w:rPr>
          <w:rFonts w:ascii="Times New Roman" w:hAnsi="Times New Roman" w:cs="Times New Roman"/>
        </w:rPr>
        <w:t>during the boundary delimitation process</w:t>
      </w:r>
      <w:r w:rsidR="000E1DFB" w:rsidRPr="00B010D9">
        <w:rPr>
          <w:rFonts w:ascii="Times New Roman" w:hAnsi="Times New Roman" w:cs="Times New Roman"/>
        </w:rPr>
        <w:t>:</w:t>
      </w:r>
    </w:p>
    <w:p w14:paraId="795F73D7" w14:textId="32E93DCC" w:rsidR="006B5E2D" w:rsidRPr="00B010D9" w:rsidRDefault="000E1DFB" w:rsidP="000E1DFB">
      <w:pPr>
        <w:ind w:left="907" w:right="446"/>
        <w:jc w:val="both"/>
        <w:rPr>
          <w:rFonts w:ascii="Times New Roman" w:hAnsi="Times New Roman" w:cs="Times New Roman"/>
        </w:rPr>
      </w:pPr>
      <w:r w:rsidRPr="00B010D9">
        <w:rPr>
          <w:rFonts w:ascii="Times New Roman" w:hAnsi="Times New Roman" w:cs="Times New Roman"/>
        </w:rPr>
        <w:t>“</w:t>
      </w:r>
      <w:r w:rsidR="00857AB3">
        <w:rPr>
          <w:rFonts w:ascii="Times New Roman" w:hAnsi="Times New Roman" w:cs="Times New Roman"/>
        </w:rPr>
        <w:t>The</w:t>
      </w:r>
      <w:r w:rsidRPr="00B010D9">
        <w:rPr>
          <w:rFonts w:ascii="Times New Roman" w:hAnsi="Times New Roman" w:cs="Times New Roman"/>
        </w:rPr>
        <w:t xml:space="preserve"> enormous participation by political </w:t>
      </w:r>
      <w:r w:rsidR="00857AB3" w:rsidRPr="00B010D9">
        <w:rPr>
          <w:rFonts w:ascii="Times New Roman" w:hAnsi="Times New Roman" w:cs="Times New Roman"/>
        </w:rPr>
        <w:t>party</w:t>
      </w:r>
      <w:r w:rsidRPr="00B010D9">
        <w:rPr>
          <w:rFonts w:ascii="Times New Roman" w:hAnsi="Times New Roman" w:cs="Times New Roman"/>
        </w:rPr>
        <w:t xml:space="preserve"> representatives with the </w:t>
      </w:r>
      <w:r w:rsidRPr="00857AB3">
        <w:rPr>
          <w:rFonts w:ascii="Times New Roman" w:hAnsi="Times New Roman" w:cs="Times New Roman"/>
        </w:rPr>
        <w:t xml:space="preserve">National </w:t>
      </w:r>
      <w:r w:rsidR="00857AB3">
        <w:rPr>
          <w:rFonts w:ascii="Times New Roman" w:hAnsi="Times New Roman" w:cs="Times New Roman"/>
        </w:rPr>
        <w:t>Surveillance Commission</w:t>
      </w:r>
      <w:r w:rsidRPr="00857AB3">
        <w:rPr>
          <w:rFonts w:ascii="Times New Roman" w:hAnsi="Times New Roman" w:cs="Times New Roman"/>
        </w:rPr>
        <w:t xml:space="preserve"> and Local </w:t>
      </w:r>
      <w:r w:rsidR="00857AB3">
        <w:rPr>
          <w:rFonts w:ascii="Times New Roman" w:hAnsi="Times New Roman" w:cs="Times New Roman"/>
        </w:rPr>
        <w:t>Surveillance Commissions has already been accurately described</w:t>
      </w:r>
      <w:r w:rsidRPr="00B010D9">
        <w:rPr>
          <w:rFonts w:ascii="Times New Roman" w:hAnsi="Times New Roman" w:cs="Times New Roman"/>
        </w:rPr>
        <w:t xml:space="preserve">: </w:t>
      </w:r>
      <w:r w:rsidR="00857AB3">
        <w:rPr>
          <w:rFonts w:ascii="Times New Roman" w:hAnsi="Times New Roman" w:cs="Times New Roman"/>
        </w:rPr>
        <w:t>i</w:t>
      </w:r>
      <w:r w:rsidRPr="00B010D9">
        <w:rPr>
          <w:rFonts w:ascii="Times New Roman" w:hAnsi="Times New Roman" w:cs="Times New Roman"/>
        </w:rPr>
        <w:t>n effect, there are more than 540 observations presented by these representatives</w:t>
      </w:r>
      <w:r w:rsidR="002F3AB2">
        <w:rPr>
          <w:rFonts w:ascii="Times New Roman" w:hAnsi="Times New Roman" w:cs="Times New Roman"/>
        </w:rPr>
        <w:t xml:space="preserve"> during the boundary delimitation process</w:t>
      </w:r>
      <w:r w:rsidRPr="00B010D9">
        <w:rPr>
          <w:rFonts w:ascii="Times New Roman" w:hAnsi="Times New Roman" w:cs="Times New Roman"/>
        </w:rPr>
        <w:t>, and in many cases observations improved the proposed district</w:t>
      </w:r>
      <w:r w:rsidR="002F3AB2">
        <w:rPr>
          <w:rFonts w:ascii="Times New Roman" w:hAnsi="Times New Roman" w:cs="Times New Roman"/>
        </w:rPr>
        <w:t xml:space="preserve"> plans</w:t>
      </w:r>
      <w:r w:rsidRPr="00B010D9">
        <w:rPr>
          <w:rFonts w:ascii="Times New Roman" w:hAnsi="Times New Roman" w:cs="Times New Roman"/>
        </w:rPr>
        <w:t xml:space="preserve"> according to the established rules.</w:t>
      </w:r>
      <w:r w:rsidR="00D60AA0">
        <w:rPr>
          <w:rFonts w:ascii="Times New Roman" w:hAnsi="Times New Roman" w:cs="Times New Roman"/>
        </w:rPr>
        <w:t xml:space="preserve"> </w:t>
      </w:r>
      <w:r w:rsidRPr="00B010D9">
        <w:rPr>
          <w:rFonts w:ascii="Times New Roman" w:hAnsi="Times New Roman" w:cs="Times New Roman"/>
        </w:rPr>
        <w:t xml:space="preserve">In all such cases, the Technical Committee accepted these recommendations and incorporated them into the scenarios, particularly in the Third Scenario which is today </w:t>
      </w:r>
      <w:r w:rsidR="00857AB3">
        <w:rPr>
          <w:rFonts w:ascii="Times New Roman" w:hAnsi="Times New Roman" w:cs="Times New Roman"/>
        </w:rPr>
        <w:t>being considered by</w:t>
      </w:r>
      <w:r w:rsidRPr="00B010D9">
        <w:rPr>
          <w:rFonts w:ascii="Times New Roman" w:hAnsi="Times New Roman" w:cs="Times New Roman"/>
        </w:rPr>
        <w:t xml:space="preserve"> this General</w:t>
      </w:r>
      <w:r w:rsidR="002F3AB2" w:rsidRPr="002F3AB2">
        <w:rPr>
          <w:rFonts w:ascii="Times New Roman" w:hAnsi="Times New Roman" w:cs="Times New Roman"/>
        </w:rPr>
        <w:t xml:space="preserve"> </w:t>
      </w:r>
      <w:r w:rsidR="002F3AB2" w:rsidRPr="00B010D9">
        <w:rPr>
          <w:rFonts w:ascii="Times New Roman" w:hAnsi="Times New Roman" w:cs="Times New Roman"/>
        </w:rPr>
        <w:t>Council</w:t>
      </w:r>
      <w:r w:rsidRPr="00B010D9">
        <w:rPr>
          <w:rFonts w:ascii="Times New Roman" w:hAnsi="Times New Roman" w:cs="Times New Roman"/>
        </w:rPr>
        <w:t xml:space="preserve">.” </w:t>
      </w:r>
      <w:proofErr w:type="gramStart"/>
      <w:r w:rsidRPr="00B010D9">
        <w:rPr>
          <w:rFonts w:ascii="Times New Roman" w:hAnsi="Times New Roman" w:cs="Times New Roman"/>
        </w:rPr>
        <w:t>(IFE 2013b).</w:t>
      </w:r>
      <w:proofErr w:type="gramEnd"/>
    </w:p>
    <w:p w14:paraId="5DEBF005" w14:textId="77777777" w:rsidR="000E1DFB" w:rsidRPr="00B010D9" w:rsidRDefault="000E1DFB" w:rsidP="00785641">
      <w:pPr>
        <w:spacing w:line="480" w:lineRule="auto"/>
        <w:jc w:val="both"/>
        <w:rPr>
          <w:rFonts w:ascii="Times New Roman" w:hAnsi="Times New Roman" w:cs="Times New Roman"/>
        </w:rPr>
      </w:pPr>
    </w:p>
    <w:p w14:paraId="3F63E5D4" w14:textId="0FE190C2" w:rsidR="000E1DFB" w:rsidRPr="00B010D9" w:rsidRDefault="00857AB3" w:rsidP="00785641">
      <w:pPr>
        <w:spacing w:line="480" w:lineRule="auto"/>
        <w:jc w:val="both"/>
        <w:rPr>
          <w:rFonts w:ascii="Times New Roman" w:hAnsi="Times New Roman" w:cs="Times New Roman"/>
        </w:rPr>
      </w:pPr>
      <w:r>
        <w:rPr>
          <w:rFonts w:ascii="Times New Roman" w:hAnsi="Times New Roman" w:cs="Times New Roman"/>
        </w:rPr>
        <w:tab/>
      </w:r>
      <w:r w:rsidR="000E1DFB" w:rsidRPr="00B010D9">
        <w:rPr>
          <w:rFonts w:ascii="Times New Roman" w:hAnsi="Times New Roman" w:cs="Times New Roman"/>
        </w:rPr>
        <w:t>In effect,</w:t>
      </w:r>
      <w:r w:rsidR="00D60AA0">
        <w:rPr>
          <w:rFonts w:ascii="Times New Roman" w:hAnsi="Times New Roman" w:cs="Times New Roman"/>
        </w:rPr>
        <w:t xml:space="preserve"> </w:t>
      </w:r>
      <w:r w:rsidR="000E1DFB" w:rsidRPr="00B010D9">
        <w:rPr>
          <w:rFonts w:ascii="Times New Roman" w:hAnsi="Times New Roman" w:cs="Times New Roman"/>
        </w:rPr>
        <w:t xml:space="preserve">the parties presented more than twice as many counterproposals as in the 1996 and 2005 redistricting processes; 236 were included </w:t>
      </w:r>
      <w:r w:rsidR="00950E58">
        <w:rPr>
          <w:rFonts w:ascii="Times New Roman" w:hAnsi="Times New Roman" w:cs="Times New Roman"/>
        </w:rPr>
        <w:t>to</w:t>
      </w:r>
      <w:r w:rsidR="00950E58" w:rsidRPr="00B010D9">
        <w:rPr>
          <w:rFonts w:ascii="Times New Roman" w:hAnsi="Times New Roman" w:cs="Times New Roman"/>
        </w:rPr>
        <w:t xml:space="preserve"> </w:t>
      </w:r>
      <w:r w:rsidR="000E1DFB" w:rsidRPr="00B010D9">
        <w:rPr>
          <w:rFonts w:ascii="Times New Roman" w:hAnsi="Times New Roman" w:cs="Times New Roman"/>
        </w:rPr>
        <w:t>the first scenario</w:t>
      </w:r>
      <w:r w:rsidR="00950E58">
        <w:rPr>
          <w:rFonts w:ascii="Times New Roman" w:hAnsi="Times New Roman" w:cs="Times New Roman"/>
        </w:rPr>
        <w:t xml:space="preserve">, which was </w:t>
      </w:r>
      <w:r w:rsidR="000E1DFB" w:rsidRPr="00B010D9">
        <w:rPr>
          <w:rFonts w:ascii="Times New Roman" w:hAnsi="Times New Roman" w:cs="Times New Roman"/>
        </w:rPr>
        <w:t>generated by a</w:t>
      </w:r>
      <w:r w:rsidR="00950E58">
        <w:rPr>
          <w:rFonts w:ascii="Times New Roman" w:hAnsi="Times New Roman" w:cs="Times New Roman"/>
        </w:rPr>
        <w:t xml:space="preserve">n automated </w:t>
      </w:r>
      <w:r w:rsidR="000E1DFB" w:rsidRPr="00B010D9">
        <w:rPr>
          <w:rFonts w:ascii="Times New Roman" w:hAnsi="Times New Roman" w:cs="Times New Roman"/>
        </w:rPr>
        <w:t>combinato</w:t>
      </w:r>
      <w:r w:rsidR="00950E58">
        <w:rPr>
          <w:rFonts w:ascii="Times New Roman" w:hAnsi="Times New Roman" w:cs="Times New Roman"/>
        </w:rPr>
        <w:t>rial</w:t>
      </w:r>
      <w:r w:rsidR="000E1DFB" w:rsidRPr="00B010D9">
        <w:rPr>
          <w:rFonts w:ascii="Times New Roman" w:hAnsi="Times New Roman" w:cs="Times New Roman"/>
        </w:rPr>
        <w:t xml:space="preserve"> optimization process,</w:t>
      </w:r>
      <w:r w:rsidR="00950E58">
        <w:rPr>
          <w:rFonts w:ascii="Times New Roman" w:hAnsi="Times New Roman" w:cs="Times New Roman"/>
        </w:rPr>
        <w:t xml:space="preserve"> of which</w:t>
      </w:r>
      <w:r w:rsidR="000E1DFB" w:rsidRPr="00B010D9">
        <w:rPr>
          <w:rFonts w:ascii="Times New Roman" w:hAnsi="Times New Roman" w:cs="Times New Roman"/>
        </w:rPr>
        <w:t xml:space="preserve"> 157</w:t>
      </w:r>
      <w:r w:rsidR="00950E58">
        <w:rPr>
          <w:rFonts w:ascii="Times New Roman" w:hAnsi="Times New Roman" w:cs="Times New Roman"/>
        </w:rPr>
        <w:t xml:space="preserve"> were formulated</w:t>
      </w:r>
      <w:r w:rsidR="000E1DFB" w:rsidRPr="00B010D9">
        <w:rPr>
          <w:rFonts w:ascii="Times New Roman" w:hAnsi="Times New Roman" w:cs="Times New Roman"/>
        </w:rPr>
        <w:t xml:space="preserve"> in the Local </w:t>
      </w:r>
      <w:r>
        <w:rPr>
          <w:rFonts w:ascii="Times New Roman" w:hAnsi="Times New Roman" w:cs="Times New Roman"/>
        </w:rPr>
        <w:t xml:space="preserve">Surveillance Commissions </w:t>
      </w:r>
      <w:r w:rsidR="000E1DFB" w:rsidRPr="00B010D9">
        <w:rPr>
          <w:rFonts w:ascii="Times New Roman" w:hAnsi="Times New Roman" w:cs="Times New Roman"/>
        </w:rPr>
        <w:t xml:space="preserve">and 79 in the </w:t>
      </w:r>
      <w:r w:rsidR="00950E58">
        <w:rPr>
          <w:rFonts w:ascii="Times New Roman" w:hAnsi="Times New Roman" w:cs="Times New Roman"/>
        </w:rPr>
        <w:t>EMB</w:t>
      </w:r>
      <w:r w:rsidR="00D26800">
        <w:rPr>
          <w:rFonts w:ascii="Times New Roman" w:hAnsi="Times New Roman" w:cs="Times New Roman"/>
        </w:rPr>
        <w:t>’s</w:t>
      </w:r>
      <w:r w:rsidR="000E1DFB" w:rsidRPr="00B010D9">
        <w:rPr>
          <w:rFonts w:ascii="Times New Roman" w:hAnsi="Times New Roman" w:cs="Times New Roman"/>
        </w:rPr>
        <w:t xml:space="preserve"> National </w:t>
      </w:r>
      <w:r>
        <w:rPr>
          <w:rFonts w:ascii="Times New Roman" w:hAnsi="Times New Roman" w:cs="Times New Roman"/>
        </w:rPr>
        <w:t>Surveillance Commission</w:t>
      </w:r>
      <w:r w:rsidR="000E1DFB" w:rsidRPr="00B010D9">
        <w:rPr>
          <w:rFonts w:ascii="Times New Roman" w:hAnsi="Times New Roman" w:cs="Times New Roman"/>
        </w:rPr>
        <w:t>.</w:t>
      </w:r>
      <w:r w:rsidR="00D60AA0">
        <w:rPr>
          <w:rFonts w:ascii="Times New Roman" w:hAnsi="Times New Roman" w:cs="Times New Roman"/>
        </w:rPr>
        <w:t xml:space="preserve"> </w:t>
      </w:r>
      <w:r w:rsidR="000E1DFB" w:rsidRPr="00B010D9">
        <w:rPr>
          <w:rFonts w:ascii="Times New Roman" w:hAnsi="Times New Roman" w:cs="Times New Roman"/>
        </w:rPr>
        <w:t xml:space="preserve">The counterproposals served as an input for </w:t>
      </w:r>
      <w:r w:rsidR="00950E58">
        <w:rPr>
          <w:rFonts w:ascii="Times New Roman" w:hAnsi="Times New Roman" w:cs="Times New Roman"/>
        </w:rPr>
        <w:t xml:space="preserve">generating </w:t>
      </w:r>
      <w:r w:rsidR="000E1DFB" w:rsidRPr="00B010D9">
        <w:rPr>
          <w:rFonts w:ascii="Times New Roman" w:hAnsi="Times New Roman" w:cs="Times New Roman"/>
        </w:rPr>
        <w:t xml:space="preserve">the second scenario, and the parties </w:t>
      </w:r>
      <w:r w:rsidR="00F752F4">
        <w:rPr>
          <w:rFonts w:ascii="Times New Roman" w:hAnsi="Times New Roman" w:cs="Times New Roman"/>
        </w:rPr>
        <w:t>formulated</w:t>
      </w:r>
      <w:r w:rsidR="000E1DFB" w:rsidRPr="00B010D9">
        <w:rPr>
          <w:rFonts w:ascii="Times New Roman" w:hAnsi="Times New Roman" w:cs="Times New Roman"/>
        </w:rPr>
        <w:t xml:space="preserve"> 308 new counterproposals, </w:t>
      </w:r>
      <w:r w:rsidR="00950E58">
        <w:rPr>
          <w:rFonts w:ascii="Times New Roman" w:hAnsi="Times New Roman" w:cs="Times New Roman"/>
        </w:rPr>
        <w:t xml:space="preserve">of which </w:t>
      </w:r>
      <w:r w:rsidR="000E1DFB" w:rsidRPr="00B010D9">
        <w:rPr>
          <w:rFonts w:ascii="Times New Roman" w:hAnsi="Times New Roman" w:cs="Times New Roman"/>
        </w:rPr>
        <w:t>139</w:t>
      </w:r>
      <w:r w:rsidR="00950E58">
        <w:rPr>
          <w:rFonts w:ascii="Times New Roman" w:hAnsi="Times New Roman" w:cs="Times New Roman"/>
        </w:rPr>
        <w:t xml:space="preserve"> were</w:t>
      </w:r>
      <w:r w:rsidR="000E1DFB" w:rsidRPr="00B010D9">
        <w:rPr>
          <w:rFonts w:ascii="Times New Roman" w:hAnsi="Times New Roman" w:cs="Times New Roman"/>
        </w:rPr>
        <w:t xml:space="preserve"> </w:t>
      </w:r>
      <w:r w:rsidR="000E1DFB" w:rsidRPr="00B010D9">
        <w:rPr>
          <w:rFonts w:ascii="Times New Roman" w:hAnsi="Times New Roman" w:cs="Times New Roman"/>
        </w:rPr>
        <w:lastRenderedPageBreak/>
        <w:t>local and 79 national.</w:t>
      </w:r>
      <w:r w:rsidR="00D60AA0">
        <w:rPr>
          <w:rFonts w:ascii="Times New Roman" w:hAnsi="Times New Roman" w:cs="Times New Roman"/>
        </w:rPr>
        <w:t xml:space="preserve"> </w:t>
      </w:r>
      <w:r w:rsidR="000E1DFB" w:rsidRPr="00B010D9">
        <w:rPr>
          <w:rFonts w:ascii="Times New Roman" w:hAnsi="Times New Roman" w:cs="Times New Roman"/>
        </w:rPr>
        <w:t>On average, the seven parties represented in the IFE presented 75 counterproposals each (Trelles et al. 2015).</w:t>
      </w:r>
    </w:p>
    <w:p w14:paraId="7674D313" w14:textId="49937A57" w:rsidR="000E1DFB" w:rsidRPr="00B010D9" w:rsidRDefault="000E1DFB" w:rsidP="00785641">
      <w:pPr>
        <w:spacing w:line="480" w:lineRule="auto"/>
        <w:jc w:val="both"/>
        <w:rPr>
          <w:rFonts w:ascii="Times New Roman" w:hAnsi="Times New Roman" w:cs="Times New Roman"/>
        </w:rPr>
      </w:pPr>
      <w:r w:rsidRPr="00B010D9">
        <w:rPr>
          <w:rFonts w:ascii="Times New Roman" w:hAnsi="Times New Roman" w:cs="Times New Roman"/>
        </w:rPr>
        <w:tab/>
        <w:t xml:space="preserve">What changes did the parties propose? What interests lay behind the counterproposals? How different were the proposals from the automated scenario? Which were accepted and which rejected? Were legal and regulatory criteria followed systematically? Which party proposed more scenarios, and what were the implications? </w:t>
      </w:r>
      <w:r w:rsidR="00B83105">
        <w:rPr>
          <w:rFonts w:ascii="Times New Roman" w:hAnsi="Times New Roman" w:cs="Times New Roman"/>
        </w:rPr>
        <w:t>W</w:t>
      </w:r>
      <w:r w:rsidRPr="00B010D9">
        <w:rPr>
          <w:rFonts w:ascii="Times New Roman" w:hAnsi="Times New Roman" w:cs="Times New Roman"/>
        </w:rPr>
        <w:t xml:space="preserve">as the </w:t>
      </w:r>
      <w:r w:rsidRPr="00857AB3">
        <w:rPr>
          <w:rFonts w:ascii="Times New Roman" w:hAnsi="Times New Roman" w:cs="Times New Roman"/>
        </w:rPr>
        <w:t xml:space="preserve">original value associated </w:t>
      </w:r>
      <w:r w:rsidR="00D26800">
        <w:rPr>
          <w:rFonts w:ascii="Times New Roman" w:hAnsi="Times New Roman" w:cs="Times New Roman"/>
        </w:rPr>
        <w:t>to</w:t>
      </w:r>
      <w:r w:rsidRPr="00857AB3">
        <w:rPr>
          <w:rFonts w:ascii="Times New Roman" w:hAnsi="Times New Roman" w:cs="Times New Roman"/>
        </w:rPr>
        <w:t xml:space="preserve"> the cost function impro</w:t>
      </w:r>
      <w:r w:rsidRPr="00B010D9">
        <w:rPr>
          <w:rFonts w:ascii="Times New Roman" w:hAnsi="Times New Roman" w:cs="Times New Roman"/>
        </w:rPr>
        <w:t>ved?</w:t>
      </w:r>
      <w:r w:rsidR="00D60AA0">
        <w:rPr>
          <w:rFonts w:ascii="Times New Roman" w:hAnsi="Times New Roman" w:cs="Times New Roman"/>
        </w:rPr>
        <w:t xml:space="preserve"> </w:t>
      </w:r>
      <w:r w:rsidRPr="00B010D9">
        <w:rPr>
          <w:rFonts w:ascii="Times New Roman" w:hAnsi="Times New Roman" w:cs="Times New Roman"/>
        </w:rPr>
        <w:t xml:space="preserve">Did the </w:t>
      </w:r>
      <w:r w:rsidR="00621070">
        <w:rPr>
          <w:rFonts w:ascii="Times New Roman" w:hAnsi="Times New Roman" w:cs="Times New Roman"/>
        </w:rPr>
        <w:t>board</w:t>
      </w:r>
      <w:r w:rsidRPr="00B010D9">
        <w:rPr>
          <w:rFonts w:ascii="Times New Roman" w:hAnsi="Times New Roman" w:cs="Times New Roman"/>
        </w:rPr>
        <w:t xml:space="preserve"> evaluate all counterproposals with the same criteria? What party submitted the most successful (accepted) proposals? And, in more general terms, did the parties’ intervention introduce any bias in the districts?</w:t>
      </w:r>
      <w:r w:rsidR="00D60AA0">
        <w:rPr>
          <w:rFonts w:ascii="Times New Roman" w:hAnsi="Times New Roman" w:cs="Times New Roman"/>
        </w:rPr>
        <w:t xml:space="preserve"> </w:t>
      </w:r>
      <w:r w:rsidRPr="00B010D9">
        <w:rPr>
          <w:rFonts w:ascii="Times New Roman" w:hAnsi="Times New Roman" w:cs="Times New Roman"/>
        </w:rPr>
        <w:t xml:space="preserve">Unfortunately, with the information available to the public, no citizen, organization or stakeholder can answer </w:t>
      </w:r>
      <w:r w:rsidR="00857AB3" w:rsidRPr="00B010D9">
        <w:rPr>
          <w:rFonts w:ascii="Times New Roman" w:hAnsi="Times New Roman" w:cs="Times New Roman"/>
        </w:rPr>
        <w:t>these</w:t>
      </w:r>
      <w:r w:rsidRPr="00B010D9">
        <w:rPr>
          <w:rFonts w:ascii="Times New Roman" w:hAnsi="Times New Roman" w:cs="Times New Roman"/>
        </w:rPr>
        <w:t xml:space="preserve"> questions.</w:t>
      </w:r>
      <w:r w:rsidR="00D60AA0">
        <w:rPr>
          <w:rFonts w:ascii="Times New Roman" w:hAnsi="Times New Roman" w:cs="Times New Roman"/>
        </w:rPr>
        <w:t xml:space="preserve"> </w:t>
      </w:r>
      <w:r w:rsidRPr="00B010D9">
        <w:rPr>
          <w:rFonts w:ascii="Times New Roman" w:hAnsi="Times New Roman" w:cs="Times New Roman"/>
        </w:rPr>
        <w:t>Replicating and evaluating the different scenari</w:t>
      </w:r>
      <w:r w:rsidR="002F55B9" w:rsidRPr="00B010D9">
        <w:rPr>
          <w:rFonts w:ascii="Times New Roman" w:hAnsi="Times New Roman" w:cs="Times New Roman"/>
        </w:rPr>
        <w:t>os</w:t>
      </w:r>
      <w:r w:rsidRPr="00B010D9">
        <w:rPr>
          <w:rFonts w:ascii="Times New Roman" w:hAnsi="Times New Roman" w:cs="Times New Roman"/>
        </w:rPr>
        <w:t xml:space="preserve"> requires not only the IFE/INE software</w:t>
      </w:r>
      <w:r w:rsidR="00B83105">
        <w:rPr>
          <w:rFonts w:ascii="Times New Roman" w:hAnsi="Times New Roman" w:cs="Times New Roman"/>
        </w:rPr>
        <w:t>,</w:t>
      </w:r>
      <w:r w:rsidRPr="00B010D9">
        <w:rPr>
          <w:rFonts w:ascii="Times New Roman" w:hAnsi="Times New Roman" w:cs="Times New Roman"/>
        </w:rPr>
        <w:t xml:space="preserve"> but also access to the </w:t>
      </w:r>
      <w:r w:rsidRPr="00857AB3">
        <w:rPr>
          <w:rFonts w:ascii="Times New Roman" w:hAnsi="Times New Roman" w:cs="Times New Roman"/>
        </w:rPr>
        <w:t>operationalization</w:t>
      </w:r>
      <w:r w:rsidRPr="00B010D9">
        <w:rPr>
          <w:rFonts w:ascii="Times New Roman" w:hAnsi="Times New Roman" w:cs="Times New Roman"/>
        </w:rPr>
        <w:t xml:space="preserve"> of the optimization algorithm</w:t>
      </w:r>
      <w:ins w:id="102" w:author="..." w:date="2016-04-13T11:29:00Z">
        <w:r w:rsidR="00A8734D">
          <w:rPr>
            <w:rFonts w:ascii="Times New Roman" w:hAnsi="Times New Roman" w:cs="Times New Roman"/>
          </w:rPr>
          <w:t xml:space="preserve"> (i.e. the software source code)</w:t>
        </w:r>
      </w:ins>
      <w:r w:rsidRPr="00B010D9">
        <w:rPr>
          <w:rFonts w:ascii="Times New Roman" w:hAnsi="Times New Roman" w:cs="Times New Roman"/>
        </w:rPr>
        <w:t xml:space="preserve">, the elements used to calibrate the model, the random selection of a seed </w:t>
      </w:r>
      <w:r w:rsidR="001F7579">
        <w:rPr>
          <w:rFonts w:ascii="Times New Roman" w:hAnsi="Times New Roman" w:cs="Times New Roman"/>
        </w:rPr>
        <w:t>–</w:t>
      </w:r>
      <w:proofErr w:type="spellStart"/>
      <w:r w:rsidR="001F7579">
        <w:rPr>
          <w:rFonts w:ascii="Times New Roman" w:hAnsi="Times New Roman" w:cs="Times New Roman"/>
          <w:i/>
        </w:rPr>
        <w:t>sección</w:t>
      </w:r>
      <w:proofErr w:type="spellEnd"/>
      <w:r w:rsidR="00BA1EEC">
        <w:rPr>
          <w:rFonts w:ascii="Times New Roman" w:hAnsi="Times New Roman" w:cs="Times New Roman"/>
          <w:i/>
        </w:rPr>
        <w:t xml:space="preserve"> electoral</w:t>
      </w:r>
      <w:r w:rsidR="001F7579">
        <w:rPr>
          <w:rFonts w:ascii="Times New Roman" w:hAnsi="Times New Roman" w:cs="Times New Roman"/>
          <w:i/>
        </w:rPr>
        <w:t>–</w:t>
      </w:r>
      <w:r w:rsidR="001F7579" w:rsidRPr="00B010D9">
        <w:rPr>
          <w:rFonts w:ascii="Times New Roman" w:hAnsi="Times New Roman" w:cs="Times New Roman"/>
        </w:rPr>
        <w:t xml:space="preserve"> </w:t>
      </w:r>
      <w:r w:rsidRPr="00B010D9">
        <w:rPr>
          <w:rFonts w:ascii="Times New Roman" w:hAnsi="Times New Roman" w:cs="Times New Roman"/>
        </w:rPr>
        <w:t xml:space="preserve">as a starting point for </w:t>
      </w:r>
      <w:r w:rsidRPr="00857AB3">
        <w:rPr>
          <w:rFonts w:ascii="Times New Roman" w:hAnsi="Times New Roman" w:cs="Times New Roman"/>
        </w:rPr>
        <w:t>automated optimization</w:t>
      </w:r>
      <w:r w:rsidR="002F55B9" w:rsidRPr="00B010D9">
        <w:rPr>
          <w:rFonts w:ascii="Times New Roman" w:hAnsi="Times New Roman" w:cs="Times New Roman"/>
        </w:rPr>
        <w:t xml:space="preserve">, the various </w:t>
      </w:r>
      <w:commentRangeStart w:id="103"/>
      <w:del w:id="104" w:author="..." w:date="2016-04-13T11:30:00Z">
        <w:r w:rsidR="002F55B9" w:rsidRPr="00B010D9" w:rsidDel="00A8734D">
          <w:rPr>
            <w:rFonts w:ascii="Times New Roman" w:hAnsi="Times New Roman" w:cs="Times New Roman"/>
          </w:rPr>
          <w:delText xml:space="preserve">runs </w:delText>
        </w:r>
      </w:del>
      <w:commentRangeEnd w:id="103"/>
      <w:ins w:id="105" w:author="..." w:date="2016-04-13T11:30:00Z">
        <w:r w:rsidR="00A8734D">
          <w:rPr>
            <w:rFonts w:ascii="Times New Roman" w:hAnsi="Times New Roman" w:cs="Times New Roman"/>
          </w:rPr>
          <w:t>simulations</w:t>
        </w:r>
        <w:r w:rsidR="00A8734D" w:rsidRPr="00B010D9">
          <w:rPr>
            <w:rFonts w:ascii="Times New Roman" w:hAnsi="Times New Roman" w:cs="Times New Roman"/>
          </w:rPr>
          <w:t xml:space="preserve"> </w:t>
        </w:r>
      </w:ins>
      <w:r w:rsidR="00BA1EEC">
        <w:rPr>
          <w:rStyle w:val="CommentReference"/>
        </w:rPr>
        <w:commentReference w:id="103"/>
      </w:r>
      <w:r w:rsidR="002F55B9" w:rsidRPr="00B010D9">
        <w:rPr>
          <w:rFonts w:ascii="Times New Roman" w:hAnsi="Times New Roman" w:cs="Times New Roman"/>
        </w:rPr>
        <w:t>that were conducted to determine the first scenario, and each of the 544 counterproposals submitted by the parties.</w:t>
      </w:r>
      <w:r w:rsidR="00D60AA0">
        <w:rPr>
          <w:rFonts w:ascii="Times New Roman" w:hAnsi="Times New Roman" w:cs="Times New Roman"/>
        </w:rPr>
        <w:t xml:space="preserve"> </w:t>
      </w:r>
      <w:r w:rsidR="002F55B9" w:rsidRPr="00B010D9">
        <w:rPr>
          <w:rFonts w:ascii="Times New Roman" w:hAnsi="Times New Roman" w:cs="Times New Roman"/>
        </w:rPr>
        <w:t>Without a serious effort to meet the open data and replicability conditions, the proposed maps cannot be properly evaluated.</w:t>
      </w:r>
    </w:p>
    <w:p w14:paraId="7AD270AB" w14:textId="08BD6427" w:rsidR="002F55B9" w:rsidRPr="00B010D9" w:rsidRDefault="002F55B9" w:rsidP="00785641">
      <w:pPr>
        <w:spacing w:line="480" w:lineRule="auto"/>
        <w:jc w:val="both"/>
        <w:rPr>
          <w:rFonts w:ascii="Times New Roman" w:hAnsi="Times New Roman" w:cs="Times New Roman"/>
        </w:rPr>
      </w:pPr>
      <w:r w:rsidRPr="00B010D9">
        <w:rPr>
          <w:rFonts w:ascii="Times New Roman" w:hAnsi="Times New Roman" w:cs="Times New Roman"/>
        </w:rPr>
        <w:tab/>
      </w:r>
      <w:r w:rsidRPr="00B010D9">
        <w:rPr>
          <w:rFonts w:ascii="Times New Roman" w:hAnsi="Times New Roman" w:cs="Times New Roman"/>
          <w:b/>
          <w:i/>
        </w:rPr>
        <w:t>Example 3: indigenous representation and the absence of participation mechanisms</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 xml:space="preserve">Authors like </w:t>
      </w:r>
      <w:proofErr w:type="spellStart"/>
      <w:r w:rsidRPr="00B010D9">
        <w:rPr>
          <w:rFonts w:ascii="Times New Roman" w:hAnsi="Times New Roman" w:cs="Times New Roman"/>
        </w:rPr>
        <w:t>Sonnleitner</w:t>
      </w:r>
      <w:proofErr w:type="spellEnd"/>
      <w:r w:rsidRPr="00B010D9">
        <w:rPr>
          <w:rFonts w:ascii="Times New Roman" w:hAnsi="Times New Roman" w:cs="Times New Roman"/>
        </w:rPr>
        <w:t xml:space="preserve"> (2013a) have pointed </w:t>
      </w:r>
      <w:r w:rsidR="009A5409" w:rsidRPr="00B010D9">
        <w:rPr>
          <w:rFonts w:ascii="Times New Roman" w:hAnsi="Times New Roman" w:cs="Times New Roman"/>
        </w:rPr>
        <w:t xml:space="preserve">out the jarring contrast between the electoral </w:t>
      </w:r>
      <w:r w:rsidR="00621070">
        <w:rPr>
          <w:rFonts w:ascii="Times New Roman" w:hAnsi="Times New Roman" w:cs="Times New Roman"/>
        </w:rPr>
        <w:t>board</w:t>
      </w:r>
      <w:r w:rsidR="009A5409" w:rsidRPr="00B010D9">
        <w:rPr>
          <w:rFonts w:ascii="Times New Roman" w:hAnsi="Times New Roman" w:cs="Times New Roman"/>
        </w:rPr>
        <w:t xml:space="preserve">’s initial effort to draw indigenous-majority districts, and the perennial lack of representation for Mexico’s indigenous </w:t>
      </w:r>
      <w:r w:rsidR="00B83105">
        <w:rPr>
          <w:rFonts w:ascii="Times New Roman" w:hAnsi="Times New Roman" w:cs="Times New Roman"/>
        </w:rPr>
        <w:t>population</w:t>
      </w:r>
      <w:r w:rsidR="00B83105" w:rsidRPr="00B010D9">
        <w:rPr>
          <w:rFonts w:ascii="Times New Roman" w:hAnsi="Times New Roman" w:cs="Times New Roman"/>
        </w:rPr>
        <w:t xml:space="preserve"> </w:t>
      </w:r>
      <w:r w:rsidR="009A5409" w:rsidRPr="00B010D9">
        <w:rPr>
          <w:rFonts w:ascii="Times New Roman" w:hAnsi="Times New Roman" w:cs="Times New Roman"/>
        </w:rPr>
        <w:t>in political life.</w:t>
      </w:r>
      <w:r w:rsidR="00D60AA0">
        <w:rPr>
          <w:rFonts w:ascii="Times New Roman" w:hAnsi="Times New Roman" w:cs="Times New Roman"/>
        </w:rPr>
        <w:t xml:space="preserve"> </w:t>
      </w:r>
      <w:r w:rsidR="009A5409" w:rsidRPr="00B010D9">
        <w:rPr>
          <w:rFonts w:ascii="Times New Roman" w:hAnsi="Times New Roman" w:cs="Times New Roman"/>
        </w:rPr>
        <w:t>Meeting the condition of participation would contribute tremendously to closing this gap.</w:t>
      </w:r>
    </w:p>
    <w:p w14:paraId="76393832" w14:textId="7C8809D6" w:rsidR="009A5409" w:rsidRPr="00B010D9" w:rsidRDefault="009A5409" w:rsidP="00785641">
      <w:pPr>
        <w:spacing w:line="480" w:lineRule="auto"/>
        <w:jc w:val="both"/>
        <w:rPr>
          <w:rFonts w:ascii="Times New Roman" w:hAnsi="Times New Roman" w:cs="Times New Roman"/>
        </w:rPr>
      </w:pPr>
      <w:r w:rsidRPr="00B010D9">
        <w:rPr>
          <w:rFonts w:ascii="Times New Roman" w:hAnsi="Times New Roman" w:cs="Times New Roman"/>
        </w:rPr>
        <w:lastRenderedPageBreak/>
        <w:tab/>
        <w:t xml:space="preserve">The 2001 constitutional reform forced the electoral authorities to include indigenous </w:t>
      </w:r>
      <w:r w:rsidR="001F7579">
        <w:rPr>
          <w:rFonts w:ascii="Times New Roman" w:hAnsi="Times New Roman" w:cs="Times New Roman"/>
        </w:rPr>
        <w:t>population</w:t>
      </w:r>
      <w:r w:rsidR="00B83105" w:rsidRPr="00B010D9">
        <w:rPr>
          <w:rFonts w:ascii="Times New Roman" w:hAnsi="Times New Roman" w:cs="Times New Roman"/>
        </w:rPr>
        <w:t xml:space="preserve"> </w:t>
      </w:r>
      <w:r w:rsidRPr="00B010D9">
        <w:rPr>
          <w:rFonts w:ascii="Times New Roman" w:hAnsi="Times New Roman" w:cs="Times New Roman"/>
        </w:rPr>
        <w:t xml:space="preserve">for the first time in the federal redistricting process </w:t>
      </w:r>
      <w:r w:rsidR="00B83105">
        <w:rPr>
          <w:rFonts w:ascii="Times New Roman" w:hAnsi="Times New Roman" w:cs="Times New Roman"/>
        </w:rPr>
        <w:t>facing</w:t>
      </w:r>
      <w:r w:rsidR="00B83105" w:rsidRPr="00B010D9">
        <w:rPr>
          <w:rFonts w:ascii="Times New Roman" w:hAnsi="Times New Roman" w:cs="Times New Roman"/>
        </w:rPr>
        <w:t xml:space="preserve"> </w:t>
      </w:r>
      <w:r w:rsidRPr="00B010D9">
        <w:rPr>
          <w:rFonts w:ascii="Times New Roman" w:hAnsi="Times New Roman" w:cs="Times New Roman"/>
        </w:rPr>
        <w:t>the 2006 election.</w:t>
      </w:r>
      <w:r w:rsidRPr="00B010D9">
        <w:rPr>
          <w:rStyle w:val="FootnoteReference"/>
          <w:rFonts w:ascii="Times New Roman" w:hAnsi="Times New Roman" w:cs="Times New Roman"/>
        </w:rPr>
        <w:footnoteReference w:id="17"/>
      </w:r>
      <w:r w:rsidR="00D60AA0">
        <w:rPr>
          <w:rFonts w:ascii="Times New Roman" w:hAnsi="Times New Roman" w:cs="Times New Roman"/>
        </w:rPr>
        <w:t xml:space="preserve"> </w:t>
      </w:r>
      <w:r w:rsidR="00BA65E5" w:rsidRPr="00B010D9">
        <w:rPr>
          <w:rFonts w:ascii="Times New Roman" w:hAnsi="Times New Roman" w:cs="Times New Roman"/>
        </w:rPr>
        <w:t xml:space="preserve">Although this was the first significant attempt </w:t>
      </w:r>
      <w:r w:rsidR="000D56B6">
        <w:rPr>
          <w:rFonts w:ascii="Times New Roman" w:hAnsi="Times New Roman" w:cs="Times New Roman"/>
        </w:rPr>
        <w:t>to</w:t>
      </w:r>
      <w:r w:rsidR="00A85BEF" w:rsidRPr="00B010D9">
        <w:rPr>
          <w:rFonts w:ascii="Times New Roman" w:hAnsi="Times New Roman" w:cs="Times New Roman"/>
        </w:rPr>
        <w:t xml:space="preserve"> </w:t>
      </w:r>
      <w:r w:rsidR="005C2B8A">
        <w:rPr>
          <w:rFonts w:ascii="Times New Roman" w:hAnsi="Times New Roman" w:cs="Times New Roman"/>
        </w:rPr>
        <w:t>include this minority community</w:t>
      </w:r>
      <w:r w:rsidR="00BA65E5" w:rsidRPr="00B010D9">
        <w:rPr>
          <w:rFonts w:ascii="Times New Roman" w:hAnsi="Times New Roman" w:cs="Times New Roman"/>
        </w:rPr>
        <w:t>, there are many aspects that can still be improved to strengthen political participation by these groups in public life.</w:t>
      </w:r>
      <w:r w:rsidR="00D60AA0">
        <w:rPr>
          <w:rFonts w:ascii="Times New Roman" w:hAnsi="Times New Roman" w:cs="Times New Roman"/>
        </w:rPr>
        <w:t xml:space="preserve"> </w:t>
      </w:r>
      <w:r w:rsidR="00BA65E5" w:rsidRPr="00B010D9">
        <w:rPr>
          <w:rFonts w:ascii="Times New Roman" w:hAnsi="Times New Roman" w:cs="Times New Roman"/>
        </w:rPr>
        <w:t>Grouping indigenous people together</w:t>
      </w:r>
      <w:r w:rsidR="00A85BEF">
        <w:rPr>
          <w:rFonts w:ascii="Times New Roman" w:hAnsi="Times New Roman" w:cs="Times New Roman"/>
        </w:rPr>
        <w:t xml:space="preserve"> </w:t>
      </w:r>
      <w:r w:rsidR="00A85BEF">
        <w:rPr>
          <w:rFonts w:ascii="Times New Roman" w:hAnsi="Times New Roman" w:cs="Times New Roman"/>
        </w:rPr>
        <w:softHyphen/>
        <w:t>–</w:t>
      </w:r>
      <w:r w:rsidR="00BA65E5" w:rsidRPr="00B010D9">
        <w:rPr>
          <w:rFonts w:ascii="Times New Roman" w:hAnsi="Times New Roman" w:cs="Times New Roman"/>
        </w:rPr>
        <w:t xml:space="preserve">as the </w:t>
      </w:r>
      <w:r w:rsidR="00304DF4">
        <w:rPr>
          <w:rFonts w:ascii="Times New Roman" w:hAnsi="Times New Roman" w:cs="Times New Roman"/>
        </w:rPr>
        <w:t>board</w:t>
      </w:r>
      <w:r w:rsidR="00BA65E5" w:rsidRPr="00B010D9">
        <w:rPr>
          <w:rFonts w:ascii="Times New Roman" w:hAnsi="Times New Roman" w:cs="Times New Roman"/>
        </w:rPr>
        <w:t xml:space="preserve"> does</w:t>
      </w:r>
      <w:r w:rsidR="00A85BEF">
        <w:rPr>
          <w:rFonts w:ascii="Times New Roman" w:hAnsi="Times New Roman" w:cs="Times New Roman"/>
        </w:rPr>
        <w:t>– </w:t>
      </w:r>
      <w:r w:rsidR="00BA65E5" w:rsidRPr="00B010D9">
        <w:rPr>
          <w:rFonts w:ascii="Times New Roman" w:hAnsi="Times New Roman" w:cs="Times New Roman"/>
        </w:rPr>
        <w:t xml:space="preserve">by census count during redistricting, without taking into account </w:t>
      </w:r>
      <w:r w:rsidR="005C2B8A" w:rsidRPr="00B010D9">
        <w:rPr>
          <w:rFonts w:ascii="Times New Roman" w:hAnsi="Times New Roman" w:cs="Times New Roman"/>
        </w:rPr>
        <w:t>differences</w:t>
      </w:r>
      <w:r w:rsidR="005C2B8A">
        <w:rPr>
          <w:rFonts w:ascii="Times New Roman" w:hAnsi="Times New Roman" w:cs="Times New Roman"/>
        </w:rPr>
        <w:t xml:space="preserve"> across indigenous</w:t>
      </w:r>
      <w:r w:rsidR="005C2B8A" w:rsidRPr="00B010D9">
        <w:rPr>
          <w:rFonts w:ascii="Times New Roman" w:hAnsi="Times New Roman" w:cs="Times New Roman"/>
        </w:rPr>
        <w:t xml:space="preserve"> communit</w:t>
      </w:r>
      <w:r w:rsidR="005C2B8A">
        <w:rPr>
          <w:rFonts w:ascii="Times New Roman" w:hAnsi="Times New Roman" w:cs="Times New Roman"/>
        </w:rPr>
        <w:t>ies</w:t>
      </w:r>
      <w:r w:rsidR="00BA65E5" w:rsidRPr="00B010D9">
        <w:rPr>
          <w:rFonts w:ascii="Times New Roman" w:hAnsi="Times New Roman" w:cs="Times New Roman"/>
        </w:rPr>
        <w:t xml:space="preserve"> or encouraging </w:t>
      </w:r>
      <w:r w:rsidR="005C2B8A">
        <w:rPr>
          <w:rFonts w:ascii="Times New Roman" w:hAnsi="Times New Roman" w:cs="Times New Roman"/>
        </w:rPr>
        <w:t xml:space="preserve">their </w:t>
      </w:r>
      <w:r w:rsidR="00BA65E5" w:rsidRPr="00B010D9">
        <w:rPr>
          <w:rFonts w:ascii="Times New Roman" w:hAnsi="Times New Roman" w:cs="Times New Roman"/>
        </w:rPr>
        <w:t xml:space="preserve">participation, does not guarantee these </w:t>
      </w:r>
      <w:r w:rsidR="005C2B8A">
        <w:rPr>
          <w:rFonts w:ascii="Times New Roman" w:hAnsi="Times New Roman" w:cs="Times New Roman"/>
        </w:rPr>
        <w:t>groups have</w:t>
      </w:r>
      <w:r w:rsidR="005C2B8A" w:rsidRPr="00B010D9">
        <w:rPr>
          <w:rFonts w:ascii="Times New Roman" w:hAnsi="Times New Roman" w:cs="Times New Roman"/>
        </w:rPr>
        <w:t xml:space="preserve"> </w:t>
      </w:r>
      <w:r w:rsidR="00BA65E5" w:rsidRPr="00B010D9">
        <w:rPr>
          <w:rFonts w:ascii="Times New Roman" w:hAnsi="Times New Roman" w:cs="Times New Roman"/>
        </w:rPr>
        <w:t xml:space="preserve">access to political representation or </w:t>
      </w:r>
      <w:r w:rsidR="005C2B8A">
        <w:rPr>
          <w:rFonts w:ascii="Times New Roman" w:hAnsi="Times New Roman" w:cs="Times New Roman"/>
        </w:rPr>
        <w:t xml:space="preserve">that they are able to </w:t>
      </w:r>
      <w:r w:rsidR="00BA65E5" w:rsidRPr="00B010D9">
        <w:rPr>
          <w:rFonts w:ascii="Times New Roman" w:hAnsi="Times New Roman" w:cs="Times New Roman"/>
        </w:rPr>
        <w:t>build</w:t>
      </w:r>
      <w:r w:rsidR="005C2B8A">
        <w:rPr>
          <w:rFonts w:ascii="Times New Roman" w:hAnsi="Times New Roman" w:cs="Times New Roman"/>
        </w:rPr>
        <w:t xml:space="preserve"> or strengthen</w:t>
      </w:r>
      <w:r w:rsidR="00BA65E5" w:rsidRPr="00B010D9">
        <w:rPr>
          <w:rFonts w:ascii="Times New Roman" w:hAnsi="Times New Roman" w:cs="Times New Roman"/>
        </w:rPr>
        <w:t xml:space="preserve"> </w:t>
      </w:r>
      <w:r w:rsidR="005C2B8A">
        <w:rPr>
          <w:rFonts w:ascii="Times New Roman" w:hAnsi="Times New Roman" w:cs="Times New Roman"/>
        </w:rPr>
        <w:t>the</w:t>
      </w:r>
      <w:r w:rsidR="005C2B8A" w:rsidRPr="00B010D9">
        <w:rPr>
          <w:rFonts w:ascii="Times New Roman" w:hAnsi="Times New Roman" w:cs="Times New Roman"/>
        </w:rPr>
        <w:t xml:space="preserve"> </w:t>
      </w:r>
      <w:r w:rsidR="00BA65E5" w:rsidRPr="00B010D9">
        <w:rPr>
          <w:rFonts w:ascii="Times New Roman" w:hAnsi="Times New Roman" w:cs="Times New Roman"/>
        </w:rPr>
        <w:t xml:space="preserve">ties </w:t>
      </w:r>
      <w:r w:rsidR="005C2B8A">
        <w:rPr>
          <w:rFonts w:ascii="Times New Roman" w:hAnsi="Times New Roman" w:cs="Times New Roman"/>
        </w:rPr>
        <w:t xml:space="preserve">with </w:t>
      </w:r>
      <w:r w:rsidR="000D56B6">
        <w:rPr>
          <w:rFonts w:ascii="Times New Roman" w:hAnsi="Times New Roman" w:cs="Times New Roman"/>
        </w:rPr>
        <w:t xml:space="preserve">their </w:t>
      </w:r>
      <w:r w:rsidR="00A85BEF">
        <w:rPr>
          <w:rFonts w:ascii="Times New Roman" w:hAnsi="Times New Roman" w:cs="Times New Roman"/>
        </w:rPr>
        <w:t>political</w:t>
      </w:r>
      <w:r w:rsidR="00BA65E5" w:rsidRPr="00B010D9">
        <w:rPr>
          <w:rFonts w:ascii="Times New Roman" w:hAnsi="Times New Roman" w:cs="Times New Roman"/>
        </w:rPr>
        <w:t xml:space="preserve"> representative.</w:t>
      </w:r>
      <w:r w:rsidR="00BA65E5" w:rsidRPr="00B010D9">
        <w:rPr>
          <w:rStyle w:val="FootnoteReference"/>
          <w:rFonts w:ascii="Times New Roman" w:hAnsi="Times New Roman" w:cs="Times New Roman"/>
        </w:rPr>
        <w:footnoteReference w:id="18"/>
      </w:r>
    </w:p>
    <w:p w14:paraId="0C2DBB8C" w14:textId="3A113204" w:rsidR="00BA65E5" w:rsidRPr="00B010D9" w:rsidRDefault="00BA65E5"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There has been little </w:t>
      </w:r>
      <w:r w:rsidR="00857AB3">
        <w:rPr>
          <w:rFonts w:ascii="Times New Roman" w:hAnsi="Times New Roman" w:cs="Times New Roman"/>
        </w:rPr>
        <w:t xml:space="preserve">debate </w:t>
      </w:r>
      <w:r w:rsidRPr="00B010D9">
        <w:rPr>
          <w:rFonts w:ascii="Times New Roman" w:hAnsi="Times New Roman" w:cs="Times New Roman"/>
        </w:rPr>
        <w:t xml:space="preserve">over how the representation of </w:t>
      </w:r>
      <w:r w:rsidR="005C2B8A">
        <w:rPr>
          <w:rFonts w:ascii="Times New Roman" w:hAnsi="Times New Roman" w:cs="Times New Roman"/>
        </w:rPr>
        <w:t xml:space="preserve">the </w:t>
      </w:r>
      <w:r w:rsidRPr="00B010D9">
        <w:rPr>
          <w:rFonts w:ascii="Times New Roman" w:hAnsi="Times New Roman" w:cs="Times New Roman"/>
        </w:rPr>
        <w:t xml:space="preserve">indigenous </w:t>
      </w:r>
      <w:r w:rsidR="005C2B8A">
        <w:rPr>
          <w:rFonts w:ascii="Times New Roman" w:hAnsi="Times New Roman" w:cs="Times New Roman"/>
        </w:rPr>
        <w:t>population</w:t>
      </w:r>
      <w:r w:rsidR="005C2B8A" w:rsidRPr="00B010D9">
        <w:rPr>
          <w:rFonts w:ascii="Times New Roman" w:hAnsi="Times New Roman" w:cs="Times New Roman"/>
        </w:rPr>
        <w:t xml:space="preserve"> </w:t>
      </w:r>
      <w:r w:rsidRPr="00B010D9">
        <w:rPr>
          <w:rFonts w:ascii="Times New Roman" w:hAnsi="Times New Roman" w:cs="Times New Roman"/>
        </w:rPr>
        <w:t xml:space="preserve">might be improved through redistricting, and we believe there are viable </w:t>
      </w:r>
      <w:r w:rsidR="00313B95" w:rsidRPr="00B010D9">
        <w:rPr>
          <w:rFonts w:ascii="Times New Roman" w:hAnsi="Times New Roman" w:cs="Times New Roman"/>
        </w:rPr>
        <w:t>alternatives</w:t>
      </w:r>
      <w:r w:rsidRPr="00B010D9">
        <w:rPr>
          <w:rFonts w:ascii="Times New Roman" w:hAnsi="Times New Roman" w:cs="Times New Roman"/>
        </w:rPr>
        <w:t xml:space="preserve"> for addressing this need.</w:t>
      </w:r>
      <w:r w:rsidR="00D60AA0">
        <w:rPr>
          <w:rFonts w:ascii="Times New Roman" w:hAnsi="Times New Roman" w:cs="Times New Roman"/>
        </w:rPr>
        <w:t xml:space="preserve"> </w:t>
      </w:r>
      <w:r w:rsidRPr="00B010D9">
        <w:rPr>
          <w:rFonts w:ascii="Times New Roman" w:hAnsi="Times New Roman" w:cs="Times New Roman"/>
        </w:rPr>
        <w:t>A first step would be to recognize</w:t>
      </w:r>
      <w:r w:rsidR="00313B95" w:rsidRPr="00B010D9">
        <w:rPr>
          <w:rFonts w:ascii="Times New Roman" w:hAnsi="Times New Roman" w:cs="Times New Roman"/>
        </w:rPr>
        <w:t xml:space="preserve"> </w:t>
      </w:r>
      <w:r w:rsidRPr="00B010D9">
        <w:rPr>
          <w:rFonts w:ascii="Times New Roman" w:hAnsi="Times New Roman" w:cs="Times New Roman"/>
        </w:rPr>
        <w:t xml:space="preserve">that including minority groups has various levels and </w:t>
      </w:r>
      <w:del w:id="106" w:author="..." w:date="2016-04-13T11:32:00Z">
        <w:r w:rsidRPr="00B010D9" w:rsidDel="00526F65">
          <w:rPr>
            <w:rFonts w:ascii="Times New Roman" w:hAnsi="Times New Roman" w:cs="Times New Roman"/>
          </w:rPr>
          <w:delText>possibilities</w:delText>
        </w:r>
      </w:del>
      <w:ins w:id="107" w:author="..." w:date="2016-04-13T11:32:00Z">
        <w:r w:rsidR="00526F65">
          <w:rPr>
            <w:rFonts w:ascii="Times New Roman" w:hAnsi="Times New Roman" w:cs="Times New Roman"/>
          </w:rPr>
          <w:t>options</w:t>
        </w:r>
      </w:ins>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 xml:space="preserve">As shown in </w:t>
      </w:r>
      <w:r w:rsidR="00313B95" w:rsidRPr="00B010D9">
        <w:rPr>
          <w:rFonts w:ascii="Times New Roman" w:hAnsi="Times New Roman" w:cs="Times New Roman"/>
        </w:rPr>
        <w:t>Chart</w:t>
      </w:r>
      <w:r w:rsidRPr="00B010D9">
        <w:rPr>
          <w:rFonts w:ascii="Times New Roman" w:hAnsi="Times New Roman" w:cs="Times New Roman"/>
        </w:rPr>
        <w:t xml:space="preserve"> 2, </w:t>
      </w:r>
      <w:proofErr w:type="gramStart"/>
      <w:r w:rsidR="00563A42">
        <w:rPr>
          <w:rFonts w:ascii="Times New Roman" w:hAnsi="Times New Roman" w:cs="Times New Roman"/>
        </w:rPr>
        <w:t xml:space="preserve">a </w:t>
      </w:r>
      <w:r w:rsidR="00F316DC" w:rsidRPr="00B010D9">
        <w:rPr>
          <w:rFonts w:ascii="Times New Roman" w:hAnsi="Times New Roman" w:cs="Times New Roman"/>
        </w:rPr>
        <w:t xml:space="preserve"> first</w:t>
      </w:r>
      <w:proofErr w:type="gramEnd"/>
      <w:r w:rsidR="00F316DC" w:rsidRPr="00B010D9">
        <w:rPr>
          <w:rFonts w:ascii="Times New Roman" w:hAnsi="Times New Roman" w:cs="Times New Roman"/>
        </w:rPr>
        <w:t xml:space="preserve"> level of participation</w:t>
      </w:r>
      <w:r w:rsidR="00563A42">
        <w:rPr>
          <w:rFonts w:ascii="Times New Roman" w:hAnsi="Times New Roman" w:cs="Times New Roman"/>
        </w:rPr>
        <w:t xml:space="preserve"> is reached when </w:t>
      </w:r>
      <w:r w:rsidR="00F316DC" w:rsidRPr="00B010D9">
        <w:rPr>
          <w:rFonts w:ascii="Times New Roman" w:hAnsi="Times New Roman" w:cs="Times New Roman"/>
        </w:rPr>
        <w:t>the regulatory framework recognizes the need to safeguard the representation and participation of certain groups. In Mexico, this happened with the 2001 constitutional reform.</w:t>
      </w:r>
      <w:r w:rsidR="00D60AA0">
        <w:rPr>
          <w:rFonts w:ascii="Times New Roman" w:hAnsi="Times New Roman" w:cs="Times New Roman"/>
        </w:rPr>
        <w:t xml:space="preserve"> </w:t>
      </w:r>
      <w:r w:rsidR="00F316DC" w:rsidRPr="00B010D9">
        <w:rPr>
          <w:rFonts w:ascii="Times New Roman" w:hAnsi="Times New Roman" w:cs="Times New Roman"/>
        </w:rPr>
        <w:t>The second level of participation is indirect inclusion.</w:t>
      </w:r>
      <w:r w:rsidR="00D60AA0">
        <w:rPr>
          <w:rFonts w:ascii="Times New Roman" w:hAnsi="Times New Roman" w:cs="Times New Roman"/>
        </w:rPr>
        <w:t xml:space="preserve"> </w:t>
      </w:r>
      <w:r w:rsidR="00F316DC" w:rsidRPr="00B010D9">
        <w:rPr>
          <w:rFonts w:ascii="Times New Roman" w:hAnsi="Times New Roman" w:cs="Times New Roman"/>
        </w:rPr>
        <w:t xml:space="preserve">This happens, for example, when the </w:t>
      </w:r>
      <w:r w:rsidR="00621070">
        <w:rPr>
          <w:rFonts w:ascii="Times New Roman" w:hAnsi="Times New Roman" w:cs="Times New Roman"/>
        </w:rPr>
        <w:t>board</w:t>
      </w:r>
      <w:r w:rsidR="00F316DC" w:rsidRPr="00B010D9">
        <w:rPr>
          <w:rFonts w:ascii="Times New Roman" w:hAnsi="Times New Roman" w:cs="Times New Roman"/>
        </w:rPr>
        <w:t xml:space="preserve"> takes into account only the total number of </w:t>
      </w:r>
      <w:r w:rsidR="00F316DC" w:rsidRPr="00B010D9">
        <w:rPr>
          <w:rFonts w:ascii="Times New Roman" w:hAnsi="Times New Roman" w:cs="Times New Roman"/>
        </w:rPr>
        <w:lastRenderedPageBreak/>
        <w:t xml:space="preserve">inhabitants that were reported to speak an indigenous language, but does not take into account any other socio-demographic factor or </w:t>
      </w:r>
      <w:r w:rsidR="00563A42">
        <w:rPr>
          <w:rFonts w:ascii="Times New Roman" w:hAnsi="Times New Roman" w:cs="Times New Roman"/>
        </w:rPr>
        <w:t xml:space="preserve">a direct consultative mechanism </w:t>
      </w:r>
      <w:r w:rsidR="00F316DC" w:rsidRPr="00B010D9">
        <w:rPr>
          <w:rFonts w:ascii="Times New Roman" w:hAnsi="Times New Roman" w:cs="Times New Roman"/>
        </w:rPr>
        <w:t xml:space="preserve">with the communities to obtain additional information. The third level </w:t>
      </w:r>
      <w:r w:rsidR="00857AB3" w:rsidRPr="00B010D9">
        <w:rPr>
          <w:rFonts w:ascii="Times New Roman" w:hAnsi="Times New Roman" w:cs="Times New Roman"/>
        </w:rPr>
        <w:t>refers</w:t>
      </w:r>
      <w:r w:rsidR="00F316DC" w:rsidRPr="00B010D9">
        <w:rPr>
          <w:rFonts w:ascii="Times New Roman" w:hAnsi="Times New Roman" w:cs="Times New Roman"/>
        </w:rPr>
        <w:t xml:space="preserve"> to the degree in which the population belonging to a minority group is aware that its rights are safeguarded in order to guarantee their political representation and participation. The fourth level requires mechanisms for people to participate and communicate their needs to the electoral </w:t>
      </w:r>
      <w:r w:rsidR="00621070">
        <w:rPr>
          <w:rFonts w:ascii="Times New Roman" w:hAnsi="Times New Roman" w:cs="Times New Roman"/>
        </w:rPr>
        <w:t>board</w:t>
      </w:r>
      <w:r w:rsidR="00F316DC" w:rsidRPr="00B010D9">
        <w:rPr>
          <w:rFonts w:ascii="Times New Roman" w:hAnsi="Times New Roman" w:cs="Times New Roman"/>
        </w:rPr>
        <w:t xml:space="preserve">. The fifth level is reached when the electoral </w:t>
      </w:r>
      <w:r w:rsidR="00621070">
        <w:rPr>
          <w:rFonts w:ascii="Times New Roman" w:hAnsi="Times New Roman" w:cs="Times New Roman"/>
        </w:rPr>
        <w:t>board</w:t>
      </w:r>
      <w:r w:rsidR="00F316DC" w:rsidRPr="00B010D9">
        <w:rPr>
          <w:rFonts w:ascii="Times New Roman" w:hAnsi="Times New Roman" w:cs="Times New Roman"/>
        </w:rPr>
        <w:t xml:space="preserve"> develops mechanisms for formally incorporating the opinions and needs of minority groups into the redistricting processes.</w:t>
      </w:r>
    </w:p>
    <w:p w14:paraId="44AD73FF" w14:textId="715A9425" w:rsidR="00627069" w:rsidRPr="00B010D9" w:rsidRDefault="00627069" w:rsidP="00627069">
      <w:pPr>
        <w:spacing w:line="480" w:lineRule="auto"/>
        <w:jc w:val="center"/>
        <w:rPr>
          <w:rFonts w:ascii="Times New Roman" w:hAnsi="Times New Roman" w:cs="Times New Roman"/>
          <w:b/>
        </w:rPr>
      </w:pPr>
      <w:r w:rsidRPr="00B010D9">
        <w:rPr>
          <w:rFonts w:ascii="Times New Roman" w:hAnsi="Times New Roman" w:cs="Times New Roman"/>
          <w:b/>
        </w:rPr>
        <w:t>Chart 2.</w:t>
      </w:r>
      <w:r>
        <w:rPr>
          <w:rFonts w:ascii="Times New Roman" w:hAnsi="Times New Roman" w:cs="Times New Roman"/>
          <w:b/>
        </w:rPr>
        <w:t xml:space="preserve"> </w:t>
      </w:r>
      <w:r w:rsidRPr="00B010D9">
        <w:rPr>
          <w:rFonts w:ascii="Times New Roman" w:hAnsi="Times New Roman" w:cs="Times New Roman"/>
          <w:b/>
        </w:rPr>
        <w:t>Levels of participation in</w:t>
      </w:r>
      <w:r w:rsidR="00563A42">
        <w:rPr>
          <w:rFonts w:ascii="Times New Roman" w:hAnsi="Times New Roman" w:cs="Times New Roman"/>
          <w:b/>
        </w:rPr>
        <w:t xml:space="preserve"> the</w:t>
      </w:r>
      <w:r w:rsidRPr="00B010D9">
        <w:rPr>
          <w:rFonts w:ascii="Times New Roman" w:hAnsi="Times New Roman" w:cs="Times New Roman"/>
          <w:b/>
        </w:rPr>
        <w:t xml:space="preserve"> redistricting process</w:t>
      </w:r>
    </w:p>
    <w:p w14:paraId="77FF0246" w14:textId="67FC94C0" w:rsidR="00627069" w:rsidRPr="00B010D9" w:rsidRDefault="00E4457A" w:rsidP="00627069">
      <w:pPr>
        <w:spacing w:line="480" w:lineRule="auto"/>
        <w:jc w:val="both"/>
        <w:rPr>
          <w:rFonts w:ascii="Times New Roman" w:hAnsi="Times New Roman" w:cs="Times New Roman"/>
        </w:rPr>
      </w:pPr>
      <w:r w:rsidRPr="001C5E10">
        <w:rPr>
          <w:rFonts w:ascii="Times New Roman" w:hAnsi="Times New Roman" w:cs="Times New Roman"/>
          <w:noProof/>
        </w:rPr>
        <w:drawing>
          <wp:inline distT="0" distB="0" distL="0" distR="0" wp14:anchorId="18E0A689" wp14:editId="0CBA35C6">
            <wp:extent cx="5543550" cy="3640620"/>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3550" cy="3640620"/>
                    </a:xfrm>
                    <a:prstGeom prst="rect">
                      <a:avLst/>
                    </a:prstGeom>
                    <a:noFill/>
                    <a:ln>
                      <a:noFill/>
                    </a:ln>
                  </pic:spPr>
                </pic:pic>
              </a:graphicData>
            </a:graphic>
          </wp:inline>
        </w:drawing>
      </w:r>
    </w:p>
    <w:p w14:paraId="0D073F94" w14:textId="77777777" w:rsidR="00627069" w:rsidRPr="00B010D9" w:rsidRDefault="00627069" w:rsidP="00627069">
      <w:pPr>
        <w:spacing w:line="480" w:lineRule="auto"/>
        <w:jc w:val="both"/>
        <w:rPr>
          <w:rFonts w:ascii="Times New Roman" w:hAnsi="Times New Roman" w:cs="Times New Roman"/>
        </w:rPr>
      </w:pPr>
      <w:r w:rsidRPr="00B010D9">
        <w:rPr>
          <w:rFonts w:ascii="Times New Roman" w:hAnsi="Times New Roman" w:cs="Times New Roman"/>
        </w:rPr>
        <w:t>Source: Chart prepared by the authors.</w:t>
      </w:r>
    </w:p>
    <w:p w14:paraId="6A1EC5E3" w14:textId="77777777" w:rsidR="00627069" w:rsidRPr="00B010D9" w:rsidRDefault="00627069" w:rsidP="00627069">
      <w:pPr>
        <w:rPr>
          <w:rFonts w:ascii="Times New Roman" w:hAnsi="Times New Roman" w:cs="Times New Roman"/>
        </w:rPr>
      </w:pPr>
      <w:r w:rsidRPr="00B010D9">
        <w:rPr>
          <w:rFonts w:ascii="Times New Roman" w:hAnsi="Times New Roman" w:cs="Times New Roman"/>
        </w:rPr>
        <w:br w:type="page"/>
      </w:r>
    </w:p>
    <w:p w14:paraId="4CC20DB1" w14:textId="3103D32A" w:rsidR="00F316DC" w:rsidRPr="00B010D9" w:rsidRDefault="00627069" w:rsidP="00785641">
      <w:pPr>
        <w:spacing w:line="480" w:lineRule="auto"/>
        <w:jc w:val="both"/>
        <w:rPr>
          <w:rFonts w:ascii="Times New Roman" w:hAnsi="Times New Roman" w:cs="Times New Roman"/>
        </w:rPr>
      </w:pPr>
      <w:r w:rsidRPr="00B010D9" w:rsidDel="00627069">
        <w:rPr>
          <w:rFonts w:ascii="Times New Roman" w:hAnsi="Times New Roman" w:cs="Times New Roman"/>
          <w:b/>
        </w:rPr>
        <w:lastRenderedPageBreak/>
        <w:t xml:space="preserve"> </w:t>
      </w:r>
      <w:r w:rsidR="00F316DC" w:rsidRPr="00B010D9">
        <w:rPr>
          <w:rFonts w:ascii="Times New Roman" w:hAnsi="Times New Roman" w:cs="Times New Roman"/>
        </w:rPr>
        <w:tab/>
        <w:t>By this standard, Mexico is right now at the most basic levels of participation.</w:t>
      </w:r>
      <w:r w:rsidR="00D60AA0">
        <w:rPr>
          <w:rFonts w:ascii="Times New Roman" w:hAnsi="Times New Roman" w:cs="Times New Roman"/>
        </w:rPr>
        <w:t xml:space="preserve"> </w:t>
      </w:r>
      <w:r w:rsidR="00F316DC" w:rsidRPr="00B010D9">
        <w:rPr>
          <w:rFonts w:ascii="Times New Roman" w:hAnsi="Times New Roman" w:cs="Times New Roman"/>
        </w:rPr>
        <w:t>First, the regulatory framework guarantees certain groups’ right to representation; second, there is a mechanism for indirectly including the indigenous population.</w:t>
      </w:r>
      <w:r w:rsidR="003916AD">
        <w:rPr>
          <w:rStyle w:val="FootnoteReference"/>
          <w:rFonts w:ascii="Times New Roman" w:hAnsi="Times New Roman" w:cs="Times New Roman"/>
        </w:rPr>
        <w:footnoteReference w:id="19"/>
      </w:r>
      <w:r w:rsidR="00D60AA0">
        <w:rPr>
          <w:rFonts w:ascii="Times New Roman" w:hAnsi="Times New Roman" w:cs="Times New Roman"/>
        </w:rPr>
        <w:t xml:space="preserve"> </w:t>
      </w:r>
      <w:r w:rsidR="00F316DC" w:rsidRPr="00B010D9">
        <w:rPr>
          <w:rFonts w:ascii="Times New Roman" w:hAnsi="Times New Roman" w:cs="Times New Roman"/>
        </w:rPr>
        <w:t xml:space="preserve">But to move on from these initial levels of participation (indirect inclusion) to direct participation (the fourth and fifth levels), an intervention is required, which would include: a) education campaigns to ensure the people are informed and aware that their right to representation is safeguarded and that they can participate in these processes, and b) the mechanisms and tools needed for citizens to participate. </w:t>
      </w:r>
      <w:r w:rsidR="00F316DC" w:rsidRPr="00B010D9">
        <w:rPr>
          <w:rStyle w:val="FootnoteReference"/>
          <w:rFonts w:ascii="Times New Roman" w:hAnsi="Times New Roman" w:cs="Times New Roman"/>
        </w:rPr>
        <w:footnoteReference w:id="20"/>
      </w:r>
      <w:r w:rsidR="00D60AA0">
        <w:rPr>
          <w:rFonts w:ascii="Times New Roman" w:hAnsi="Times New Roman" w:cs="Times New Roman"/>
        </w:rPr>
        <w:t xml:space="preserve"> </w:t>
      </w:r>
      <w:r w:rsidR="00F316DC" w:rsidRPr="00B010D9">
        <w:rPr>
          <w:rFonts w:ascii="Times New Roman" w:hAnsi="Times New Roman" w:cs="Times New Roman"/>
        </w:rPr>
        <w:t>In the following paragraphs we will describe how open-source software and web-based mapping technology offer a possible solution for making the redistricting process transparent and enabling the public to participate in that process.</w:t>
      </w:r>
    </w:p>
    <w:p w14:paraId="4B941CBC" w14:textId="77777777" w:rsidR="00F316DC" w:rsidRPr="00B010D9" w:rsidRDefault="00F316DC" w:rsidP="00F316DC">
      <w:pPr>
        <w:spacing w:line="360" w:lineRule="auto"/>
        <w:jc w:val="both"/>
        <w:rPr>
          <w:rFonts w:ascii="Times New Roman" w:hAnsi="Times New Roman" w:cs="Times New Roman"/>
          <w:b/>
          <w:sz w:val="28"/>
          <w:szCs w:val="28"/>
        </w:rPr>
      </w:pPr>
      <w:r w:rsidRPr="00B010D9">
        <w:rPr>
          <w:rFonts w:ascii="Times New Roman" w:hAnsi="Times New Roman" w:cs="Times New Roman"/>
          <w:b/>
          <w:sz w:val="28"/>
          <w:szCs w:val="28"/>
        </w:rPr>
        <w:t>IV. The use of open source software and public mapping platforms as a possible solution</w:t>
      </w:r>
    </w:p>
    <w:p w14:paraId="0C1F458C" w14:textId="636EB243" w:rsidR="00F316DC" w:rsidRPr="00B010D9" w:rsidRDefault="00F316DC" w:rsidP="00785641">
      <w:pPr>
        <w:spacing w:line="480" w:lineRule="auto"/>
        <w:jc w:val="both"/>
        <w:rPr>
          <w:rFonts w:ascii="Times New Roman" w:hAnsi="Times New Roman" w:cs="Times New Roman"/>
        </w:rPr>
      </w:pPr>
      <w:r w:rsidRPr="00B010D9">
        <w:rPr>
          <w:rFonts w:ascii="Times New Roman" w:hAnsi="Times New Roman" w:cs="Times New Roman"/>
        </w:rPr>
        <w:t xml:space="preserve">New information technologies </w:t>
      </w:r>
      <w:r w:rsidR="007E3B58" w:rsidRPr="00B010D9">
        <w:rPr>
          <w:rFonts w:ascii="Times New Roman" w:hAnsi="Times New Roman" w:cs="Times New Roman"/>
        </w:rPr>
        <w:t>have brought the ability to meet the conditions of open data, replicability and participation within our grasp.</w:t>
      </w:r>
      <w:r w:rsidR="007E3B58" w:rsidRPr="00B010D9">
        <w:rPr>
          <w:rStyle w:val="FootnoteReference"/>
          <w:rFonts w:ascii="Times New Roman" w:hAnsi="Times New Roman" w:cs="Times New Roman"/>
        </w:rPr>
        <w:footnoteReference w:id="21"/>
      </w:r>
      <w:r w:rsidR="00D60AA0">
        <w:rPr>
          <w:rFonts w:ascii="Times New Roman" w:hAnsi="Times New Roman" w:cs="Times New Roman"/>
        </w:rPr>
        <w:t xml:space="preserve"> </w:t>
      </w:r>
      <w:r w:rsidR="007E3B58" w:rsidRPr="00B010D9">
        <w:rPr>
          <w:rFonts w:ascii="Times New Roman" w:hAnsi="Times New Roman" w:cs="Times New Roman"/>
        </w:rPr>
        <w:t xml:space="preserve">We </w:t>
      </w:r>
      <w:r w:rsidR="006C4972">
        <w:rPr>
          <w:rFonts w:ascii="Times New Roman" w:hAnsi="Times New Roman" w:cs="Times New Roman"/>
        </w:rPr>
        <w:t>conclude</w:t>
      </w:r>
      <w:r w:rsidR="006C4972" w:rsidRPr="00B010D9">
        <w:rPr>
          <w:rFonts w:ascii="Times New Roman" w:hAnsi="Times New Roman" w:cs="Times New Roman"/>
        </w:rPr>
        <w:t xml:space="preserve"> </w:t>
      </w:r>
      <w:r w:rsidR="007E3B58" w:rsidRPr="00B010D9">
        <w:rPr>
          <w:rFonts w:ascii="Times New Roman" w:hAnsi="Times New Roman" w:cs="Times New Roman"/>
        </w:rPr>
        <w:t>th</w:t>
      </w:r>
      <w:r w:rsidR="006C4972">
        <w:rPr>
          <w:rFonts w:ascii="Times New Roman" w:hAnsi="Times New Roman" w:cs="Times New Roman"/>
        </w:rPr>
        <w:t>is research</w:t>
      </w:r>
      <w:r w:rsidR="007E3B58" w:rsidRPr="00B010D9">
        <w:rPr>
          <w:rFonts w:ascii="Times New Roman" w:hAnsi="Times New Roman" w:cs="Times New Roman"/>
        </w:rPr>
        <w:t xml:space="preserve"> note by introducing </w:t>
      </w:r>
      <w:r w:rsidR="007E3B58" w:rsidRPr="00F5142B">
        <w:rPr>
          <w:rFonts w:ascii="Times New Roman" w:hAnsi="Times New Roman" w:cs="Times New Roman"/>
          <w:i/>
        </w:rPr>
        <w:t>District Builder</w:t>
      </w:r>
      <w:r w:rsidR="007E3B58" w:rsidRPr="00B010D9">
        <w:rPr>
          <w:rFonts w:ascii="Times New Roman" w:hAnsi="Times New Roman" w:cs="Times New Roman"/>
        </w:rPr>
        <w:t>, a public mapping web</w:t>
      </w:r>
      <w:r w:rsidR="006C4972">
        <w:rPr>
          <w:rFonts w:ascii="Times New Roman" w:hAnsi="Times New Roman" w:cs="Times New Roman"/>
        </w:rPr>
        <w:t xml:space="preserve"> based</w:t>
      </w:r>
      <w:r w:rsidR="007E3B58" w:rsidRPr="00B010D9">
        <w:rPr>
          <w:rFonts w:ascii="Times New Roman" w:hAnsi="Times New Roman" w:cs="Times New Roman"/>
        </w:rPr>
        <w:t xml:space="preserve"> platform that</w:t>
      </w:r>
      <w:r w:rsidR="00D60AA0">
        <w:rPr>
          <w:rFonts w:ascii="Times New Roman" w:hAnsi="Times New Roman" w:cs="Times New Roman"/>
        </w:rPr>
        <w:t xml:space="preserve"> </w:t>
      </w:r>
      <w:r w:rsidR="007E3B58" w:rsidRPr="00B010D9">
        <w:rPr>
          <w:rFonts w:ascii="Times New Roman" w:hAnsi="Times New Roman" w:cs="Times New Roman"/>
        </w:rPr>
        <w:t xml:space="preserve">has tremendous </w:t>
      </w:r>
      <w:r w:rsidR="007E3B58" w:rsidRPr="00B010D9">
        <w:rPr>
          <w:rFonts w:ascii="Times New Roman" w:hAnsi="Times New Roman" w:cs="Times New Roman"/>
        </w:rPr>
        <w:lastRenderedPageBreak/>
        <w:t xml:space="preserve">potential for </w:t>
      </w:r>
      <w:r w:rsidR="009C4EBA">
        <w:rPr>
          <w:rFonts w:ascii="Times New Roman" w:hAnsi="Times New Roman" w:cs="Times New Roman"/>
        </w:rPr>
        <w:t>overcoming</w:t>
      </w:r>
      <w:r w:rsidR="007E3B58" w:rsidRPr="00B010D9">
        <w:rPr>
          <w:rFonts w:ascii="Times New Roman" w:hAnsi="Times New Roman" w:cs="Times New Roman"/>
        </w:rPr>
        <w:t xml:space="preserve"> the limitations and problems encountered in federal and local redistricting processes.</w:t>
      </w:r>
      <w:r w:rsidR="00D60AA0">
        <w:rPr>
          <w:rFonts w:ascii="Times New Roman" w:hAnsi="Times New Roman" w:cs="Times New Roman"/>
        </w:rPr>
        <w:t xml:space="preserve"> </w:t>
      </w:r>
      <w:r w:rsidR="007E3B58" w:rsidRPr="00F5142B">
        <w:rPr>
          <w:rFonts w:ascii="Times New Roman" w:hAnsi="Times New Roman" w:cs="Times New Roman"/>
          <w:i/>
        </w:rPr>
        <w:t>District Builder</w:t>
      </w:r>
      <w:r w:rsidR="007E3B58" w:rsidRPr="00B010D9">
        <w:rPr>
          <w:rFonts w:ascii="Times New Roman" w:hAnsi="Times New Roman" w:cs="Times New Roman"/>
        </w:rPr>
        <w:t xml:space="preserve"> offers a way to replicate </w:t>
      </w:r>
      <w:r w:rsidR="00F5142B">
        <w:rPr>
          <w:rFonts w:ascii="Times New Roman" w:hAnsi="Times New Roman" w:cs="Times New Roman"/>
        </w:rPr>
        <w:t xml:space="preserve">any boundary delimitation exercise </w:t>
      </w:r>
      <w:r w:rsidR="007E3B58" w:rsidRPr="00B010D9">
        <w:rPr>
          <w:rFonts w:ascii="Times New Roman" w:hAnsi="Times New Roman" w:cs="Times New Roman"/>
        </w:rPr>
        <w:t>and a mechanism for citizens to participate openly in these processes.</w:t>
      </w:r>
      <w:r w:rsidR="007E3B58" w:rsidRPr="00B010D9">
        <w:rPr>
          <w:rStyle w:val="FootnoteReference"/>
          <w:rFonts w:ascii="Times New Roman" w:hAnsi="Times New Roman" w:cs="Times New Roman"/>
        </w:rPr>
        <w:footnoteReference w:id="22"/>
      </w:r>
    </w:p>
    <w:p w14:paraId="26BBB8E5" w14:textId="4E7960D5" w:rsidR="00F22ACA" w:rsidRPr="00B010D9" w:rsidRDefault="00F22ACA"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 platform operates </w:t>
      </w:r>
      <w:r w:rsidR="00F5142B">
        <w:rPr>
          <w:rFonts w:ascii="Times New Roman" w:hAnsi="Times New Roman" w:cs="Times New Roman"/>
        </w:rPr>
        <w:t>from</w:t>
      </w:r>
      <w:r w:rsidR="00F5142B" w:rsidRPr="00B010D9">
        <w:rPr>
          <w:rFonts w:ascii="Times New Roman" w:hAnsi="Times New Roman" w:cs="Times New Roman"/>
        </w:rPr>
        <w:t xml:space="preserve"> </w:t>
      </w:r>
      <w:r w:rsidRPr="00B010D9">
        <w:rPr>
          <w:rFonts w:ascii="Times New Roman" w:hAnsi="Times New Roman" w:cs="Times New Roman"/>
        </w:rPr>
        <w:t xml:space="preserve">the cloud, </w:t>
      </w:r>
      <w:r w:rsidR="00F5142B">
        <w:rPr>
          <w:rFonts w:ascii="Times New Roman" w:hAnsi="Times New Roman" w:cs="Times New Roman"/>
        </w:rPr>
        <w:t>eliminating the</w:t>
      </w:r>
      <w:r w:rsidRPr="00B010D9">
        <w:rPr>
          <w:rFonts w:ascii="Times New Roman" w:hAnsi="Times New Roman" w:cs="Times New Roman"/>
        </w:rPr>
        <w:t xml:space="preserve"> </w:t>
      </w:r>
      <w:r w:rsidR="009C4EBA">
        <w:rPr>
          <w:rFonts w:ascii="Times New Roman" w:hAnsi="Times New Roman" w:cs="Times New Roman"/>
        </w:rPr>
        <w:t>need</w:t>
      </w:r>
      <w:r w:rsidR="00F5142B">
        <w:rPr>
          <w:rFonts w:ascii="Times New Roman" w:hAnsi="Times New Roman" w:cs="Times New Roman"/>
        </w:rPr>
        <w:t xml:space="preserve"> for users to</w:t>
      </w:r>
      <w:r w:rsidR="009C4EBA">
        <w:rPr>
          <w:rFonts w:ascii="Times New Roman" w:hAnsi="Times New Roman" w:cs="Times New Roman"/>
        </w:rPr>
        <w:t xml:space="preserve"> </w:t>
      </w:r>
      <w:r w:rsidRPr="00B010D9">
        <w:rPr>
          <w:rFonts w:ascii="Times New Roman" w:hAnsi="Times New Roman" w:cs="Times New Roman"/>
        </w:rPr>
        <w:t>acquire or install new software on their personal computers.</w:t>
      </w:r>
      <w:r w:rsidR="00D60AA0">
        <w:rPr>
          <w:rFonts w:ascii="Times New Roman" w:hAnsi="Times New Roman" w:cs="Times New Roman"/>
        </w:rPr>
        <w:t xml:space="preserve"> </w:t>
      </w:r>
      <w:r w:rsidRPr="001C5E10">
        <w:rPr>
          <w:rFonts w:ascii="Times New Roman" w:hAnsi="Times New Roman" w:cs="Times New Roman"/>
          <w:i/>
        </w:rPr>
        <w:t>District Builder</w:t>
      </w:r>
      <w:r w:rsidRPr="00B010D9">
        <w:rPr>
          <w:rFonts w:ascii="Times New Roman" w:hAnsi="Times New Roman" w:cs="Times New Roman"/>
        </w:rPr>
        <w:t xml:space="preserve"> can be </w:t>
      </w:r>
      <w:r w:rsidR="00DA5D98">
        <w:rPr>
          <w:rFonts w:ascii="Times New Roman" w:hAnsi="Times New Roman" w:cs="Times New Roman"/>
        </w:rPr>
        <w:t>hosted</w:t>
      </w:r>
      <w:r w:rsidR="00DA5D98" w:rsidRPr="00B010D9">
        <w:rPr>
          <w:rFonts w:ascii="Times New Roman" w:hAnsi="Times New Roman" w:cs="Times New Roman"/>
        </w:rPr>
        <w:t xml:space="preserve"> </w:t>
      </w:r>
      <w:r w:rsidRPr="00B010D9">
        <w:rPr>
          <w:rFonts w:ascii="Times New Roman" w:hAnsi="Times New Roman" w:cs="Times New Roman"/>
        </w:rPr>
        <w:t xml:space="preserve">on the server of the electoral </w:t>
      </w:r>
      <w:r w:rsidR="00621070">
        <w:rPr>
          <w:rFonts w:ascii="Times New Roman" w:hAnsi="Times New Roman" w:cs="Times New Roman"/>
        </w:rPr>
        <w:t>board</w:t>
      </w:r>
      <w:r w:rsidRPr="00B010D9">
        <w:rPr>
          <w:rFonts w:ascii="Times New Roman" w:hAnsi="Times New Roman" w:cs="Times New Roman"/>
        </w:rPr>
        <w:t>, an</w:t>
      </w:r>
      <w:r w:rsidR="00214DE6">
        <w:rPr>
          <w:rFonts w:ascii="Times New Roman" w:hAnsi="Times New Roman" w:cs="Times New Roman"/>
        </w:rPr>
        <w:t xml:space="preserve"> academic institution, a non-</w:t>
      </w:r>
      <w:r w:rsidRPr="00B010D9">
        <w:rPr>
          <w:rFonts w:ascii="Times New Roman" w:hAnsi="Times New Roman" w:cs="Times New Roman"/>
        </w:rPr>
        <w:t xml:space="preserve">governmental organization, or even by renting </w:t>
      </w:r>
      <w:r w:rsidR="00A90A57">
        <w:rPr>
          <w:rFonts w:ascii="Times New Roman" w:hAnsi="Times New Roman" w:cs="Times New Roman"/>
        </w:rPr>
        <w:t xml:space="preserve">a </w:t>
      </w:r>
      <w:r w:rsidRPr="00B010D9">
        <w:rPr>
          <w:rFonts w:ascii="Times New Roman" w:hAnsi="Times New Roman" w:cs="Times New Roman"/>
        </w:rPr>
        <w:t>space on one of the many available commercial services (</w:t>
      </w:r>
      <w:r w:rsidR="00A90A57">
        <w:rPr>
          <w:rFonts w:ascii="Times New Roman" w:hAnsi="Times New Roman" w:cs="Times New Roman"/>
        </w:rPr>
        <w:t xml:space="preserve">i.e. </w:t>
      </w:r>
      <w:r w:rsidRPr="00B010D9">
        <w:rPr>
          <w:rFonts w:ascii="Times New Roman" w:hAnsi="Times New Roman" w:cs="Times New Roman"/>
        </w:rPr>
        <w:t>Amazon Cloud).</w:t>
      </w:r>
      <w:r w:rsidR="00D60AA0">
        <w:rPr>
          <w:rFonts w:ascii="Times New Roman" w:hAnsi="Times New Roman" w:cs="Times New Roman"/>
        </w:rPr>
        <w:t xml:space="preserve"> </w:t>
      </w:r>
      <w:r w:rsidRPr="00B010D9">
        <w:rPr>
          <w:rFonts w:ascii="Times New Roman" w:hAnsi="Times New Roman" w:cs="Times New Roman"/>
        </w:rPr>
        <w:t xml:space="preserve">Users have one-click access to all the information involved in the redistricting process (which meets the </w:t>
      </w:r>
      <w:r w:rsidRPr="00B010D9">
        <w:rPr>
          <w:rFonts w:ascii="Times New Roman" w:hAnsi="Times New Roman" w:cs="Times New Roman"/>
          <w:i/>
        </w:rPr>
        <w:t>open data condition</w:t>
      </w:r>
      <w:r w:rsidRPr="00B010D9">
        <w:rPr>
          <w:rFonts w:ascii="Times New Roman" w:hAnsi="Times New Roman" w:cs="Times New Roman"/>
        </w:rPr>
        <w:t xml:space="preserve">), have a user-friendly tool to replicate, evaluate, compare and create electoral districts (which meets the </w:t>
      </w:r>
      <w:r w:rsidRPr="00B010D9">
        <w:rPr>
          <w:rFonts w:ascii="Times New Roman" w:hAnsi="Times New Roman" w:cs="Times New Roman"/>
          <w:i/>
        </w:rPr>
        <w:t>replicability condition</w:t>
      </w:r>
      <w:r w:rsidRPr="00B010D9">
        <w:rPr>
          <w:rFonts w:ascii="Times New Roman" w:hAnsi="Times New Roman" w:cs="Times New Roman"/>
        </w:rPr>
        <w:t xml:space="preserve">), and can formulate suggestions and observations to the electoral </w:t>
      </w:r>
      <w:r w:rsidR="00621070">
        <w:rPr>
          <w:rFonts w:ascii="Times New Roman" w:hAnsi="Times New Roman" w:cs="Times New Roman"/>
        </w:rPr>
        <w:t>board</w:t>
      </w:r>
      <w:r w:rsidRPr="00B010D9">
        <w:rPr>
          <w:rFonts w:ascii="Times New Roman" w:hAnsi="Times New Roman" w:cs="Times New Roman"/>
        </w:rPr>
        <w:t xml:space="preserve"> (which meets the </w:t>
      </w:r>
      <w:r w:rsidRPr="00B010D9">
        <w:rPr>
          <w:rFonts w:ascii="Times New Roman" w:hAnsi="Times New Roman" w:cs="Times New Roman"/>
          <w:i/>
        </w:rPr>
        <w:t xml:space="preserve">participation condition). </w:t>
      </w:r>
    </w:p>
    <w:p w14:paraId="0AB0E30A" w14:textId="09CDB7CE" w:rsidR="00F22ACA" w:rsidRPr="00B010D9" w:rsidRDefault="00F22ACA" w:rsidP="00785641">
      <w:pPr>
        <w:spacing w:line="480" w:lineRule="auto"/>
        <w:jc w:val="both"/>
        <w:rPr>
          <w:rFonts w:ascii="Times New Roman" w:hAnsi="Times New Roman" w:cs="Times New Roman"/>
        </w:rPr>
      </w:pPr>
      <w:r w:rsidRPr="00B010D9">
        <w:rPr>
          <w:rFonts w:ascii="Times New Roman" w:hAnsi="Times New Roman" w:cs="Times New Roman"/>
        </w:rPr>
        <w:tab/>
        <w:t xml:space="preserve">Users can create districts </w:t>
      </w:r>
      <w:r w:rsidR="003B083F">
        <w:rPr>
          <w:rFonts w:ascii="Times New Roman" w:hAnsi="Times New Roman" w:cs="Times New Roman"/>
        </w:rPr>
        <w:t>departing from</w:t>
      </w:r>
      <w:r w:rsidRPr="00B010D9">
        <w:rPr>
          <w:rFonts w:ascii="Times New Roman" w:hAnsi="Times New Roman" w:cs="Times New Roman"/>
        </w:rPr>
        <w:t xml:space="preserve"> a totally blank scenario</w:t>
      </w:r>
      <w:r w:rsidR="009C4EBA">
        <w:rPr>
          <w:rFonts w:ascii="Times New Roman" w:hAnsi="Times New Roman" w:cs="Times New Roman"/>
        </w:rPr>
        <w:t>,</w:t>
      </w:r>
      <w:r w:rsidRPr="00B010D9">
        <w:rPr>
          <w:rFonts w:ascii="Times New Roman" w:hAnsi="Times New Roman" w:cs="Times New Roman"/>
        </w:rPr>
        <w:t xml:space="preserve"> or they can visualize and edit existing federal and local maps </w:t>
      </w:r>
      <w:r w:rsidR="003B083F">
        <w:rPr>
          <w:rFonts w:ascii="Times New Roman" w:hAnsi="Times New Roman" w:cs="Times New Roman"/>
        </w:rPr>
        <w:t>preconfigured</w:t>
      </w:r>
      <w:r w:rsidR="003B083F" w:rsidRPr="00B010D9">
        <w:rPr>
          <w:rFonts w:ascii="Times New Roman" w:hAnsi="Times New Roman" w:cs="Times New Roman"/>
        </w:rPr>
        <w:t xml:space="preserve"> </w:t>
      </w:r>
      <w:r w:rsidRPr="00B010D9">
        <w:rPr>
          <w:rFonts w:ascii="Times New Roman" w:hAnsi="Times New Roman" w:cs="Times New Roman"/>
        </w:rPr>
        <w:t>in the system.</w:t>
      </w:r>
      <w:r w:rsidR="00D60AA0">
        <w:rPr>
          <w:rFonts w:ascii="Times New Roman" w:hAnsi="Times New Roman" w:cs="Times New Roman"/>
        </w:rPr>
        <w:t xml:space="preserve"> </w:t>
      </w:r>
      <w:r w:rsidRPr="00B010D9">
        <w:rPr>
          <w:rFonts w:ascii="Times New Roman" w:hAnsi="Times New Roman" w:cs="Times New Roman"/>
        </w:rPr>
        <w:t xml:space="preserve">The public may also be given access to the electoral maps of previous years, to conduct comparisons or analyze the political effect that </w:t>
      </w:r>
      <w:r w:rsidR="003B083F">
        <w:rPr>
          <w:rFonts w:ascii="Times New Roman" w:hAnsi="Times New Roman" w:cs="Times New Roman"/>
        </w:rPr>
        <w:t xml:space="preserve">historical </w:t>
      </w:r>
      <w:r w:rsidRPr="00B010D9">
        <w:rPr>
          <w:rFonts w:ascii="Times New Roman" w:hAnsi="Times New Roman" w:cs="Times New Roman"/>
        </w:rPr>
        <w:t>changes</w:t>
      </w:r>
      <w:r w:rsidR="003B083F">
        <w:rPr>
          <w:rFonts w:ascii="Times New Roman" w:hAnsi="Times New Roman" w:cs="Times New Roman"/>
        </w:rPr>
        <w:t xml:space="preserve"> have had</w:t>
      </w:r>
      <w:r w:rsidRPr="00B010D9">
        <w:rPr>
          <w:rFonts w:ascii="Times New Roman" w:hAnsi="Times New Roman" w:cs="Times New Roman"/>
        </w:rPr>
        <w:t xml:space="preserve"> in the</w:t>
      </w:r>
      <w:r w:rsidR="003B083F">
        <w:rPr>
          <w:rFonts w:ascii="Times New Roman" w:hAnsi="Times New Roman" w:cs="Times New Roman"/>
        </w:rPr>
        <w:t xml:space="preserve"> country’s</w:t>
      </w:r>
      <w:r w:rsidRPr="00B010D9">
        <w:rPr>
          <w:rFonts w:ascii="Times New Roman" w:hAnsi="Times New Roman" w:cs="Times New Roman"/>
        </w:rPr>
        <w:t xml:space="preserve"> electoral cartography </w:t>
      </w:r>
      <w:r w:rsidR="00214DE6">
        <w:rPr>
          <w:rFonts w:ascii="Times New Roman" w:hAnsi="Times New Roman" w:cs="Times New Roman"/>
        </w:rPr>
        <w:t>—</w:t>
      </w:r>
      <w:r w:rsidRPr="00B010D9">
        <w:rPr>
          <w:rFonts w:ascii="Times New Roman" w:hAnsi="Times New Roman" w:cs="Times New Roman"/>
        </w:rPr>
        <w:t xml:space="preserve">the platform is highly versatile. This type of system also enables users to share information, store their proposals, and download </w:t>
      </w:r>
      <w:r w:rsidR="003B083F">
        <w:rPr>
          <w:rFonts w:ascii="Times New Roman" w:hAnsi="Times New Roman" w:cs="Times New Roman"/>
        </w:rPr>
        <w:t>all</w:t>
      </w:r>
      <w:r w:rsidR="003B083F" w:rsidRPr="00B010D9">
        <w:rPr>
          <w:rFonts w:ascii="Times New Roman" w:hAnsi="Times New Roman" w:cs="Times New Roman"/>
        </w:rPr>
        <w:t xml:space="preserve"> </w:t>
      </w:r>
      <w:r w:rsidRPr="00B010D9">
        <w:rPr>
          <w:rFonts w:ascii="Times New Roman" w:hAnsi="Times New Roman" w:cs="Times New Roman"/>
        </w:rPr>
        <w:t>files in easily accessible formats that are readable by any digitalized geographic information system (GIS).</w:t>
      </w:r>
      <w:r w:rsidR="00D60AA0">
        <w:rPr>
          <w:rFonts w:ascii="Times New Roman" w:hAnsi="Times New Roman" w:cs="Times New Roman"/>
        </w:rPr>
        <w:t xml:space="preserve"> </w:t>
      </w:r>
      <w:r w:rsidR="009A2F27">
        <w:rPr>
          <w:rFonts w:ascii="Times New Roman" w:hAnsi="Times New Roman" w:cs="Times New Roman"/>
        </w:rPr>
        <w:t>Furthermore,</w:t>
      </w:r>
      <w:r w:rsidR="009A2F27" w:rsidRPr="00B010D9">
        <w:rPr>
          <w:rFonts w:ascii="Times New Roman" w:hAnsi="Times New Roman" w:cs="Times New Roman"/>
        </w:rPr>
        <w:t xml:space="preserve"> </w:t>
      </w:r>
      <w:r w:rsidR="009A2F27">
        <w:rPr>
          <w:rFonts w:ascii="Times New Roman" w:hAnsi="Times New Roman" w:cs="Times New Roman"/>
        </w:rPr>
        <w:t>the platform has the potential to become an extremely effective tool during INE’s</w:t>
      </w:r>
      <w:r w:rsidR="009A2F27" w:rsidRPr="00B010D9">
        <w:rPr>
          <w:rFonts w:ascii="Times New Roman" w:hAnsi="Times New Roman" w:cs="Times New Roman"/>
        </w:rPr>
        <w:t xml:space="preserve"> </w:t>
      </w:r>
      <w:r w:rsidRPr="00B010D9">
        <w:rPr>
          <w:rFonts w:ascii="Times New Roman" w:hAnsi="Times New Roman" w:cs="Times New Roman"/>
        </w:rPr>
        <w:lastRenderedPageBreak/>
        <w:t>redistricting processes</w:t>
      </w:r>
      <w:r w:rsidR="00214DE6">
        <w:rPr>
          <w:rFonts w:ascii="Times New Roman" w:hAnsi="Times New Roman" w:cs="Times New Roman"/>
        </w:rPr>
        <w:t xml:space="preserve"> —</w:t>
      </w:r>
      <w:r w:rsidRPr="00B010D9">
        <w:rPr>
          <w:rFonts w:ascii="Times New Roman" w:hAnsi="Times New Roman" w:cs="Times New Roman"/>
        </w:rPr>
        <w:t>both federal and local</w:t>
      </w:r>
      <w:r w:rsidR="00214DE6">
        <w:rPr>
          <w:rFonts w:ascii="Times New Roman" w:hAnsi="Times New Roman" w:cs="Times New Roman"/>
        </w:rPr>
        <w:t>—</w:t>
      </w:r>
      <w:r w:rsidRPr="00B010D9">
        <w:rPr>
          <w:rFonts w:ascii="Times New Roman" w:hAnsi="Times New Roman" w:cs="Times New Roman"/>
        </w:rPr>
        <w:t xml:space="preserve">, which involve many phases and participants, </w:t>
      </w:r>
      <w:r w:rsidR="009A2F27">
        <w:rPr>
          <w:rFonts w:ascii="Times New Roman" w:hAnsi="Times New Roman" w:cs="Times New Roman"/>
        </w:rPr>
        <w:t>to reduce the</w:t>
      </w:r>
      <w:r w:rsidRPr="00B010D9">
        <w:rPr>
          <w:rFonts w:ascii="Times New Roman" w:hAnsi="Times New Roman" w:cs="Times New Roman"/>
        </w:rPr>
        <w:t xml:space="preserve"> </w:t>
      </w:r>
      <w:r w:rsidR="009A2F27">
        <w:rPr>
          <w:rFonts w:ascii="Times New Roman" w:hAnsi="Times New Roman" w:cs="Times New Roman"/>
        </w:rPr>
        <w:t xml:space="preserve">existing </w:t>
      </w:r>
      <w:r w:rsidRPr="00B010D9">
        <w:rPr>
          <w:rFonts w:ascii="Times New Roman" w:hAnsi="Times New Roman" w:cs="Times New Roman"/>
        </w:rPr>
        <w:t>communication</w:t>
      </w:r>
      <w:r w:rsidR="009A2F27">
        <w:rPr>
          <w:rFonts w:ascii="Times New Roman" w:hAnsi="Times New Roman" w:cs="Times New Roman"/>
        </w:rPr>
        <w:t xml:space="preserve"> gap</w:t>
      </w:r>
      <w:r w:rsidRPr="00B010D9">
        <w:rPr>
          <w:rFonts w:ascii="Times New Roman" w:hAnsi="Times New Roman" w:cs="Times New Roman"/>
        </w:rPr>
        <w:t xml:space="preserve"> between the public and </w:t>
      </w:r>
      <w:r w:rsidR="009A2F27">
        <w:rPr>
          <w:rFonts w:ascii="Times New Roman" w:hAnsi="Times New Roman" w:cs="Times New Roman"/>
        </w:rPr>
        <w:t>electoral</w:t>
      </w:r>
      <w:r w:rsidR="009A2F27" w:rsidRPr="00B010D9">
        <w:rPr>
          <w:rFonts w:ascii="Times New Roman" w:hAnsi="Times New Roman" w:cs="Times New Roman"/>
        </w:rPr>
        <w:t xml:space="preserve"> </w:t>
      </w:r>
      <w:r w:rsidRPr="00B010D9">
        <w:rPr>
          <w:rFonts w:ascii="Times New Roman" w:hAnsi="Times New Roman" w:cs="Times New Roman"/>
        </w:rPr>
        <w:t xml:space="preserve">authorities, meeting </w:t>
      </w:r>
      <w:r w:rsidR="009A2F27">
        <w:rPr>
          <w:rFonts w:ascii="Times New Roman" w:hAnsi="Times New Roman" w:cs="Times New Roman"/>
        </w:rPr>
        <w:t>the</w:t>
      </w:r>
      <w:r w:rsidR="009A2F27" w:rsidRPr="00B010D9">
        <w:rPr>
          <w:rFonts w:ascii="Times New Roman" w:hAnsi="Times New Roman" w:cs="Times New Roman"/>
        </w:rPr>
        <w:t xml:space="preserve"> </w:t>
      </w:r>
      <w:r w:rsidRPr="00B010D9">
        <w:rPr>
          <w:rFonts w:ascii="Times New Roman" w:hAnsi="Times New Roman" w:cs="Times New Roman"/>
        </w:rPr>
        <w:t xml:space="preserve">three conditions </w:t>
      </w:r>
      <w:r w:rsidR="009A2F27">
        <w:rPr>
          <w:rFonts w:ascii="Times New Roman" w:hAnsi="Times New Roman" w:cs="Times New Roman"/>
        </w:rPr>
        <w:t>that</w:t>
      </w:r>
      <w:r w:rsidR="009A2F27" w:rsidRPr="00B010D9">
        <w:rPr>
          <w:rFonts w:ascii="Times New Roman" w:hAnsi="Times New Roman" w:cs="Times New Roman"/>
        </w:rPr>
        <w:t xml:space="preserve"> </w:t>
      </w:r>
      <w:r w:rsidRPr="00B010D9">
        <w:rPr>
          <w:rFonts w:ascii="Times New Roman" w:hAnsi="Times New Roman" w:cs="Times New Roman"/>
        </w:rPr>
        <w:t xml:space="preserve">guarantee accountability and making possible </w:t>
      </w:r>
      <w:r w:rsidR="009A2F27">
        <w:rPr>
          <w:rFonts w:ascii="Times New Roman" w:hAnsi="Times New Roman" w:cs="Times New Roman"/>
        </w:rPr>
        <w:t>a</w:t>
      </w:r>
      <w:r w:rsidR="009A2F27" w:rsidRPr="00B010D9">
        <w:rPr>
          <w:rFonts w:ascii="Times New Roman" w:hAnsi="Times New Roman" w:cs="Times New Roman"/>
        </w:rPr>
        <w:t xml:space="preserve"> </w:t>
      </w:r>
      <w:r w:rsidRPr="00B010D9">
        <w:rPr>
          <w:rFonts w:ascii="Times New Roman" w:hAnsi="Times New Roman" w:cs="Times New Roman"/>
        </w:rPr>
        <w:t>transition</w:t>
      </w:r>
      <w:r w:rsidR="009A2F27">
        <w:rPr>
          <w:rFonts w:ascii="Times New Roman" w:hAnsi="Times New Roman" w:cs="Times New Roman"/>
        </w:rPr>
        <w:t xml:space="preserve"> to a public participation</w:t>
      </w:r>
      <w:r w:rsidRPr="00B010D9">
        <w:rPr>
          <w:rFonts w:ascii="Times New Roman" w:hAnsi="Times New Roman" w:cs="Times New Roman"/>
        </w:rPr>
        <w:t xml:space="preserve"> </w:t>
      </w:r>
      <w:r w:rsidR="009A2F27">
        <w:rPr>
          <w:rFonts w:ascii="Times New Roman" w:hAnsi="Times New Roman" w:cs="Times New Roman"/>
        </w:rPr>
        <w:t>that is both</w:t>
      </w:r>
      <w:r w:rsidRPr="00B010D9">
        <w:rPr>
          <w:rFonts w:ascii="Times New Roman" w:hAnsi="Times New Roman" w:cs="Times New Roman"/>
        </w:rPr>
        <w:t xml:space="preserve"> direct</w:t>
      </w:r>
      <w:r w:rsidR="009A2F27">
        <w:rPr>
          <w:rFonts w:ascii="Times New Roman" w:hAnsi="Times New Roman" w:cs="Times New Roman"/>
        </w:rPr>
        <w:t xml:space="preserve"> and</w:t>
      </w:r>
      <w:r w:rsidRPr="00B010D9">
        <w:rPr>
          <w:rFonts w:ascii="Times New Roman" w:hAnsi="Times New Roman" w:cs="Times New Roman"/>
        </w:rPr>
        <w:t xml:space="preserve"> inclusive.</w:t>
      </w:r>
    </w:p>
    <w:p w14:paraId="74F81F3B" w14:textId="77777777" w:rsidR="00627069" w:rsidRPr="00B010D9" w:rsidRDefault="00627069" w:rsidP="00627069">
      <w:pPr>
        <w:jc w:val="center"/>
        <w:rPr>
          <w:rFonts w:ascii="Times New Roman" w:hAnsi="Times New Roman" w:cs="Times New Roman"/>
          <w:b/>
        </w:rPr>
      </w:pPr>
      <w:r w:rsidRPr="00B010D9">
        <w:rPr>
          <w:rFonts w:ascii="Times New Roman" w:hAnsi="Times New Roman" w:cs="Times New Roman"/>
          <w:b/>
        </w:rPr>
        <w:t>Figure 1.</w:t>
      </w:r>
      <w:r>
        <w:rPr>
          <w:rFonts w:ascii="Times New Roman" w:hAnsi="Times New Roman" w:cs="Times New Roman"/>
          <w:b/>
        </w:rPr>
        <w:t xml:space="preserve"> </w:t>
      </w:r>
      <w:r w:rsidRPr="00B010D9">
        <w:rPr>
          <w:rFonts w:ascii="Times New Roman" w:hAnsi="Times New Roman" w:cs="Times New Roman"/>
          <w:b/>
        </w:rPr>
        <w:t>Sample screen</w:t>
      </w:r>
      <w:del w:id="108" w:author="..." w:date="2016-04-13T11:34:00Z">
        <w:r w:rsidRPr="00B010D9" w:rsidDel="00526F65">
          <w:rPr>
            <w:rFonts w:ascii="Times New Roman" w:hAnsi="Times New Roman" w:cs="Times New Roman"/>
            <w:b/>
          </w:rPr>
          <w:delText xml:space="preserve"> </w:delText>
        </w:r>
      </w:del>
      <w:r w:rsidRPr="00B010D9">
        <w:rPr>
          <w:rFonts w:ascii="Times New Roman" w:hAnsi="Times New Roman" w:cs="Times New Roman"/>
          <w:b/>
        </w:rPr>
        <w:t>shot from home page of District Builder</w:t>
      </w:r>
    </w:p>
    <w:p w14:paraId="6DD3177D" w14:textId="77777777" w:rsidR="00627069" w:rsidRPr="00B010D9" w:rsidRDefault="00627069" w:rsidP="00627069">
      <w:pPr>
        <w:spacing w:line="480" w:lineRule="auto"/>
        <w:jc w:val="both"/>
        <w:rPr>
          <w:rFonts w:ascii="Times New Roman" w:hAnsi="Times New Roman" w:cs="Times New Roman"/>
        </w:rPr>
      </w:pPr>
      <w:r w:rsidRPr="001C5E10">
        <w:rPr>
          <w:rFonts w:ascii="Times New Roman" w:hAnsi="Times New Roman" w:cs="Times New Roman"/>
          <w:b/>
          <w:noProof/>
        </w:rPr>
        <w:drawing>
          <wp:anchor distT="0" distB="0" distL="114300" distR="114300" simplePos="0" relativeHeight="251663360" behindDoc="1" locked="0" layoutInCell="1" allowOverlap="1" wp14:anchorId="1F1319A8" wp14:editId="245A9D0C">
            <wp:simplePos x="0" y="0"/>
            <wp:positionH relativeFrom="margin">
              <wp:posOffset>457200</wp:posOffset>
            </wp:positionH>
            <wp:positionV relativeFrom="paragraph">
              <wp:posOffset>137160</wp:posOffset>
            </wp:positionV>
            <wp:extent cx="4910734" cy="2646923"/>
            <wp:effectExtent l="0" t="0" r="0" b="0"/>
            <wp:wrapNone/>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rotWithShape="1">
                    <a:blip r:embed="rId12"/>
                    <a:srcRect l="62" t="8227"/>
                    <a:stretch/>
                  </pic:blipFill>
                  <pic:spPr bwMode="auto">
                    <a:xfrm>
                      <a:off x="0" y="0"/>
                      <a:ext cx="4910734" cy="26469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38F664" w14:textId="77777777" w:rsidR="00627069" w:rsidRPr="00B010D9" w:rsidRDefault="00627069" w:rsidP="00627069">
      <w:pPr>
        <w:spacing w:line="480" w:lineRule="auto"/>
        <w:jc w:val="both"/>
        <w:rPr>
          <w:rFonts w:ascii="Times New Roman" w:hAnsi="Times New Roman" w:cs="Times New Roman"/>
        </w:rPr>
      </w:pPr>
    </w:p>
    <w:p w14:paraId="62514E64" w14:textId="77777777" w:rsidR="00627069" w:rsidRPr="00B010D9" w:rsidRDefault="00627069" w:rsidP="00627069">
      <w:pPr>
        <w:spacing w:line="480" w:lineRule="auto"/>
        <w:jc w:val="both"/>
        <w:rPr>
          <w:rFonts w:ascii="Times New Roman" w:hAnsi="Times New Roman" w:cs="Times New Roman"/>
        </w:rPr>
      </w:pPr>
    </w:p>
    <w:p w14:paraId="64393A07" w14:textId="77777777" w:rsidR="00627069" w:rsidRPr="00B010D9" w:rsidRDefault="00627069" w:rsidP="00627069">
      <w:pPr>
        <w:spacing w:line="480" w:lineRule="auto"/>
        <w:jc w:val="both"/>
        <w:rPr>
          <w:rFonts w:ascii="Times New Roman" w:hAnsi="Times New Roman" w:cs="Times New Roman"/>
        </w:rPr>
      </w:pPr>
    </w:p>
    <w:p w14:paraId="0274075F" w14:textId="77777777" w:rsidR="00627069" w:rsidRPr="00B010D9" w:rsidRDefault="00627069" w:rsidP="00627069">
      <w:pPr>
        <w:spacing w:line="480" w:lineRule="auto"/>
        <w:jc w:val="both"/>
        <w:rPr>
          <w:rFonts w:ascii="Times New Roman" w:hAnsi="Times New Roman" w:cs="Times New Roman"/>
        </w:rPr>
      </w:pPr>
    </w:p>
    <w:p w14:paraId="384B7F69" w14:textId="77777777" w:rsidR="00627069" w:rsidRPr="00B010D9" w:rsidRDefault="00627069" w:rsidP="00627069">
      <w:pPr>
        <w:spacing w:line="480" w:lineRule="auto"/>
        <w:jc w:val="both"/>
        <w:rPr>
          <w:rFonts w:ascii="Times New Roman" w:hAnsi="Times New Roman" w:cs="Times New Roman"/>
        </w:rPr>
      </w:pPr>
    </w:p>
    <w:p w14:paraId="4363A5F4" w14:textId="77777777" w:rsidR="00627069" w:rsidRPr="00B010D9" w:rsidRDefault="00627069" w:rsidP="00627069">
      <w:pPr>
        <w:spacing w:line="480" w:lineRule="auto"/>
        <w:jc w:val="both"/>
        <w:rPr>
          <w:rFonts w:ascii="Times New Roman" w:hAnsi="Times New Roman" w:cs="Times New Roman"/>
        </w:rPr>
      </w:pPr>
    </w:p>
    <w:p w14:paraId="684C3ECD" w14:textId="77777777" w:rsidR="00627069" w:rsidRPr="00B010D9" w:rsidRDefault="00627069" w:rsidP="00627069">
      <w:pPr>
        <w:spacing w:line="480" w:lineRule="auto"/>
        <w:jc w:val="both"/>
        <w:rPr>
          <w:rFonts w:ascii="Times New Roman" w:hAnsi="Times New Roman" w:cs="Times New Roman"/>
        </w:rPr>
      </w:pPr>
    </w:p>
    <w:p w14:paraId="50122174" w14:textId="5A4CDA6B" w:rsidR="00627069" w:rsidRDefault="00627069" w:rsidP="00894211">
      <w:pPr>
        <w:ind w:left="720" w:right="270"/>
        <w:jc w:val="both"/>
        <w:rPr>
          <w:rFonts w:ascii="Times New Roman" w:hAnsi="Times New Roman" w:cs="Times New Roman"/>
          <w:sz w:val="20"/>
          <w:szCs w:val="20"/>
        </w:rPr>
      </w:pPr>
      <w:r w:rsidRPr="00894211">
        <w:rPr>
          <w:rFonts w:ascii="Times New Roman" w:hAnsi="Times New Roman" w:cs="Times New Roman"/>
          <w:b/>
          <w:sz w:val="20"/>
          <w:szCs w:val="20"/>
        </w:rPr>
        <w:t>Source</w:t>
      </w:r>
      <w:r w:rsidRPr="00894211">
        <w:rPr>
          <w:rFonts w:ascii="Times New Roman" w:hAnsi="Times New Roman" w:cs="Times New Roman"/>
          <w:sz w:val="20"/>
          <w:szCs w:val="20"/>
        </w:rPr>
        <w:t>: Figure prepared by authors</w:t>
      </w:r>
      <w:r w:rsidR="001C2577">
        <w:rPr>
          <w:rFonts w:ascii="Times New Roman" w:hAnsi="Times New Roman" w:cs="Times New Roman"/>
          <w:sz w:val="20"/>
          <w:szCs w:val="20"/>
        </w:rPr>
        <w:t xml:space="preserve">. </w:t>
      </w:r>
      <w:commentRangeStart w:id="109"/>
      <w:r w:rsidR="001C2577" w:rsidRPr="00A338CB">
        <w:rPr>
          <w:rFonts w:ascii="Times New Roman" w:eastAsia="Times New Roman" w:hAnsi="Times New Roman" w:cs="Times New Roman"/>
          <w:b/>
          <w:bCs/>
          <w:color w:val="222222"/>
          <w:sz w:val="20"/>
          <w:lang w:val="es-ES_tradnl"/>
        </w:rPr>
        <w:t>Not</w:t>
      </w:r>
      <w:r w:rsidR="001C2577">
        <w:rPr>
          <w:rFonts w:ascii="Times New Roman" w:eastAsia="Times New Roman" w:hAnsi="Times New Roman" w:cs="Times New Roman"/>
          <w:b/>
          <w:bCs/>
          <w:color w:val="222222"/>
          <w:sz w:val="20"/>
          <w:lang w:val="es-ES_tradnl"/>
        </w:rPr>
        <w:t>e</w:t>
      </w:r>
      <w:commentRangeEnd w:id="109"/>
      <w:r w:rsidR="00210F23">
        <w:rPr>
          <w:rStyle w:val="CommentReference"/>
        </w:rPr>
        <w:commentReference w:id="109"/>
      </w:r>
      <w:r w:rsidR="001C2577" w:rsidRPr="00A338CB">
        <w:rPr>
          <w:rFonts w:ascii="Times New Roman" w:eastAsia="Times New Roman" w:hAnsi="Times New Roman" w:cs="Times New Roman"/>
          <w:color w:val="222222"/>
          <w:sz w:val="20"/>
          <w:lang w:val="es-ES_tradnl"/>
        </w:rPr>
        <w:t xml:space="preserve">: </w:t>
      </w:r>
      <w:r w:rsidR="00894211" w:rsidRPr="00894211">
        <w:rPr>
          <w:rFonts w:ascii="Times New Roman" w:eastAsia="Times New Roman" w:hAnsi="Times New Roman" w:cs="Times New Roman"/>
          <w:color w:val="222222"/>
          <w:sz w:val="20"/>
          <w:szCs w:val="20"/>
          <w:shd w:val="clear" w:color="auto" w:fill="FFFFFF"/>
        </w:rPr>
        <w:t xml:space="preserve">The image shows the web interface for the platform, with a view of the 40 electoral districts of </w:t>
      </w:r>
      <w:r w:rsidR="00894211">
        <w:rPr>
          <w:rFonts w:ascii="Times New Roman" w:eastAsia="Times New Roman" w:hAnsi="Times New Roman" w:cs="Times New Roman"/>
          <w:color w:val="222222"/>
          <w:sz w:val="20"/>
          <w:szCs w:val="20"/>
          <w:shd w:val="clear" w:color="auto" w:fill="FFFFFF"/>
        </w:rPr>
        <w:t xml:space="preserve">the State of </w:t>
      </w:r>
      <w:r w:rsidR="00894211" w:rsidRPr="00894211">
        <w:rPr>
          <w:rFonts w:ascii="Times New Roman" w:eastAsia="Times New Roman" w:hAnsi="Times New Roman" w:cs="Times New Roman"/>
          <w:color w:val="222222"/>
          <w:sz w:val="20"/>
          <w:szCs w:val="20"/>
          <w:shd w:val="clear" w:color="auto" w:fill="FFFFFF"/>
        </w:rPr>
        <w:t>Mexico and its sub-divisions at the municipal level (with the most densely populated municipalities shown in darker colors).  At the top of the screen are the tools for editing and analyzing the map.  On the right hand side there is a calculation tool with the values associated to the number of inhabitants, number of voters, and gender ratios in each district.</w:t>
      </w:r>
    </w:p>
    <w:p w14:paraId="26935ED6" w14:textId="77777777" w:rsidR="001C2577" w:rsidRPr="00894211" w:rsidRDefault="001C2577" w:rsidP="00894211">
      <w:pPr>
        <w:ind w:left="720" w:right="270"/>
        <w:jc w:val="both"/>
        <w:rPr>
          <w:rFonts w:ascii="Times New Roman" w:hAnsi="Times New Roman" w:cs="Times New Roman"/>
          <w:sz w:val="20"/>
          <w:szCs w:val="20"/>
        </w:rPr>
      </w:pPr>
    </w:p>
    <w:p w14:paraId="659236D7" w14:textId="0CD9AC01" w:rsidR="00F22ACA" w:rsidRPr="00B010D9" w:rsidRDefault="00627069" w:rsidP="00785641">
      <w:pPr>
        <w:spacing w:line="480" w:lineRule="auto"/>
        <w:jc w:val="both"/>
        <w:rPr>
          <w:rFonts w:ascii="Times New Roman" w:hAnsi="Times New Roman" w:cs="Times New Roman"/>
        </w:rPr>
      </w:pPr>
      <w:r>
        <w:rPr>
          <w:rFonts w:ascii="Times New Roman" w:hAnsi="Times New Roman" w:cs="Times New Roman"/>
        </w:rPr>
        <w:tab/>
      </w:r>
      <w:r w:rsidR="00F22ACA" w:rsidRPr="00B010D9">
        <w:rPr>
          <w:rFonts w:ascii="Times New Roman" w:hAnsi="Times New Roman" w:cs="Times New Roman"/>
        </w:rPr>
        <w:t>Figures 1 and 2 show a screen</w:t>
      </w:r>
      <w:del w:id="110" w:author="..." w:date="2016-04-13T11:34:00Z">
        <w:r w:rsidR="00F22ACA" w:rsidRPr="00B010D9" w:rsidDel="00526F65">
          <w:rPr>
            <w:rFonts w:ascii="Times New Roman" w:hAnsi="Times New Roman" w:cs="Times New Roman"/>
          </w:rPr>
          <w:delText xml:space="preserve"> </w:delText>
        </w:r>
      </w:del>
      <w:r w:rsidR="00F22ACA" w:rsidRPr="00B010D9">
        <w:rPr>
          <w:rFonts w:ascii="Times New Roman" w:hAnsi="Times New Roman" w:cs="Times New Roman"/>
        </w:rPr>
        <w:t xml:space="preserve">shot of the electoral cartography of </w:t>
      </w:r>
      <w:r w:rsidR="00072627">
        <w:rPr>
          <w:rFonts w:ascii="Times New Roman" w:hAnsi="Times New Roman" w:cs="Times New Roman"/>
        </w:rPr>
        <w:t xml:space="preserve">the State of </w:t>
      </w:r>
      <w:r w:rsidR="00F22ACA" w:rsidRPr="00B010D9">
        <w:rPr>
          <w:rFonts w:ascii="Times New Roman" w:hAnsi="Times New Roman" w:cs="Times New Roman"/>
        </w:rPr>
        <w:t>Mexico in District Builder.</w:t>
      </w:r>
      <w:r w:rsidR="00D60AA0">
        <w:rPr>
          <w:rFonts w:ascii="Times New Roman" w:hAnsi="Times New Roman" w:cs="Times New Roman"/>
        </w:rPr>
        <w:t xml:space="preserve"> </w:t>
      </w:r>
      <w:r w:rsidR="00F22ACA" w:rsidRPr="00B010D9">
        <w:rPr>
          <w:rFonts w:ascii="Times New Roman" w:hAnsi="Times New Roman" w:cs="Times New Roman"/>
        </w:rPr>
        <w:t>Both represent, on different scales, the portion of the state that borders on northern Mexico City.</w:t>
      </w:r>
      <w:r w:rsidR="00D60AA0">
        <w:rPr>
          <w:rFonts w:ascii="Times New Roman" w:hAnsi="Times New Roman" w:cs="Times New Roman"/>
        </w:rPr>
        <w:t xml:space="preserve"> </w:t>
      </w:r>
      <w:r w:rsidR="00F22ACA" w:rsidRPr="00B010D9">
        <w:rPr>
          <w:rFonts w:ascii="Times New Roman" w:hAnsi="Times New Roman" w:cs="Times New Roman"/>
        </w:rPr>
        <w:t xml:space="preserve">Figure 1 shows the borders of some federal districts with municipal subdivisions. Figure 2 shows the same district division, but with subdivisions </w:t>
      </w:r>
      <w:r w:rsidR="00072627">
        <w:rPr>
          <w:rFonts w:ascii="Times New Roman" w:hAnsi="Times New Roman" w:cs="Times New Roman"/>
        </w:rPr>
        <w:t>at the level of</w:t>
      </w:r>
      <w:r w:rsidR="00072627" w:rsidRPr="00B010D9">
        <w:rPr>
          <w:rFonts w:ascii="Times New Roman" w:hAnsi="Times New Roman" w:cs="Times New Roman"/>
        </w:rPr>
        <w:t xml:space="preserve"> </w:t>
      </w:r>
      <w:proofErr w:type="spellStart"/>
      <w:r w:rsidR="00DA7A2F" w:rsidRPr="00B010D9">
        <w:rPr>
          <w:rFonts w:ascii="Times New Roman" w:hAnsi="Times New Roman" w:cs="Times New Roman"/>
          <w:i/>
        </w:rPr>
        <w:t>sección</w:t>
      </w:r>
      <w:proofErr w:type="spellEnd"/>
      <w:r w:rsidR="00DA7A2F" w:rsidRPr="00B010D9">
        <w:rPr>
          <w:rFonts w:ascii="Times New Roman" w:hAnsi="Times New Roman" w:cs="Times New Roman"/>
          <w:i/>
        </w:rPr>
        <w:t xml:space="preserve"> electoral</w:t>
      </w:r>
      <w:r w:rsidR="00DA7A2F" w:rsidRPr="00B010D9">
        <w:rPr>
          <w:rFonts w:ascii="Times New Roman" w:hAnsi="Times New Roman" w:cs="Times New Roman"/>
        </w:rPr>
        <w:t xml:space="preserve">. The platform changes the </w:t>
      </w:r>
      <w:r w:rsidR="00072627">
        <w:rPr>
          <w:rFonts w:ascii="Times New Roman" w:hAnsi="Times New Roman" w:cs="Times New Roman"/>
        </w:rPr>
        <w:t xml:space="preserve">map </w:t>
      </w:r>
      <w:r w:rsidR="00DA7A2F" w:rsidRPr="00B010D9">
        <w:rPr>
          <w:rFonts w:ascii="Times New Roman" w:hAnsi="Times New Roman" w:cs="Times New Roman"/>
        </w:rPr>
        <w:t xml:space="preserve">layers </w:t>
      </w:r>
      <w:r w:rsidR="00F752F4">
        <w:rPr>
          <w:rFonts w:ascii="Times New Roman" w:hAnsi="Times New Roman" w:cs="Times New Roman"/>
        </w:rPr>
        <w:t>from</w:t>
      </w:r>
      <w:r w:rsidR="00DA7A2F" w:rsidRPr="00B010D9">
        <w:rPr>
          <w:rFonts w:ascii="Times New Roman" w:hAnsi="Times New Roman" w:cs="Times New Roman"/>
        </w:rPr>
        <w:t xml:space="preserve"> municipalities to </w:t>
      </w:r>
      <w:proofErr w:type="spellStart"/>
      <w:r w:rsidR="009C4EBA" w:rsidRPr="009C4EBA">
        <w:rPr>
          <w:rFonts w:ascii="Times New Roman" w:hAnsi="Times New Roman" w:cs="Times New Roman"/>
          <w:i/>
        </w:rPr>
        <w:t>secciones</w:t>
      </w:r>
      <w:proofErr w:type="spellEnd"/>
      <w:r w:rsidR="00DA7A2F" w:rsidRPr="00B010D9">
        <w:rPr>
          <w:rFonts w:ascii="Times New Roman" w:hAnsi="Times New Roman" w:cs="Times New Roman"/>
        </w:rPr>
        <w:t xml:space="preserve"> automatically when zooming in with the mouse (similar to the way the Google Maps interface works).</w:t>
      </w:r>
    </w:p>
    <w:p w14:paraId="30A28067" w14:textId="77777777" w:rsidR="00627069" w:rsidRPr="00B010D9" w:rsidRDefault="00627069" w:rsidP="00627069">
      <w:pPr>
        <w:jc w:val="center"/>
        <w:rPr>
          <w:rFonts w:ascii="Times New Roman" w:hAnsi="Times New Roman" w:cs="Times New Roman"/>
          <w:b/>
        </w:rPr>
      </w:pPr>
      <w:r w:rsidRPr="00B010D9">
        <w:rPr>
          <w:rFonts w:ascii="Times New Roman" w:hAnsi="Times New Roman" w:cs="Times New Roman"/>
          <w:b/>
        </w:rPr>
        <w:t>Figure 2. Screen</w:t>
      </w:r>
      <w:del w:id="111" w:author="..." w:date="2016-04-13T11:34:00Z">
        <w:r w:rsidRPr="00B010D9" w:rsidDel="00526F65">
          <w:rPr>
            <w:rFonts w:ascii="Times New Roman" w:hAnsi="Times New Roman" w:cs="Times New Roman"/>
            <w:b/>
          </w:rPr>
          <w:delText xml:space="preserve"> </w:delText>
        </w:r>
      </w:del>
      <w:r w:rsidRPr="00B010D9">
        <w:rPr>
          <w:rFonts w:ascii="Times New Roman" w:hAnsi="Times New Roman" w:cs="Times New Roman"/>
          <w:b/>
        </w:rPr>
        <w:t xml:space="preserve">shot of electoral cartography of Mexico State at the </w:t>
      </w:r>
      <w:proofErr w:type="spellStart"/>
      <w:r w:rsidRPr="00B010D9">
        <w:rPr>
          <w:rFonts w:ascii="Times New Roman" w:hAnsi="Times New Roman" w:cs="Times New Roman"/>
          <w:b/>
          <w:i/>
        </w:rPr>
        <w:t>sección</w:t>
      </w:r>
      <w:proofErr w:type="spellEnd"/>
      <w:r w:rsidRPr="00B010D9">
        <w:rPr>
          <w:rFonts w:ascii="Times New Roman" w:hAnsi="Times New Roman" w:cs="Times New Roman"/>
          <w:b/>
          <w:i/>
        </w:rPr>
        <w:t xml:space="preserve"> </w:t>
      </w:r>
      <w:r w:rsidRPr="00B010D9">
        <w:rPr>
          <w:rFonts w:ascii="Times New Roman" w:hAnsi="Times New Roman" w:cs="Times New Roman"/>
          <w:b/>
        </w:rPr>
        <w:t>level in District Builder</w:t>
      </w:r>
    </w:p>
    <w:p w14:paraId="6524B64C" w14:textId="77777777" w:rsidR="00627069" w:rsidRPr="00B010D9" w:rsidRDefault="00627069" w:rsidP="00627069">
      <w:pPr>
        <w:spacing w:line="480" w:lineRule="auto"/>
        <w:jc w:val="both"/>
        <w:rPr>
          <w:rFonts w:ascii="Times New Roman" w:hAnsi="Times New Roman" w:cs="Times New Roman"/>
        </w:rPr>
      </w:pPr>
    </w:p>
    <w:p w14:paraId="4C727B5E" w14:textId="77777777" w:rsidR="00627069" w:rsidRPr="00B010D9" w:rsidRDefault="00627069" w:rsidP="00627069">
      <w:pPr>
        <w:spacing w:line="480" w:lineRule="auto"/>
        <w:jc w:val="both"/>
        <w:rPr>
          <w:rFonts w:ascii="Times New Roman" w:hAnsi="Times New Roman" w:cs="Times New Roman"/>
        </w:rPr>
      </w:pPr>
      <w:r w:rsidRPr="001C5E10">
        <w:rPr>
          <w:rFonts w:ascii="Times New Roman" w:hAnsi="Times New Roman" w:cs="Times New Roman"/>
          <w:b/>
          <w:noProof/>
        </w:rPr>
        <w:drawing>
          <wp:inline distT="114300" distB="114300" distL="114300" distR="114300" wp14:anchorId="441B7697" wp14:editId="1B968DBA">
            <wp:extent cx="4947943" cy="2947699"/>
            <wp:effectExtent l="0" t="0" r="508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rotWithShape="1">
                    <a:blip r:embed="rId13"/>
                    <a:srcRect l="619" t="7122" r="1"/>
                    <a:stretch/>
                  </pic:blipFill>
                  <pic:spPr bwMode="auto">
                    <a:xfrm>
                      <a:off x="0" y="0"/>
                      <a:ext cx="4950193" cy="2949039"/>
                    </a:xfrm>
                    <a:prstGeom prst="rect">
                      <a:avLst/>
                    </a:prstGeom>
                    <a:noFill/>
                    <a:ln>
                      <a:noFill/>
                    </a:ln>
                    <a:extLst>
                      <a:ext uri="{53640926-AAD7-44d8-BBD7-CCE9431645EC}">
                        <a14:shadowObscured xmlns:a14="http://schemas.microsoft.com/office/drawing/2010/main"/>
                      </a:ext>
                    </a:extLst>
                  </pic:spPr>
                </pic:pic>
              </a:graphicData>
            </a:graphic>
          </wp:inline>
        </w:drawing>
      </w:r>
    </w:p>
    <w:p w14:paraId="3165EB48" w14:textId="178FD27E" w:rsidR="00894211" w:rsidRPr="00894211" w:rsidRDefault="00627069" w:rsidP="00894211">
      <w:pPr>
        <w:tabs>
          <w:tab w:val="left" w:pos="7830"/>
        </w:tabs>
        <w:ind w:right="900"/>
        <w:jc w:val="both"/>
        <w:rPr>
          <w:rFonts w:ascii="Times New Roman" w:eastAsia="Times New Roman" w:hAnsi="Times New Roman" w:cs="Times New Roman"/>
          <w:color w:val="222222"/>
          <w:sz w:val="20"/>
          <w:szCs w:val="20"/>
          <w:shd w:val="clear" w:color="auto" w:fill="FFFFFF"/>
        </w:rPr>
      </w:pPr>
      <w:r w:rsidRPr="00894211">
        <w:rPr>
          <w:rFonts w:ascii="Times New Roman" w:hAnsi="Times New Roman" w:cs="Times New Roman"/>
          <w:b/>
          <w:sz w:val="20"/>
          <w:szCs w:val="20"/>
        </w:rPr>
        <w:t>Source</w:t>
      </w:r>
      <w:r w:rsidRPr="00894211">
        <w:rPr>
          <w:rFonts w:ascii="Times New Roman" w:hAnsi="Times New Roman" w:cs="Times New Roman"/>
          <w:sz w:val="20"/>
          <w:szCs w:val="20"/>
        </w:rPr>
        <w:t>: Figure prepared by authors</w:t>
      </w:r>
      <w:r w:rsidR="00AF6A4F" w:rsidRPr="00894211">
        <w:rPr>
          <w:rFonts w:ascii="Times New Roman" w:hAnsi="Times New Roman" w:cs="Times New Roman"/>
          <w:sz w:val="20"/>
          <w:szCs w:val="20"/>
        </w:rPr>
        <w:t xml:space="preserve">. </w:t>
      </w:r>
      <w:r w:rsidR="00AF6A4F" w:rsidRPr="00894211">
        <w:rPr>
          <w:rFonts w:ascii="Times New Roman" w:eastAsia="Times New Roman" w:hAnsi="Times New Roman" w:cs="Times New Roman"/>
          <w:b/>
          <w:bCs/>
          <w:color w:val="222222"/>
          <w:sz w:val="20"/>
          <w:szCs w:val="20"/>
          <w:lang w:val="es-ES_tradnl"/>
        </w:rPr>
        <w:t>Note</w:t>
      </w:r>
      <w:r w:rsidR="00894211" w:rsidRPr="00894211">
        <w:rPr>
          <w:rFonts w:ascii="Times New Roman" w:eastAsia="Times New Roman" w:hAnsi="Times New Roman" w:cs="Times New Roman"/>
          <w:color w:val="222222"/>
          <w:sz w:val="20"/>
          <w:szCs w:val="20"/>
          <w:shd w:val="clear" w:color="auto" w:fill="FFFFFF"/>
        </w:rPr>
        <w:t>: The image shows the web interface for the platform, with a zoom-in view of the 40 electoral districts of</w:t>
      </w:r>
      <w:r w:rsidR="00894211">
        <w:rPr>
          <w:rFonts w:ascii="Times New Roman" w:eastAsia="Times New Roman" w:hAnsi="Times New Roman" w:cs="Times New Roman"/>
          <w:color w:val="222222"/>
          <w:sz w:val="20"/>
          <w:szCs w:val="20"/>
          <w:shd w:val="clear" w:color="auto" w:fill="FFFFFF"/>
        </w:rPr>
        <w:t xml:space="preserve"> the State of</w:t>
      </w:r>
      <w:r w:rsidR="00894211" w:rsidRPr="00894211">
        <w:rPr>
          <w:rFonts w:ascii="Times New Roman" w:eastAsia="Times New Roman" w:hAnsi="Times New Roman" w:cs="Times New Roman"/>
          <w:color w:val="222222"/>
          <w:sz w:val="20"/>
          <w:szCs w:val="20"/>
          <w:shd w:val="clear" w:color="auto" w:fill="FFFFFF"/>
        </w:rPr>
        <w:t xml:space="preserve"> Mexico and its sub-divisions at the </w:t>
      </w:r>
      <w:proofErr w:type="spellStart"/>
      <w:r w:rsidR="00894211" w:rsidRPr="00894211">
        <w:rPr>
          <w:rFonts w:ascii="Times New Roman" w:eastAsia="Times New Roman" w:hAnsi="Times New Roman" w:cs="Times New Roman"/>
          <w:i/>
          <w:iCs/>
          <w:color w:val="222222"/>
          <w:sz w:val="20"/>
          <w:szCs w:val="20"/>
          <w:shd w:val="clear" w:color="auto" w:fill="FFFFFF"/>
        </w:rPr>
        <w:t>sección</w:t>
      </w:r>
      <w:proofErr w:type="spellEnd"/>
      <w:r w:rsidR="00894211" w:rsidRPr="00894211">
        <w:rPr>
          <w:rFonts w:ascii="Times New Roman" w:eastAsia="Times New Roman" w:hAnsi="Times New Roman" w:cs="Times New Roman"/>
          <w:i/>
          <w:iCs/>
          <w:color w:val="222222"/>
          <w:sz w:val="20"/>
          <w:szCs w:val="20"/>
          <w:shd w:val="clear" w:color="auto" w:fill="FFFFFF"/>
        </w:rPr>
        <w:t xml:space="preserve"> electoral</w:t>
      </w:r>
      <w:r w:rsidR="00894211" w:rsidRPr="00894211">
        <w:rPr>
          <w:rFonts w:ascii="Times New Roman" w:eastAsia="Times New Roman" w:hAnsi="Times New Roman" w:cs="Times New Roman"/>
          <w:color w:val="222222"/>
          <w:sz w:val="20"/>
          <w:szCs w:val="20"/>
          <w:shd w:val="clear" w:color="auto" w:fill="FFFFFF"/>
        </w:rPr>
        <w:t> level (with the most densely populated of these shown in darker colors).  At the top of the screen are the tools for editing and analyzing the map.  On the right hand side there is a calculation tool with the values associated to population, contiguity, and compactness</w:t>
      </w:r>
    </w:p>
    <w:p w14:paraId="04029FC8" w14:textId="1E5DB2E4" w:rsidR="00627069" w:rsidRPr="00AF6A4F" w:rsidRDefault="00627069" w:rsidP="00894211">
      <w:pPr>
        <w:ind w:right="900"/>
        <w:jc w:val="both"/>
        <w:rPr>
          <w:rFonts w:ascii="Times New Roman" w:hAnsi="Times New Roman" w:cs="Times New Roman"/>
          <w:sz w:val="20"/>
          <w:szCs w:val="20"/>
        </w:rPr>
      </w:pPr>
    </w:p>
    <w:p w14:paraId="2D42131A" w14:textId="77777777" w:rsidR="00AF6A4F" w:rsidRPr="00894211" w:rsidRDefault="00AF6A4F" w:rsidP="00894211">
      <w:pPr>
        <w:jc w:val="both"/>
        <w:rPr>
          <w:rFonts w:ascii="Times New Roman" w:hAnsi="Times New Roman" w:cs="Times New Roman"/>
          <w:sz w:val="20"/>
          <w:szCs w:val="20"/>
        </w:rPr>
      </w:pPr>
    </w:p>
    <w:p w14:paraId="29C8C5AB" w14:textId="0399EE2F" w:rsidR="00DA7A2F" w:rsidRPr="00B010D9" w:rsidRDefault="00627069" w:rsidP="00785641">
      <w:pPr>
        <w:spacing w:line="480" w:lineRule="auto"/>
        <w:jc w:val="both"/>
        <w:rPr>
          <w:rFonts w:ascii="Times New Roman" w:hAnsi="Times New Roman" w:cs="Times New Roman"/>
        </w:rPr>
      </w:pPr>
      <w:r>
        <w:rPr>
          <w:rFonts w:ascii="Times New Roman" w:hAnsi="Times New Roman" w:cs="Times New Roman"/>
        </w:rPr>
        <w:tab/>
      </w:r>
      <w:r w:rsidR="00DA7A2F" w:rsidRPr="00B010D9">
        <w:rPr>
          <w:rFonts w:ascii="Times New Roman" w:hAnsi="Times New Roman" w:cs="Times New Roman"/>
        </w:rPr>
        <w:t xml:space="preserve">In both images we can see, to the right of the screen, a calculator with the values associated </w:t>
      </w:r>
      <w:r w:rsidR="00D26800">
        <w:rPr>
          <w:rFonts w:ascii="Times New Roman" w:hAnsi="Times New Roman" w:cs="Times New Roman"/>
        </w:rPr>
        <w:t>to</w:t>
      </w:r>
      <w:r w:rsidR="00DA7A2F" w:rsidRPr="00B010D9">
        <w:rPr>
          <w:rFonts w:ascii="Times New Roman" w:hAnsi="Times New Roman" w:cs="Times New Roman"/>
        </w:rPr>
        <w:t xml:space="preserve"> the </w:t>
      </w:r>
      <w:r w:rsidR="00352E68" w:rsidRPr="00B010D9">
        <w:rPr>
          <w:rFonts w:ascii="Times New Roman" w:hAnsi="Times New Roman" w:cs="Times New Roman"/>
        </w:rPr>
        <w:t xml:space="preserve">map evaluation criteria that have been incorporated into the system. The platform allows for the incorporation of data on any variable at the </w:t>
      </w:r>
      <w:proofErr w:type="spellStart"/>
      <w:r w:rsidR="00352E68" w:rsidRPr="00B010D9">
        <w:rPr>
          <w:rFonts w:ascii="Times New Roman" w:hAnsi="Times New Roman" w:cs="Times New Roman"/>
          <w:i/>
        </w:rPr>
        <w:t>sección</w:t>
      </w:r>
      <w:proofErr w:type="spellEnd"/>
      <w:r w:rsidR="00352E68" w:rsidRPr="00B010D9">
        <w:rPr>
          <w:rFonts w:ascii="Times New Roman" w:hAnsi="Times New Roman" w:cs="Times New Roman"/>
          <w:i/>
        </w:rPr>
        <w:t xml:space="preserve"> </w:t>
      </w:r>
      <w:r w:rsidR="00352E68" w:rsidRPr="00B010D9">
        <w:rPr>
          <w:rFonts w:ascii="Times New Roman" w:hAnsi="Times New Roman" w:cs="Times New Roman"/>
        </w:rPr>
        <w:t>level.</w:t>
      </w:r>
      <w:r w:rsidR="00D60AA0">
        <w:rPr>
          <w:rFonts w:ascii="Times New Roman" w:hAnsi="Times New Roman" w:cs="Times New Roman"/>
        </w:rPr>
        <w:t xml:space="preserve"> </w:t>
      </w:r>
      <w:r w:rsidR="00352E68" w:rsidRPr="00B010D9">
        <w:rPr>
          <w:rFonts w:ascii="Times New Roman" w:hAnsi="Times New Roman" w:cs="Times New Roman"/>
        </w:rPr>
        <w:t xml:space="preserve">In </w:t>
      </w:r>
      <w:r w:rsidR="009C4EBA">
        <w:rPr>
          <w:rFonts w:ascii="Times New Roman" w:hAnsi="Times New Roman" w:cs="Times New Roman"/>
        </w:rPr>
        <w:t>F</w:t>
      </w:r>
      <w:r w:rsidR="00352E68" w:rsidRPr="00B010D9">
        <w:rPr>
          <w:rFonts w:ascii="Times New Roman" w:hAnsi="Times New Roman" w:cs="Times New Roman"/>
        </w:rPr>
        <w:t>igure 1, for example, the calculator reports total population, registered voters and the ratio of men to women in each district on the map.</w:t>
      </w:r>
      <w:r w:rsidR="00D60AA0">
        <w:rPr>
          <w:rFonts w:ascii="Times New Roman" w:hAnsi="Times New Roman" w:cs="Times New Roman"/>
        </w:rPr>
        <w:t xml:space="preserve"> </w:t>
      </w:r>
      <w:r w:rsidR="00352E68" w:rsidRPr="00B010D9">
        <w:rPr>
          <w:rFonts w:ascii="Times New Roman" w:hAnsi="Times New Roman" w:cs="Times New Roman"/>
        </w:rPr>
        <w:t>Figure 2 shows the population, with an indicator of contiguity and geometric compactness index for each district.</w:t>
      </w:r>
      <w:r w:rsidR="00D60AA0">
        <w:rPr>
          <w:rFonts w:ascii="Times New Roman" w:hAnsi="Times New Roman" w:cs="Times New Roman"/>
        </w:rPr>
        <w:t xml:space="preserve"> </w:t>
      </w:r>
      <w:r w:rsidR="00352E68" w:rsidRPr="00B010D9">
        <w:rPr>
          <w:rFonts w:ascii="Times New Roman" w:hAnsi="Times New Roman" w:cs="Times New Roman"/>
        </w:rPr>
        <w:t>All the socio</w:t>
      </w:r>
      <w:r w:rsidR="009C4EBA">
        <w:rPr>
          <w:rFonts w:ascii="Times New Roman" w:hAnsi="Times New Roman" w:cs="Times New Roman"/>
        </w:rPr>
        <w:t>-</w:t>
      </w:r>
      <w:r w:rsidR="00352E68" w:rsidRPr="00B010D9">
        <w:rPr>
          <w:rFonts w:ascii="Times New Roman" w:hAnsi="Times New Roman" w:cs="Times New Roman"/>
        </w:rPr>
        <w:t xml:space="preserve">demographic information associated with the census results (number of inhabitants, income, education, gender, age); the values associated </w:t>
      </w:r>
      <w:r w:rsidR="00D26800">
        <w:rPr>
          <w:rFonts w:ascii="Times New Roman" w:hAnsi="Times New Roman" w:cs="Times New Roman"/>
        </w:rPr>
        <w:t>to</w:t>
      </w:r>
      <w:r w:rsidR="00352E68" w:rsidRPr="00B010D9">
        <w:rPr>
          <w:rFonts w:ascii="Times New Roman" w:hAnsi="Times New Roman" w:cs="Times New Roman"/>
        </w:rPr>
        <w:t xml:space="preserve"> the components used in the redistricting process (like percentage of indigenous population, geographic contiguity and continuity, geometric compactness and inter-municipal travel times); the previous </w:t>
      </w:r>
      <w:r w:rsidR="00352E68" w:rsidRPr="00B010D9">
        <w:rPr>
          <w:rFonts w:ascii="Times New Roman" w:hAnsi="Times New Roman" w:cs="Times New Roman"/>
        </w:rPr>
        <w:lastRenderedPageBreak/>
        <w:t>electoral results (including any indicator of electoral competitiveness); or indicators generated by other institutions (crimes, kidnapping, extortion) can be viewed in this space.</w:t>
      </w:r>
    </w:p>
    <w:p w14:paraId="16540A5D" w14:textId="37FE792E" w:rsidR="00EC4A12" w:rsidRPr="00B010D9" w:rsidRDefault="00B45B65" w:rsidP="00785641">
      <w:pPr>
        <w:spacing w:line="480" w:lineRule="auto"/>
        <w:jc w:val="both"/>
        <w:rPr>
          <w:rFonts w:ascii="Times New Roman" w:hAnsi="Times New Roman" w:cs="Times New Roman"/>
        </w:rPr>
      </w:pPr>
      <w:r w:rsidRPr="00B010D9">
        <w:rPr>
          <w:rFonts w:ascii="Times New Roman" w:hAnsi="Times New Roman" w:cs="Times New Roman"/>
        </w:rPr>
        <w:tab/>
        <w:t xml:space="preserve">To modify the map, the platform allows the user to select a redistricting unit or </w:t>
      </w:r>
      <w:proofErr w:type="spellStart"/>
      <w:r w:rsidR="00214DE6">
        <w:rPr>
          <w:rFonts w:ascii="Times New Roman" w:hAnsi="Times New Roman" w:cs="Times New Roman"/>
          <w:i/>
        </w:rPr>
        <w:t>secció</w:t>
      </w:r>
      <w:r w:rsidRPr="00B010D9">
        <w:rPr>
          <w:rFonts w:ascii="Times New Roman" w:hAnsi="Times New Roman" w:cs="Times New Roman"/>
          <w:i/>
        </w:rPr>
        <w:t>n</w:t>
      </w:r>
      <w:proofErr w:type="spellEnd"/>
      <w:r w:rsidRPr="00B010D9">
        <w:rPr>
          <w:rFonts w:ascii="Times New Roman" w:hAnsi="Times New Roman" w:cs="Times New Roman"/>
          <w:i/>
        </w:rPr>
        <w:t xml:space="preserve"> electoral</w:t>
      </w:r>
      <w:r w:rsidRPr="00B010D9">
        <w:rPr>
          <w:rFonts w:ascii="Times New Roman" w:hAnsi="Times New Roman" w:cs="Times New Roman"/>
        </w:rPr>
        <w:t xml:space="preserve"> (or group of them) and manually drag them from one district to another.</w:t>
      </w:r>
      <w:r w:rsidR="00D60AA0">
        <w:rPr>
          <w:rFonts w:ascii="Times New Roman" w:hAnsi="Times New Roman" w:cs="Times New Roman"/>
        </w:rPr>
        <w:t xml:space="preserve"> </w:t>
      </w:r>
      <w:r w:rsidRPr="00B010D9">
        <w:rPr>
          <w:rFonts w:ascii="Times New Roman" w:hAnsi="Times New Roman" w:cs="Times New Roman"/>
        </w:rPr>
        <w:t>The system automatically updates the new district boundaries</w:t>
      </w:r>
      <w:r w:rsidR="006D131F">
        <w:rPr>
          <w:rFonts w:ascii="Times New Roman" w:hAnsi="Times New Roman" w:cs="Times New Roman"/>
        </w:rPr>
        <w:t xml:space="preserve">, </w:t>
      </w:r>
      <w:r w:rsidRPr="00B010D9">
        <w:rPr>
          <w:rFonts w:ascii="Times New Roman" w:hAnsi="Times New Roman" w:cs="Times New Roman"/>
        </w:rPr>
        <w:t>recalculates the values for the data the user is interested in</w:t>
      </w:r>
      <w:r w:rsidR="006D131F">
        <w:rPr>
          <w:rFonts w:ascii="Times New Roman" w:hAnsi="Times New Roman" w:cs="Times New Roman"/>
        </w:rPr>
        <w:t>, and</w:t>
      </w:r>
      <w:r w:rsidRPr="00B010D9">
        <w:rPr>
          <w:rFonts w:ascii="Times New Roman" w:hAnsi="Times New Roman" w:cs="Times New Roman"/>
        </w:rPr>
        <w:t xml:space="preserve"> display</w:t>
      </w:r>
      <w:r w:rsidR="006D131F">
        <w:rPr>
          <w:rFonts w:ascii="Times New Roman" w:hAnsi="Times New Roman" w:cs="Times New Roman"/>
        </w:rPr>
        <w:t>s them</w:t>
      </w:r>
      <w:r w:rsidRPr="00B010D9">
        <w:rPr>
          <w:rFonts w:ascii="Times New Roman" w:hAnsi="Times New Roman" w:cs="Times New Roman"/>
        </w:rPr>
        <w:t xml:space="preserve"> in the calculator.</w:t>
      </w:r>
      <w:r w:rsidR="00D60AA0">
        <w:rPr>
          <w:rFonts w:ascii="Times New Roman" w:hAnsi="Times New Roman" w:cs="Times New Roman"/>
        </w:rPr>
        <w:t xml:space="preserve"> </w:t>
      </w:r>
      <w:r w:rsidRPr="00B010D9">
        <w:rPr>
          <w:rFonts w:ascii="Times New Roman" w:hAnsi="Times New Roman" w:cs="Times New Roman"/>
        </w:rPr>
        <w:t>With this, a</w:t>
      </w:r>
      <w:r w:rsidR="006D131F">
        <w:rPr>
          <w:rFonts w:ascii="Times New Roman" w:hAnsi="Times New Roman" w:cs="Times New Roman"/>
        </w:rPr>
        <w:t>ny</w:t>
      </w:r>
      <w:r w:rsidRPr="00B010D9">
        <w:rPr>
          <w:rFonts w:ascii="Times New Roman" w:hAnsi="Times New Roman" w:cs="Times New Roman"/>
        </w:rPr>
        <w:t xml:space="preserve"> user can conduct geo-spatial analysis, modify maps and evaluate the effects of these changes</w:t>
      </w:r>
      <w:r w:rsidR="006D131F">
        <w:rPr>
          <w:rFonts w:ascii="Times New Roman" w:hAnsi="Times New Roman" w:cs="Times New Roman"/>
        </w:rPr>
        <w:t xml:space="preserve"> without </w:t>
      </w:r>
      <w:r w:rsidR="00493B9E">
        <w:rPr>
          <w:rFonts w:ascii="Times New Roman" w:hAnsi="Times New Roman" w:cs="Times New Roman"/>
        </w:rPr>
        <w:t>the need of a</w:t>
      </w:r>
      <w:r w:rsidR="006D131F">
        <w:rPr>
          <w:rFonts w:ascii="Times New Roman" w:hAnsi="Times New Roman" w:cs="Times New Roman"/>
        </w:rPr>
        <w:t xml:space="preserve"> mapping specialization background</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 xml:space="preserve">The platform also permits scenarios to be published and shared: it saves </w:t>
      </w:r>
      <w:r w:rsidR="006D131F">
        <w:rPr>
          <w:rFonts w:ascii="Times New Roman" w:hAnsi="Times New Roman" w:cs="Times New Roman"/>
        </w:rPr>
        <w:t>all</w:t>
      </w:r>
      <w:r w:rsidR="006D131F" w:rsidRPr="00B010D9">
        <w:rPr>
          <w:rFonts w:ascii="Times New Roman" w:hAnsi="Times New Roman" w:cs="Times New Roman"/>
        </w:rPr>
        <w:t xml:space="preserve"> </w:t>
      </w:r>
      <w:r w:rsidRPr="00B010D9">
        <w:rPr>
          <w:rFonts w:ascii="Times New Roman" w:hAnsi="Times New Roman" w:cs="Times New Roman"/>
        </w:rPr>
        <w:t>changes made on the server and generates a link so the user can share the map through e-mail or social media.</w:t>
      </w:r>
      <w:r w:rsidR="00D60AA0">
        <w:rPr>
          <w:rFonts w:ascii="Times New Roman" w:hAnsi="Times New Roman" w:cs="Times New Roman"/>
        </w:rPr>
        <w:t xml:space="preserve"> </w:t>
      </w:r>
      <w:r w:rsidR="00EC4A12" w:rsidRPr="00B010D9">
        <w:rPr>
          <w:rFonts w:ascii="Times New Roman" w:hAnsi="Times New Roman" w:cs="Times New Roman"/>
        </w:rPr>
        <w:t xml:space="preserve">With this, various users can </w:t>
      </w:r>
      <w:r w:rsidR="006D131F">
        <w:rPr>
          <w:rFonts w:ascii="Times New Roman" w:hAnsi="Times New Roman" w:cs="Times New Roman"/>
        </w:rPr>
        <w:t xml:space="preserve">interact, </w:t>
      </w:r>
      <w:r w:rsidR="00EC4A12" w:rsidRPr="00B010D9">
        <w:rPr>
          <w:rFonts w:ascii="Times New Roman" w:hAnsi="Times New Roman" w:cs="Times New Roman"/>
        </w:rPr>
        <w:t>work as a team</w:t>
      </w:r>
      <w:proofErr w:type="gramStart"/>
      <w:r w:rsidR="006D131F">
        <w:rPr>
          <w:rFonts w:ascii="Times New Roman" w:hAnsi="Times New Roman" w:cs="Times New Roman"/>
        </w:rPr>
        <w:t>,</w:t>
      </w:r>
      <w:r w:rsidR="00EC4A12" w:rsidRPr="00B010D9">
        <w:rPr>
          <w:rFonts w:ascii="Times New Roman" w:hAnsi="Times New Roman" w:cs="Times New Roman"/>
        </w:rPr>
        <w:t>,</w:t>
      </w:r>
      <w:proofErr w:type="gramEnd"/>
      <w:r w:rsidR="00EC4A12" w:rsidRPr="00B010D9">
        <w:rPr>
          <w:rFonts w:ascii="Times New Roman" w:hAnsi="Times New Roman" w:cs="Times New Roman"/>
        </w:rPr>
        <w:t xml:space="preserve"> and</w:t>
      </w:r>
      <w:r w:rsidR="006D131F">
        <w:rPr>
          <w:rFonts w:ascii="Times New Roman" w:hAnsi="Times New Roman" w:cs="Times New Roman"/>
        </w:rPr>
        <w:t xml:space="preserve"> formally submit their</w:t>
      </w:r>
      <w:r w:rsidR="00EC4A12" w:rsidRPr="00B010D9">
        <w:rPr>
          <w:rFonts w:ascii="Times New Roman" w:hAnsi="Times New Roman" w:cs="Times New Roman"/>
        </w:rPr>
        <w:t xml:space="preserve"> proposals to the electoral </w:t>
      </w:r>
      <w:r w:rsidR="00621070">
        <w:rPr>
          <w:rFonts w:ascii="Times New Roman" w:hAnsi="Times New Roman" w:cs="Times New Roman"/>
        </w:rPr>
        <w:t>board</w:t>
      </w:r>
      <w:r w:rsidR="00EC4A12" w:rsidRPr="00B010D9">
        <w:rPr>
          <w:rFonts w:ascii="Times New Roman" w:hAnsi="Times New Roman" w:cs="Times New Roman"/>
        </w:rPr>
        <w:t xml:space="preserve"> in order to safeguard the interests of certain communities or groups. If, for example, </w:t>
      </w:r>
      <w:r w:rsidR="00F53343">
        <w:rPr>
          <w:rFonts w:ascii="Times New Roman" w:hAnsi="Times New Roman" w:cs="Times New Roman"/>
        </w:rPr>
        <w:t>a</w:t>
      </w:r>
      <w:r w:rsidR="00F53343" w:rsidRPr="00B010D9">
        <w:rPr>
          <w:rFonts w:ascii="Times New Roman" w:hAnsi="Times New Roman" w:cs="Times New Roman"/>
        </w:rPr>
        <w:t xml:space="preserve"> </w:t>
      </w:r>
      <w:r w:rsidR="00EC4A12" w:rsidRPr="00B010D9">
        <w:rPr>
          <w:rFonts w:ascii="Times New Roman" w:hAnsi="Times New Roman" w:cs="Times New Roman"/>
        </w:rPr>
        <w:t xml:space="preserve">map </w:t>
      </w:r>
      <w:r w:rsidR="00F53343">
        <w:rPr>
          <w:rFonts w:ascii="Times New Roman" w:hAnsi="Times New Roman" w:cs="Times New Roman"/>
        </w:rPr>
        <w:t xml:space="preserve">that is being </w:t>
      </w:r>
      <w:r w:rsidR="00F53343" w:rsidRPr="00B010D9">
        <w:rPr>
          <w:rFonts w:ascii="Times New Roman" w:hAnsi="Times New Roman" w:cs="Times New Roman"/>
        </w:rPr>
        <w:t xml:space="preserve">proposed </w:t>
      </w:r>
      <w:r w:rsidR="00F53343">
        <w:rPr>
          <w:rFonts w:ascii="Times New Roman" w:hAnsi="Times New Roman" w:cs="Times New Roman"/>
        </w:rPr>
        <w:t xml:space="preserve">by the electoral board is </w:t>
      </w:r>
      <w:r w:rsidR="00EC4A12" w:rsidRPr="00B010D9">
        <w:rPr>
          <w:rFonts w:ascii="Times New Roman" w:hAnsi="Times New Roman" w:cs="Times New Roman"/>
        </w:rPr>
        <w:t>split</w:t>
      </w:r>
      <w:r w:rsidR="00F53343">
        <w:rPr>
          <w:rFonts w:ascii="Times New Roman" w:hAnsi="Times New Roman" w:cs="Times New Roman"/>
        </w:rPr>
        <w:t>ting</w:t>
      </w:r>
      <w:r w:rsidR="00EC4A12" w:rsidRPr="00B010D9">
        <w:rPr>
          <w:rFonts w:ascii="Times New Roman" w:hAnsi="Times New Roman" w:cs="Times New Roman"/>
        </w:rPr>
        <w:t xml:space="preserve"> </w:t>
      </w:r>
      <w:r w:rsidR="00F53343">
        <w:rPr>
          <w:rFonts w:ascii="Times New Roman" w:hAnsi="Times New Roman" w:cs="Times New Roman"/>
        </w:rPr>
        <w:t>a</w:t>
      </w:r>
      <w:r w:rsidR="00F53343" w:rsidRPr="00B010D9">
        <w:rPr>
          <w:rFonts w:ascii="Times New Roman" w:hAnsi="Times New Roman" w:cs="Times New Roman"/>
        </w:rPr>
        <w:t xml:space="preserve"> </w:t>
      </w:r>
      <w:r w:rsidR="00AA1910">
        <w:rPr>
          <w:rFonts w:ascii="Times New Roman" w:hAnsi="Times New Roman" w:cs="Times New Roman"/>
        </w:rPr>
        <w:t xml:space="preserve">specific </w:t>
      </w:r>
      <w:r w:rsidR="00EC4A12" w:rsidRPr="00B010D9">
        <w:rPr>
          <w:rFonts w:ascii="Times New Roman" w:hAnsi="Times New Roman" w:cs="Times New Roman"/>
        </w:rPr>
        <w:t>territory into two districts, or if it would place it in the same district with another rival</w:t>
      </w:r>
      <w:r w:rsidR="00F53343">
        <w:rPr>
          <w:rFonts w:ascii="Times New Roman" w:hAnsi="Times New Roman" w:cs="Times New Roman"/>
        </w:rPr>
        <w:t xml:space="preserve"> –and more numerous–</w:t>
      </w:r>
      <w:r w:rsidR="00EC4A12" w:rsidRPr="00B010D9">
        <w:rPr>
          <w:rFonts w:ascii="Times New Roman" w:hAnsi="Times New Roman" w:cs="Times New Roman"/>
        </w:rPr>
        <w:t xml:space="preserve"> community, the platform would </w:t>
      </w:r>
      <w:r w:rsidR="00AA1910">
        <w:rPr>
          <w:rFonts w:ascii="Times New Roman" w:hAnsi="Times New Roman" w:cs="Times New Roman"/>
        </w:rPr>
        <w:t>allow any user to</w:t>
      </w:r>
      <w:r w:rsidR="00AA1910" w:rsidRPr="00B010D9">
        <w:rPr>
          <w:rFonts w:ascii="Times New Roman" w:hAnsi="Times New Roman" w:cs="Times New Roman"/>
        </w:rPr>
        <w:t xml:space="preserve"> </w:t>
      </w:r>
      <w:r w:rsidR="00F53343">
        <w:rPr>
          <w:rFonts w:ascii="Times New Roman" w:hAnsi="Times New Roman" w:cs="Times New Roman"/>
        </w:rPr>
        <w:t>communicate this situation</w:t>
      </w:r>
      <w:r w:rsidR="00F53343" w:rsidRPr="00B010D9">
        <w:rPr>
          <w:rFonts w:ascii="Times New Roman" w:hAnsi="Times New Roman" w:cs="Times New Roman"/>
        </w:rPr>
        <w:t xml:space="preserve"> to </w:t>
      </w:r>
      <w:r w:rsidR="00F53343">
        <w:rPr>
          <w:rFonts w:ascii="Times New Roman" w:hAnsi="Times New Roman" w:cs="Times New Roman"/>
        </w:rPr>
        <w:t>the EMB</w:t>
      </w:r>
      <w:r w:rsidR="00AA1910">
        <w:rPr>
          <w:rFonts w:ascii="Times New Roman" w:hAnsi="Times New Roman" w:cs="Times New Roman"/>
        </w:rPr>
        <w:t xml:space="preserve">, so it </w:t>
      </w:r>
      <w:r w:rsidR="00F53343">
        <w:rPr>
          <w:rFonts w:ascii="Times New Roman" w:hAnsi="Times New Roman" w:cs="Times New Roman"/>
        </w:rPr>
        <w:t xml:space="preserve">can </w:t>
      </w:r>
      <w:r w:rsidR="00AA1910">
        <w:rPr>
          <w:rFonts w:ascii="Times New Roman" w:hAnsi="Times New Roman" w:cs="Times New Roman"/>
        </w:rPr>
        <w:t>m</w:t>
      </w:r>
      <w:r w:rsidR="00F53343">
        <w:rPr>
          <w:rFonts w:ascii="Times New Roman" w:hAnsi="Times New Roman" w:cs="Times New Roman"/>
        </w:rPr>
        <w:t>ake an informed decision</w:t>
      </w:r>
      <w:r w:rsidR="00EC4A12" w:rsidRPr="00B010D9">
        <w:rPr>
          <w:rFonts w:ascii="Times New Roman" w:hAnsi="Times New Roman" w:cs="Times New Roman"/>
        </w:rPr>
        <w:t xml:space="preserve"> </w:t>
      </w:r>
      <w:r w:rsidR="00EC4A12" w:rsidRPr="00B010D9">
        <w:rPr>
          <w:rFonts w:ascii="Times New Roman" w:hAnsi="Times New Roman" w:cs="Times New Roman"/>
          <w:i/>
        </w:rPr>
        <w:t>before</w:t>
      </w:r>
      <w:r w:rsidR="00EC4A12" w:rsidRPr="00B010D9">
        <w:rPr>
          <w:rFonts w:ascii="Times New Roman" w:hAnsi="Times New Roman" w:cs="Times New Roman"/>
        </w:rPr>
        <w:t xml:space="preserve"> </w:t>
      </w:r>
      <w:r w:rsidR="00F53343">
        <w:rPr>
          <w:rFonts w:ascii="Times New Roman" w:hAnsi="Times New Roman" w:cs="Times New Roman"/>
        </w:rPr>
        <w:t>adopting the map</w:t>
      </w:r>
      <w:proofErr w:type="gramStart"/>
      <w:r w:rsidR="00EC4A12" w:rsidRPr="00B010D9">
        <w:rPr>
          <w:rFonts w:ascii="Times New Roman" w:hAnsi="Times New Roman" w:cs="Times New Roman"/>
        </w:rPr>
        <w:t>,.</w:t>
      </w:r>
      <w:proofErr w:type="gramEnd"/>
    </w:p>
    <w:p w14:paraId="311E5213" w14:textId="387B9E46" w:rsidR="00B45B65" w:rsidRPr="00B010D9" w:rsidRDefault="00EC4A12" w:rsidP="00785641">
      <w:pPr>
        <w:spacing w:line="480" w:lineRule="auto"/>
        <w:jc w:val="both"/>
        <w:rPr>
          <w:rFonts w:ascii="Times New Roman" w:hAnsi="Times New Roman" w:cs="Times New Roman"/>
        </w:rPr>
      </w:pPr>
      <w:r w:rsidRPr="00B010D9">
        <w:rPr>
          <w:rFonts w:ascii="Times New Roman" w:hAnsi="Times New Roman" w:cs="Times New Roman"/>
        </w:rPr>
        <w:tab/>
        <w:t>The platform also allows users to select a group of variables and export them to a database for analysis with whatever tool the user prefers.</w:t>
      </w:r>
      <w:r w:rsidR="00D60AA0">
        <w:rPr>
          <w:rFonts w:ascii="Times New Roman" w:hAnsi="Times New Roman" w:cs="Times New Roman"/>
        </w:rPr>
        <w:t xml:space="preserve"> </w:t>
      </w:r>
      <w:r w:rsidRPr="00B010D9">
        <w:rPr>
          <w:rFonts w:ascii="Times New Roman" w:hAnsi="Times New Roman" w:cs="Times New Roman"/>
        </w:rPr>
        <w:t>The calculator</w:t>
      </w:r>
      <w:r w:rsidR="00D60AA0">
        <w:rPr>
          <w:rFonts w:ascii="Times New Roman" w:hAnsi="Times New Roman" w:cs="Times New Roman"/>
        </w:rPr>
        <w:t xml:space="preserve"> </w:t>
      </w:r>
      <w:r w:rsidR="00BF4BA4" w:rsidRPr="00B010D9">
        <w:rPr>
          <w:rFonts w:ascii="Times New Roman" w:hAnsi="Times New Roman" w:cs="Times New Roman"/>
        </w:rPr>
        <w:t>that shows the figures has the potential to substantially increase the level of transparency surrounding the process, because users must undertake a dialogue (especially with the authority in charge of redistricting) objectively and based on quantitative values.</w:t>
      </w:r>
      <w:r w:rsidR="00D60AA0">
        <w:rPr>
          <w:rFonts w:ascii="Times New Roman" w:hAnsi="Times New Roman" w:cs="Times New Roman"/>
        </w:rPr>
        <w:t xml:space="preserve"> </w:t>
      </w:r>
      <w:r w:rsidR="00BF4BA4" w:rsidRPr="00780F60">
        <w:rPr>
          <w:rFonts w:ascii="Times New Roman" w:hAnsi="Times New Roman" w:cs="Times New Roman"/>
          <w:i/>
        </w:rPr>
        <w:t>District Builder</w:t>
      </w:r>
      <w:r w:rsidR="00BF4BA4" w:rsidRPr="00B010D9">
        <w:rPr>
          <w:rFonts w:ascii="Times New Roman" w:hAnsi="Times New Roman" w:cs="Times New Roman"/>
        </w:rPr>
        <w:t xml:space="preserve"> makes it possible, among many other things, to measure the political effect of counterproposals submitted by </w:t>
      </w:r>
      <w:r w:rsidR="00780F60">
        <w:rPr>
          <w:rFonts w:ascii="Times New Roman" w:hAnsi="Times New Roman" w:cs="Times New Roman"/>
        </w:rPr>
        <w:t>political</w:t>
      </w:r>
      <w:r w:rsidR="00780F60" w:rsidRPr="00B010D9">
        <w:rPr>
          <w:rFonts w:ascii="Times New Roman" w:hAnsi="Times New Roman" w:cs="Times New Roman"/>
        </w:rPr>
        <w:t xml:space="preserve"> </w:t>
      </w:r>
      <w:r w:rsidR="00BF4BA4" w:rsidRPr="00B010D9">
        <w:rPr>
          <w:rFonts w:ascii="Times New Roman" w:hAnsi="Times New Roman" w:cs="Times New Roman"/>
        </w:rPr>
        <w:t xml:space="preserve">parties during the </w:t>
      </w:r>
      <w:r w:rsidR="00780F60">
        <w:rPr>
          <w:rFonts w:ascii="Times New Roman" w:hAnsi="Times New Roman" w:cs="Times New Roman"/>
        </w:rPr>
        <w:t xml:space="preserve">boundary delimitation </w:t>
      </w:r>
      <w:r w:rsidR="00BF4BA4" w:rsidRPr="00B010D9">
        <w:rPr>
          <w:rFonts w:ascii="Times New Roman" w:hAnsi="Times New Roman" w:cs="Times New Roman"/>
        </w:rPr>
        <w:t>process.</w:t>
      </w:r>
    </w:p>
    <w:p w14:paraId="733F76E5" w14:textId="16C251FC" w:rsidR="00BF4BA4" w:rsidRPr="00B010D9" w:rsidRDefault="00BF4BA4" w:rsidP="00785641">
      <w:pPr>
        <w:spacing w:line="480" w:lineRule="auto"/>
        <w:jc w:val="both"/>
        <w:rPr>
          <w:rFonts w:ascii="Times New Roman" w:hAnsi="Times New Roman" w:cs="Times New Roman"/>
        </w:rPr>
      </w:pPr>
      <w:r w:rsidRPr="00B010D9">
        <w:rPr>
          <w:rFonts w:ascii="Times New Roman" w:hAnsi="Times New Roman" w:cs="Times New Roman"/>
        </w:rPr>
        <w:lastRenderedPageBreak/>
        <w:tab/>
        <w:t>Finally, the platform allows users to check whether their district plan meets the legal criteria. The tool filters each plan, checks that it complies with restrictions (for example, the population deviation in each district is limited to certain percentage) and ranks the plan alongside district plans proposed by other users (including plans suggested by political parties and the first scenario produced by the automat</w:t>
      </w:r>
      <w:r w:rsidR="00780F60">
        <w:rPr>
          <w:rFonts w:ascii="Times New Roman" w:hAnsi="Times New Roman" w:cs="Times New Roman"/>
        </w:rPr>
        <w:t>ed</w:t>
      </w:r>
      <w:r w:rsidRPr="00B010D9">
        <w:rPr>
          <w:rFonts w:ascii="Times New Roman" w:hAnsi="Times New Roman" w:cs="Times New Roman"/>
        </w:rPr>
        <w:t xml:space="preserve"> process). This </w:t>
      </w:r>
      <w:r w:rsidR="005D7B19">
        <w:rPr>
          <w:rFonts w:ascii="Times New Roman" w:hAnsi="Times New Roman" w:cs="Times New Roman"/>
        </w:rPr>
        <w:t>classification</w:t>
      </w:r>
      <w:r w:rsidR="005D7B19" w:rsidRPr="00B010D9">
        <w:rPr>
          <w:rFonts w:ascii="Times New Roman" w:hAnsi="Times New Roman" w:cs="Times New Roman"/>
        </w:rPr>
        <w:t xml:space="preserve"> </w:t>
      </w:r>
      <w:r w:rsidRPr="00B010D9">
        <w:rPr>
          <w:rFonts w:ascii="Times New Roman" w:hAnsi="Times New Roman" w:cs="Times New Roman"/>
        </w:rPr>
        <w:t xml:space="preserve">is public, based on criteria established </w:t>
      </w:r>
      <w:r w:rsidRPr="00B010D9">
        <w:rPr>
          <w:rFonts w:ascii="Times New Roman" w:hAnsi="Times New Roman" w:cs="Times New Roman"/>
          <w:i/>
        </w:rPr>
        <w:t>a priori</w:t>
      </w:r>
      <w:r w:rsidRPr="00B010D9">
        <w:rPr>
          <w:rFonts w:ascii="Times New Roman" w:hAnsi="Times New Roman" w:cs="Times New Roman"/>
        </w:rPr>
        <w:t xml:space="preserve"> by the electoral </w:t>
      </w:r>
      <w:r w:rsidR="00621070">
        <w:rPr>
          <w:rFonts w:ascii="Times New Roman" w:hAnsi="Times New Roman" w:cs="Times New Roman"/>
        </w:rPr>
        <w:t>board</w:t>
      </w:r>
      <w:r w:rsidRPr="00B010D9">
        <w:rPr>
          <w:rFonts w:ascii="Times New Roman" w:hAnsi="Times New Roman" w:cs="Times New Roman"/>
        </w:rPr>
        <w:t>, and enables the redistricting effort to meet the conditions necessary for the fifth level of participation</w:t>
      </w:r>
      <w:r w:rsidR="00214DE6">
        <w:rPr>
          <w:rFonts w:ascii="Times New Roman" w:hAnsi="Times New Roman" w:cs="Times New Roman"/>
        </w:rPr>
        <w:t xml:space="preserve"> —direct and formal— </w:t>
      </w:r>
      <w:r w:rsidRPr="00B010D9">
        <w:rPr>
          <w:rFonts w:ascii="Times New Roman" w:hAnsi="Times New Roman" w:cs="Times New Roman"/>
        </w:rPr>
        <w:t xml:space="preserve">described in </w:t>
      </w:r>
      <w:r w:rsidR="00313B95" w:rsidRPr="00B010D9">
        <w:rPr>
          <w:rFonts w:ascii="Times New Roman" w:hAnsi="Times New Roman" w:cs="Times New Roman"/>
        </w:rPr>
        <w:t>Chart</w:t>
      </w:r>
      <w:r w:rsidRPr="00B010D9">
        <w:rPr>
          <w:rFonts w:ascii="Times New Roman" w:hAnsi="Times New Roman" w:cs="Times New Roman"/>
        </w:rPr>
        <w:t xml:space="preserve"> 2.</w:t>
      </w:r>
    </w:p>
    <w:p w14:paraId="64C120C8" w14:textId="3F0F38F8" w:rsidR="00BF4BA4" w:rsidRPr="00B010D9" w:rsidRDefault="00BF4BA4" w:rsidP="00785641">
      <w:pPr>
        <w:spacing w:line="480" w:lineRule="auto"/>
        <w:jc w:val="both"/>
        <w:rPr>
          <w:rFonts w:ascii="Times New Roman" w:hAnsi="Times New Roman" w:cs="Times New Roman"/>
        </w:rPr>
      </w:pPr>
      <w:r w:rsidRPr="00B010D9">
        <w:rPr>
          <w:rFonts w:ascii="Times New Roman" w:hAnsi="Times New Roman" w:cs="Times New Roman"/>
        </w:rPr>
        <w:tab/>
        <w:t>To sum up, this type of tool opens a window of opportunity for any citizen to take part in the redistricting process, communicate his or her needs and interests and</w:t>
      </w:r>
      <w:r w:rsidR="00C516FA">
        <w:rPr>
          <w:rFonts w:ascii="Times New Roman" w:hAnsi="Times New Roman" w:cs="Times New Roman"/>
        </w:rPr>
        <w:t>,</w:t>
      </w:r>
      <w:r w:rsidRPr="00B010D9">
        <w:rPr>
          <w:rFonts w:ascii="Times New Roman" w:hAnsi="Times New Roman" w:cs="Times New Roman"/>
        </w:rPr>
        <w:t xml:space="preserve"> at the same time</w:t>
      </w:r>
      <w:r w:rsidR="00C516FA">
        <w:rPr>
          <w:rFonts w:ascii="Times New Roman" w:hAnsi="Times New Roman" w:cs="Times New Roman"/>
        </w:rPr>
        <w:t>,</w:t>
      </w:r>
      <w:r w:rsidRPr="00B010D9">
        <w:rPr>
          <w:rFonts w:ascii="Times New Roman" w:hAnsi="Times New Roman" w:cs="Times New Roman"/>
        </w:rPr>
        <w:t xml:space="preserve"> gives the electoral </w:t>
      </w:r>
      <w:r w:rsidR="00621070">
        <w:rPr>
          <w:rFonts w:ascii="Times New Roman" w:hAnsi="Times New Roman" w:cs="Times New Roman"/>
        </w:rPr>
        <w:t>board</w:t>
      </w:r>
      <w:r w:rsidRPr="00B010D9">
        <w:rPr>
          <w:rFonts w:ascii="Times New Roman" w:hAnsi="Times New Roman" w:cs="Times New Roman"/>
        </w:rPr>
        <w:t xml:space="preserve"> more information through crowdsourcing, as well as tool for evaluating and comparing counterproposals using objective, automated criteria.</w:t>
      </w:r>
      <w:r w:rsidR="00D60AA0">
        <w:rPr>
          <w:rFonts w:ascii="Times New Roman" w:hAnsi="Times New Roman" w:cs="Times New Roman"/>
        </w:rPr>
        <w:t xml:space="preserve"> </w:t>
      </w:r>
      <w:r w:rsidRPr="00B010D9">
        <w:rPr>
          <w:rFonts w:ascii="Times New Roman" w:hAnsi="Times New Roman" w:cs="Times New Roman"/>
        </w:rPr>
        <w:t xml:space="preserve">In other words, public mapping platforms are a possible solution for ensuring that </w:t>
      </w:r>
      <w:r w:rsidRPr="00B010D9">
        <w:rPr>
          <w:rFonts w:ascii="Times New Roman" w:hAnsi="Times New Roman" w:cs="Times New Roman"/>
          <w:i/>
        </w:rPr>
        <w:t>transparency</w:t>
      </w:r>
      <w:r w:rsidRPr="00B010D9">
        <w:rPr>
          <w:rFonts w:ascii="Times New Roman" w:hAnsi="Times New Roman" w:cs="Times New Roman"/>
        </w:rPr>
        <w:t xml:space="preserve"> translates into effective </w:t>
      </w:r>
      <w:r w:rsidRPr="00B010D9">
        <w:rPr>
          <w:rFonts w:ascii="Times New Roman" w:hAnsi="Times New Roman" w:cs="Times New Roman"/>
          <w:i/>
        </w:rPr>
        <w:t>accountability</w:t>
      </w:r>
      <w:r w:rsidRPr="00B010D9">
        <w:rPr>
          <w:rFonts w:ascii="Times New Roman" w:hAnsi="Times New Roman" w:cs="Times New Roman"/>
        </w:rPr>
        <w:t xml:space="preserve"> and for transitioning from the most basic to the highest levels of civic participation.</w:t>
      </w:r>
    </w:p>
    <w:p w14:paraId="60138095" w14:textId="77777777" w:rsidR="00BF4BA4" w:rsidRPr="00B010D9" w:rsidRDefault="00BF4BA4" w:rsidP="009C4EBA">
      <w:pPr>
        <w:spacing w:before="120" w:line="480" w:lineRule="auto"/>
        <w:jc w:val="both"/>
        <w:rPr>
          <w:rFonts w:ascii="Times New Roman" w:hAnsi="Times New Roman" w:cs="Times New Roman"/>
          <w:b/>
          <w:sz w:val="28"/>
          <w:szCs w:val="28"/>
        </w:rPr>
      </w:pPr>
      <w:r w:rsidRPr="00B010D9">
        <w:rPr>
          <w:rFonts w:ascii="Times New Roman" w:hAnsi="Times New Roman" w:cs="Times New Roman"/>
          <w:b/>
          <w:sz w:val="28"/>
          <w:szCs w:val="28"/>
        </w:rPr>
        <w:t>V. Conclusions</w:t>
      </w:r>
    </w:p>
    <w:p w14:paraId="6738AB7E" w14:textId="05B5E632" w:rsidR="00BF4BA4" w:rsidRPr="00B010D9" w:rsidRDefault="00BF4BA4" w:rsidP="00785641">
      <w:pPr>
        <w:spacing w:line="480" w:lineRule="auto"/>
        <w:jc w:val="both"/>
        <w:rPr>
          <w:rFonts w:ascii="Times New Roman" w:hAnsi="Times New Roman" w:cs="Times New Roman"/>
        </w:rPr>
      </w:pPr>
      <w:r w:rsidRPr="00B010D9">
        <w:rPr>
          <w:rFonts w:ascii="Times New Roman" w:hAnsi="Times New Roman" w:cs="Times New Roman"/>
        </w:rPr>
        <w:t>Although redistricting in Mexico</w:t>
      </w:r>
      <w:r w:rsidR="003C25CC" w:rsidRPr="00B010D9">
        <w:rPr>
          <w:rFonts w:ascii="Times New Roman" w:hAnsi="Times New Roman" w:cs="Times New Roman"/>
        </w:rPr>
        <w:t xml:space="preserve"> has not been highly politicized in the past, it cannot be said to be a transparent process, </w:t>
      </w:r>
      <w:del w:id="112" w:author="..." w:date="2016-04-13T11:35:00Z">
        <w:r w:rsidR="003C25CC" w:rsidRPr="00B010D9" w:rsidDel="00526F65">
          <w:rPr>
            <w:rFonts w:ascii="Times New Roman" w:hAnsi="Times New Roman" w:cs="Times New Roman"/>
          </w:rPr>
          <w:delText>or free of political tensions</w:delText>
        </w:r>
      </w:del>
      <w:ins w:id="113" w:author="..." w:date="2016-04-13T11:35:00Z">
        <w:r w:rsidR="00526F65">
          <w:rPr>
            <w:rFonts w:ascii="Times New Roman" w:hAnsi="Times New Roman" w:cs="Times New Roman"/>
          </w:rPr>
          <w:t xml:space="preserve">and this lack of transparency generates unnecessary </w:t>
        </w:r>
      </w:ins>
      <w:ins w:id="114" w:author="..." w:date="2016-04-13T11:36:00Z">
        <w:r w:rsidR="00526F65">
          <w:rPr>
            <w:rFonts w:ascii="Times New Roman" w:hAnsi="Times New Roman" w:cs="Times New Roman"/>
          </w:rPr>
          <w:t>political</w:t>
        </w:r>
      </w:ins>
      <w:ins w:id="115" w:author="..." w:date="2016-04-13T11:35:00Z">
        <w:r w:rsidR="00526F65">
          <w:rPr>
            <w:rFonts w:ascii="Times New Roman" w:hAnsi="Times New Roman" w:cs="Times New Roman"/>
          </w:rPr>
          <w:t xml:space="preserve"> tensions</w:t>
        </w:r>
      </w:ins>
      <w:r w:rsidR="003C25CC" w:rsidRPr="00B010D9">
        <w:rPr>
          <w:rFonts w:ascii="Times New Roman" w:hAnsi="Times New Roman" w:cs="Times New Roman"/>
        </w:rPr>
        <w:t xml:space="preserve"> in</w:t>
      </w:r>
      <w:ins w:id="116" w:author="..." w:date="2016-04-13T11:36:00Z">
        <w:r w:rsidR="00526F65">
          <w:rPr>
            <w:rFonts w:ascii="Times New Roman" w:hAnsi="Times New Roman" w:cs="Times New Roman"/>
          </w:rPr>
          <w:t xml:space="preserve"> both</w:t>
        </w:r>
      </w:ins>
      <w:r w:rsidR="003C25CC" w:rsidRPr="00B010D9">
        <w:rPr>
          <w:rFonts w:ascii="Times New Roman" w:hAnsi="Times New Roman" w:cs="Times New Roman"/>
        </w:rPr>
        <w:t xml:space="preserve"> the </w:t>
      </w:r>
      <w:r w:rsidR="00C516FA">
        <w:rPr>
          <w:rFonts w:ascii="Times New Roman" w:hAnsi="Times New Roman" w:cs="Times New Roman"/>
        </w:rPr>
        <w:t>short</w:t>
      </w:r>
      <w:r w:rsidR="00C516FA" w:rsidRPr="00B010D9">
        <w:rPr>
          <w:rFonts w:ascii="Times New Roman" w:hAnsi="Times New Roman" w:cs="Times New Roman"/>
        </w:rPr>
        <w:t xml:space="preserve"> </w:t>
      </w:r>
      <w:r w:rsidR="003C25CC" w:rsidRPr="00B010D9">
        <w:rPr>
          <w:rFonts w:ascii="Times New Roman" w:hAnsi="Times New Roman" w:cs="Times New Roman"/>
        </w:rPr>
        <w:t>and long term</w:t>
      </w:r>
      <w:r w:rsidR="00C516FA">
        <w:rPr>
          <w:rFonts w:ascii="Times New Roman" w:hAnsi="Times New Roman" w:cs="Times New Roman"/>
        </w:rPr>
        <w:t>.</w:t>
      </w:r>
      <w:r w:rsidR="003C25CC" w:rsidRPr="00B010D9">
        <w:rPr>
          <w:rFonts w:ascii="Times New Roman" w:hAnsi="Times New Roman" w:cs="Times New Roman"/>
        </w:rPr>
        <w:t xml:space="preserve"> Looking ahead to the 2018 election, for example, it is not clear what optimization </w:t>
      </w:r>
      <w:proofErr w:type="gramStart"/>
      <w:r w:rsidR="003C25CC" w:rsidRPr="00B010D9">
        <w:rPr>
          <w:rFonts w:ascii="Times New Roman" w:hAnsi="Times New Roman" w:cs="Times New Roman"/>
        </w:rPr>
        <w:t>method,</w:t>
      </w:r>
      <w:proofErr w:type="gramEnd"/>
      <w:r w:rsidR="003C25CC" w:rsidRPr="00B010D9">
        <w:rPr>
          <w:rFonts w:ascii="Times New Roman" w:hAnsi="Times New Roman" w:cs="Times New Roman"/>
        </w:rPr>
        <w:t xml:space="preserve"> criteria or weighting the INE will use to redraw the boundaries of 300 federal districts.</w:t>
      </w:r>
      <w:r w:rsidR="00D60AA0">
        <w:rPr>
          <w:rFonts w:ascii="Times New Roman" w:hAnsi="Times New Roman" w:cs="Times New Roman"/>
        </w:rPr>
        <w:t xml:space="preserve"> </w:t>
      </w:r>
      <w:r w:rsidR="003C25CC" w:rsidRPr="00B010D9">
        <w:rPr>
          <w:rFonts w:ascii="Times New Roman" w:hAnsi="Times New Roman" w:cs="Times New Roman"/>
        </w:rPr>
        <w:t>The districts that will be used in the 2018 election will</w:t>
      </w:r>
      <w:r w:rsidR="00C516FA">
        <w:rPr>
          <w:rFonts w:ascii="Times New Roman" w:hAnsi="Times New Roman" w:cs="Times New Roman"/>
        </w:rPr>
        <w:t xml:space="preserve">, </w:t>
      </w:r>
      <w:r w:rsidR="003C25CC" w:rsidRPr="00B010D9">
        <w:rPr>
          <w:rFonts w:ascii="Times New Roman" w:hAnsi="Times New Roman" w:cs="Times New Roman"/>
        </w:rPr>
        <w:t>for the first time</w:t>
      </w:r>
      <w:r w:rsidR="00C516FA">
        <w:rPr>
          <w:rFonts w:ascii="Times New Roman" w:hAnsi="Times New Roman" w:cs="Times New Roman"/>
        </w:rPr>
        <w:t xml:space="preserve">, </w:t>
      </w:r>
      <w:r w:rsidR="003C25CC" w:rsidRPr="00B010D9">
        <w:rPr>
          <w:rFonts w:ascii="Times New Roman" w:hAnsi="Times New Roman" w:cs="Times New Roman"/>
        </w:rPr>
        <w:t xml:space="preserve">be </w:t>
      </w:r>
      <w:r w:rsidR="008B043D">
        <w:rPr>
          <w:rFonts w:ascii="Times New Roman" w:hAnsi="Times New Roman" w:cs="Times New Roman"/>
        </w:rPr>
        <w:t>the battleground</w:t>
      </w:r>
      <w:r w:rsidR="008B043D" w:rsidRPr="00B010D9">
        <w:rPr>
          <w:rFonts w:ascii="Times New Roman" w:hAnsi="Times New Roman" w:cs="Times New Roman"/>
        </w:rPr>
        <w:t xml:space="preserve"> </w:t>
      </w:r>
      <w:r w:rsidR="003C25CC" w:rsidRPr="00B010D9">
        <w:rPr>
          <w:rFonts w:ascii="Times New Roman" w:hAnsi="Times New Roman" w:cs="Times New Roman"/>
        </w:rPr>
        <w:t xml:space="preserve">where </w:t>
      </w:r>
      <w:r w:rsidR="00C516FA">
        <w:rPr>
          <w:rFonts w:ascii="Times New Roman" w:hAnsi="Times New Roman" w:cs="Times New Roman"/>
        </w:rPr>
        <w:t>elected</w:t>
      </w:r>
      <w:r w:rsidR="003C25CC" w:rsidRPr="009C4EBA">
        <w:rPr>
          <w:rFonts w:ascii="Times New Roman" w:hAnsi="Times New Roman" w:cs="Times New Roman"/>
        </w:rPr>
        <w:t xml:space="preserve"> representatives w</w:t>
      </w:r>
      <w:r w:rsidR="003C25CC" w:rsidRPr="00B010D9">
        <w:rPr>
          <w:rFonts w:ascii="Times New Roman" w:hAnsi="Times New Roman" w:cs="Times New Roman"/>
        </w:rPr>
        <w:t xml:space="preserve">ill try to build closer ties with the electorate in order to </w:t>
      </w:r>
      <w:r w:rsidR="009C4EBA">
        <w:rPr>
          <w:rFonts w:ascii="Times New Roman" w:hAnsi="Times New Roman" w:cs="Times New Roman"/>
        </w:rPr>
        <w:t>stay in office for up</w:t>
      </w:r>
      <w:r w:rsidR="003C25CC" w:rsidRPr="00B010D9">
        <w:rPr>
          <w:rFonts w:ascii="Times New Roman" w:hAnsi="Times New Roman" w:cs="Times New Roman"/>
        </w:rPr>
        <w:t xml:space="preserve"> to three consecutive </w:t>
      </w:r>
      <w:r w:rsidR="003C25CC" w:rsidRPr="00B010D9">
        <w:rPr>
          <w:rFonts w:ascii="Times New Roman" w:hAnsi="Times New Roman" w:cs="Times New Roman"/>
        </w:rPr>
        <w:lastRenderedPageBreak/>
        <w:t>periods.</w:t>
      </w:r>
      <w:r w:rsidR="00D60AA0">
        <w:rPr>
          <w:rFonts w:ascii="Times New Roman" w:hAnsi="Times New Roman" w:cs="Times New Roman"/>
        </w:rPr>
        <w:t xml:space="preserve"> </w:t>
      </w:r>
      <w:r w:rsidR="003C25CC" w:rsidRPr="00B010D9">
        <w:rPr>
          <w:rFonts w:ascii="Times New Roman" w:hAnsi="Times New Roman" w:cs="Times New Roman"/>
        </w:rPr>
        <w:t>In theory, these districts will serve to reelect legislators in subsequent elections, in 2021, 2024 and 2027.</w:t>
      </w:r>
    </w:p>
    <w:p w14:paraId="0417F90A" w14:textId="67A2E73B" w:rsidR="003C25CC" w:rsidRPr="00B010D9" w:rsidRDefault="003C25CC"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 </w:t>
      </w:r>
      <w:r w:rsidR="00DC2709">
        <w:rPr>
          <w:rFonts w:ascii="Times New Roman" w:hAnsi="Times New Roman" w:cs="Times New Roman"/>
        </w:rPr>
        <w:t>absence of legislative reelection</w:t>
      </w:r>
      <w:r w:rsidR="00F752F4">
        <w:rPr>
          <w:rFonts w:ascii="Times New Roman" w:hAnsi="Times New Roman" w:cs="Times New Roman"/>
        </w:rPr>
        <w:t xml:space="preserve"> </w:t>
      </w:r>
      <w:r w:rsidR="009C4EBA">
        <w:rPr>
          <w:rFonts w:ascii="Times New Roman" w:hAnsi="Times New Roman" w:cs="Times New Roman"/>
        </w:rPr>
        <w:t xml:space="preserve">in the past, </w:t>
      </w:r>
      <w:r w:rsidRPr="00B010D9">
        <w:rPr>
          <w:rFonts w:ascii="Times New Roman" w:hAnsi="Times New Roman" w:cs="Times New Roman"/>
        </w:rPr>
        <w:t xml:space="preserve">and the centrality of political parties </w:t>
      </w:r>
      <w:r w:rsidR="00DC2709">
        <w:rPr>
          <w:rFonts w:ascii="Times New Roman" w:hAnsi="Times New Roman" w:cs="Times New Roman"/>
        </w:rPr>
        <w:t>in</w:t>
      </w:r>
      <w:r w:rsidR="00DC2709" w:rsidRPr="00B010D9">
        <w:rPr>
          <w:rFonts w:ascii="Times New Roman" w:hAnsi="Times New Roman" w:cs="Times New Roman"/>
        </w:rPr>
        <w:t xml:space="preserve"> </w:t>
      </w:r>
      <w:r w:rsidRPr="00B010D9">
        <w:rPr>
          <w:rFonts w:ascii="Times New Roman" w:hAnsi="Times New Roman" w:cs="Times New Roman"/>
        </w:rPr>
        <w:t>the Mexican electoral system</w:t>
      </w:r>
      <w:r w:rsidR="009C4EBA">
        <w:rPr>
          <w:rFonts w:ascii="Times New Roman" w:hAnsi="Times New Roman" w:cs="Times New Roman"/>
        </w:rPr>
        <w:t>,</w:t>
      </w:r>
      <w:r w:rsidRPr="00B010D9">
        <w:rPr>
          <w:rFonts w:ascii="Times New Roman" w:hAnsi="Times New Roman" w:cs="Times New Roman"/>
        </w:rPr>
        <w:t xml:space="preserve"> </w:t>
      </w:r>
      <w:r w:rsidR="00DC2709">
        <w:rPr>
          <w:rFonts w:ascii="Times New Roman" w:hAnsi="Times New Roman" w:cs="Times New Roman"/>
        </w:rPr>
        <w:t>explains –in part–</w:t>
      </w:r>
      <w:r w:rsidRPr="00B010D9">
        <w:rPr>
          <w:rFonts w:ascii="Times New Roman" w:hAnsi="Times New Roman" w:cs="Times New Roman"/>
        </w:rPr>
        <w:t xml:space="preserve"> the absence of conflict </w:t>
      </w:r>
      <w:r w:rsidR="00DC2709">
        <w:rPr>
          <w:rFonts w:ascii="Times New Roman" w:hAnsi="Times New Roman" w:cs="Times New Roman"/>
        </w:rPr>
        <w:t>and politization around the</w:t>
      </w:r>
      <w:r w:rsidR="00DC2709" w:rsidRPr="00B010D9">
        <w:rPr>
          <w:rFonts w:ascii="Times New Roman" w:hAnsi="Times New Roman" w:cs="Times New Roman"/>
        </w:rPr>
        <w:t xml:space="preserve"> </w:t>
      </w:r>
      <w:r w:rsidRPr="00B010D9">
        <w:rPr>
          <w:rFonts w:ascii="Times New Roman" w:hAnsi="Times New Roman" w:cs="Times New Roman"/>
        </w:rPr>
        <w:t xml:space="preserve">redistricting processes to date. For many years, Mexican legislators have cultivated loyalties with the party leadership, but not with their constituents; </w:t>
      </w:r>
      <w:ins w:id="117" w:author="..." w:date="2016-04-13T11:37:00Z">
        <w:r w:rsidR="004C4E88">
          <w:rPr>
            <w:rFonts w:ascii="Times New Roman" w:hAnsi="Times New Roman" w:cs="Times New Roman"/>
          </w:rPr>
          <w:t xml:space="preserve">In turn, </w:t>
        </w:r>
      </w:ins>
      <w:r w:rsidR="00DC2709">
        <w:rPr>
          <w:rFonts w:ascii="Times New Roman" w:hAnsi="Times New Roman" w:cs="Times New Roman"/>
        </w:rPr>
        <w:t>Mexican voters</w:t>
      </w:r>
      <w:del w:id="118" w:author="..." w:date="2016-04-13T11:38:00Z">
        <w:r w:rsidRPr="00B010D9" w:rsidDel="004C4E88">
          <w:rPr>
            <w:rFonts w:ascii="Times New Roman" w:hAnsi="Times New Roman" w:cs="Times New Roman"/>
          </w:rPr>
          <w:delText xml:space="preserve"> in turn</w:delText>
        </w:r>
      </w:del>
      <w:ins w:id="119" w:author="..." w:date="2016-04-13T11:38:00Z">
        <w:r w:rsidR="004C4E88">
          <w:rPr>
            <w:rFonts w:ascii="Times New Roman" w:hAnsi="Times New Roman" w:cs="Times New Roman"/>
          </w:rPr>
          <w:t>,</w:t>
        </w:r>
      </w:ins>
      <w:del w:id="120" w:author="..." w:date="2016-04-13T11:38:00Z">
        <w:r w:rsidRPr="00B010D9" w:rsidDel="004C4E88">
          <w:rPr>
            <w:rFonts w:ascii="Times New Roman" w:hAnsi="Times New Roman" w:cs="Times New Roman"/>
          </w:rPr>
          <w:delText>,</w:delText>
        </w:r>
      </w:del>
      <w:r w:rsidRPr="00B010D9">
        <w:rPr>
          <w:rFonts w:ascii="Times New Roman" w:hAnsi="Times New Roman" w:cs="Times New Roman"/>
        </w:rPr>
        <w:t xml:space="preserve"> lacking a bond with their legislator</w:t>
      </w:r>
      <w:r w:rsidR="00DC2709">
        <w:rPr>
          <w:rFonts w:ascii="Times New Roman" w:hAnsi="Times New Roman" w:cs="Times New Roman"/>
        </w:rPr>
        <w:t>s</w:t>
      </w:r>
      <w:r w:rsidRPr="00B010D9">
        <w:rPr>
          <w:rFonts w:ascii="Times New Roman" w:hAnsi="Times New Roman" w:cs="Times New Roman"/>
        </w:rPr>
        <w:t xml:space="preserve">, vote mainly </w:t>
      </w:r>
      <w:r w:rsidR="009C4EBA">
        <w:rPr>
          <w:rFonts w:ascii="Times New Roman" w:hAnsi="Times New Roman" w:cs="Times New Roman"/>
        </w:rPr>
        <w:t>along party lines</w:t>
      </w:r>
      <w:r w:rsidRPr="00B010D9">
        <w:rPr>
          <w:rFonts w:ascii="Times New Roman" w:hAnsi="Times New Roman" w:cs="Times New Roman"/>
        </w:rPr>
        <w:t>, not to punish or reward the individual performance of their district represe</w:t>
      </w:r>
      <w:r w:rsidR="00B36C4D">
        <w:rPr>
          <w:rFonts w:ascii="Times New Roman" w:hAnsi="Times New Roman" w:cs="Times New Roman"/>
        </w:rPr>
        <w:t>ntative (Dworak 2003, Godoy 2007</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 xml:space="preserve">Starting in 2018, however, legislators can be expected to try </w:t>
      </w:r>
      <w:r w:rsidR="008B043D">
        <w:rPr>
          <w:rFonts w:ascii="Times New Roman" w:hAnsi="Times New Roman" w:cs="Times New Roman"/>
        </w:rPr>
        <w:t>to</w:t>
      </w:r>
      <w:r w:rsidR="008B043D" w:rsidRPr="00B010D9">
        <w:rPr>
          <w:rFonts w:ascii="Times New Roman" w:hAnsi="Times New Roman" w:cs="Times New Roman"/>
        </w:rPr>
        <w:t xml:space="preserve"> </w:t>
      </w:r>
      <w:r w:rsidRPr="00B010D9">
        <w:rPr>
          <w:rFonts w:ascii="Times New Roman" w:hAnsi="Times New Roman" w:cs="Times New Roman"/>
        </w:rPr>
        <w:t xml:space="preserve">build a more ambitious electoral connection with citizens in order to </w:t>
      </w:r>
      <w:r w:rsidR="00DC2709">
        <w:rPr>
          <w:rFonts w:ascii="Times New Roman" w:hAnsi="Times New Roman" w:cs="Times New Roman"/>
        </w:rPr>
        <w:t>retain their seat</w:t>
      </w:r>
      <w:r w:rsidRPr="00B010D9">
        <w:rPr>
          <w:rFonts w:ascii="Times New Roman" w:hAnsi="Times New Roman" w:cs="Times New Roman"/>
        </w:rPr>
        <w:t xml:space="preserve"> for </w:t>
      </w:r>
      <w:r w:rsidR="00DC2709">
        <w:rPr>
          <w:rFonts w:ascii="Times New Roman" w:hAnsi="Times New Roman" w:cs="Times New Roman"/>
        </w:rPr>
        <w:t>subsequent</w:t>
      </w:r>
      <w:r w:rsidR="00DC2709" w:rsidRPr="00B010D9">
        <w:rPr>
          <w:rFonts w:ascii="Times New Roman" w:hAnsi="Times New Roman" w:cs="Times New Roman"/>
        </w:rPr>
        <w:t xml:space="preserve"> </w:t>
      </w:r>
      <w:r w:rsidRPr="00B010D9">
        <w:rPr>
          <w:rFonts w:ascii="Times New Roman" w:hAnsi="Times New Roman" w:cs="Times New Roman"/>
        </w:rPr>
        <w:t xml:space="preserve">terms, and to show more interest in the changes that the electoral geography will </w:t>
      </w:r>
      <w:r w:rsidR="008B043D">
        <w:rPr>
          <w:rFonts w:ascii="Times New Roman" w:hAnsi="Times New Roman" w:cs="Times New Roman"/>
        </w:rPr>
        <w:t>go through</w:t>
      </w:r>
      <w:r w:rsidR="008B043D" w:rsidRPr="00B010D9">
        <w:rPr>
          <w:rFonts w:ascii="Times New Roman" w:hAnsi="Times New Roman" w:cs="Times New Roman"/>
        </w:rPr>
        <w:t xml:space="preserve"> </w:t>
      </w:r>
      <w:r w:rsidRPr="00B010D9">
        <w:rPr>
          <w:rFonts w:ascii="Times New Roman" w:hAnsi="Times New Roman" w:cs="Times New Roman"/>
        </w:rPr>
        <w:t>approximately every decade.</w:t>
      </w:r>
    </w:p>
    <w:p w14:paraId="26B99634" w14:textId="7CA7451B" w:rsidR="003C25CC" w:rsidRPr="00B010D9" w:rsidRDefault="003C25CC"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 new </w:t>
      </w:r>
      <w:r w:rsidR="008B043D">
        <w:rPr>
          <w:rFonts w:ascii="Times New Roman" w:hAnsi="Times New Roman" w:cs="Times New Roman"/>
        </w:rPr>
        <w:t>normative framework</w:t>
      </w:r>
      <w:r w:rsidR="008B043D" w:rsidRPr="00B010D9">
        <w:rPr>
          <w:rFonts w:ascii="Times New Roman" w:hAnsi="Times New Roman" w:cs="Times New Roman"/>
        </w:rPr>
        <w:t xml:space="preserve"> </w:t>
      </w:r>
      <w:r w:rsidRPr="00B010D9">
        <w:rPr>
          <w:rFonts w:ascii="Times New Roman" w:hAnsi="Times New Roman" w:cs="Times New Roman"/>
        </w:rPr>
        <w:t>allowing</w:t>
      </w:r>
      <w:r w:rsidR="008B043D">
        <w:rPr>
          <w:rFonts w:ascii="Times New Roman" w:hAnsi="Times New Roman" w:cs="Times New Roman"/>
        </w:rPr>
        <w:t xml:space="preserve"> legislative</w:t>
      </w:r>
      <w:r w:rsidRPr="00B010D9">
        <w:rPr>
          <w:rFonts w:ascii="Times New Roman" w:hAnsi="Times New Roman" w:cs="Times New Roman"/>
        </w:rPr>
        <w:t xml:space="preserve"> reelection</w:t>
      </w:r>
      <w:r w:rsidR="00293247">
        <w:rPr>
          <w:rFonts w:ascii="Times New Roman" w:hAnsi="Times New Roman" w:cs="Times New Roman"/>
        </w:rPr>
        <w:t>,</w:t>
      </w:r>
      <w:r w:rsidRPr="00B010D9">
        <w:rPr>
          <w:rFonts w:ascii="Times New Roman" w:hAnsi="Times New Roman" w:cs="Times New Roman"/>
        </w:rPr>
        <w:t xml:space="preserve"> as well as the </w:t>
      </w:r>
      <w:ins w:id="121" w:author="..." w:date="2016-04-13T11:38:00Z">
        <w:r w:rsidR="004C4E88">
          <w:rPr>
            <w:rFonts w:ascii="Times New Roman" w:hAnsi="Times New Roman" w:cs="Times New Roman"/>
          </w:rPr>
          <w:t xml:space="preserve">potential </w:t>
        </w:r>
      </w:ins>
      <w:r w:rsidRPr="00B010D9">
        <w:rPr>
          <w:rFonts w:ascii="Times New Roman" w:hAnsi="Times New Roman" w:cs="Times New Roman"/>
        </w:rPr>
        <w:t>political</w:t>
      </w:r>
      <w:ins w:id="122" w:author="..." w:date="2016-04-13T11:38:00Z">
        <w:r w:rsidR="004C4E88">
          <w:rPr>
            <w:rFonts w:ascii="Times New Roman" w:hAnsi="Times New Roman" w:cs="Times New Roman"/>
          </w:rPr>
          <w:t xml:space="preserve"> consequences </w:t>
        </w:r>
      </w:ins>
      <w:del w:id="123" w:author="..." w:date="2016-04-13T11:38:00Z">
        <w:r w:rsidRPr="00B010D9" w:rsidDel="004C4E88">
          <w:rPr>
            <w:rFonts w:ascii="Times New Roman" w:hAnsi="Times New Roman" w:cs="Times New Roman"/>
          </w:rPr>
          <w:delText xml:space="preserve"> effect </w:delText>
        </w:r>
      </w:del>
      <w:r w:rsidR="00116722">
        <w:rPr>
          <w:rFonts w:ascii="Times New Roman" w:hAnsi="Times New Roman" w:cs="Times New Roman"/>
        </w:rPr>
        <w:t>of adopting</w:t>
      </w:r>
      <w:r w:rsidR="00116722" w:rsidRPr="00B010D9">
        <w:rPr>
          <w:rFonts w:ascii="Times New Roman" w:hAnsi="Times New Roman" w:cs="Times New Roman"/>
        </w:rPr>
        <w:t xml:space="preserve"> </w:t>
      </w:r>
      <w:r w:rsidRPr="00B010D9">
        <w:rPr>
          <w:rFonts w:ascii="Times New Roman" w:hAnsi="Times New Roman" w:cs="Times New Roman"/>
        </w:rPr>
        <w:t>different methodologies and criteria for redistricting</w:t>
      </w:r>
      <w:r w:rsidR="00293247">
        <w:rPr>
          <w:rFonts w:ascii="Times New Roman" w:hAnsi="Times New Roman" w:cs="Times New Roman"/>
        </w:rPr>
        <w:t>,</w:t>
      </w:r>
      <w:r w:rsidR="00116722">
        <w:rPr>
          <w:rFonts w:ascii="Times New Roman" w:hAnsi="Times New Roman" w:cs="Times New Roman"/>
        </w:rPr>
        <w:t xml:space="preserve"> </w:t>
      </w:r>
      <w:r w:rsidRPr="00B010D9">
        <w:rPr>
          <w:rFonts w:ascii="Times New Roman" w:hAnsi="Times New Roman" w:cs="Times New Roman"/>
        </w:rPr>
        <w:t>are fertile ground for new research.</w:t>
      </w:r>
      <w:r w:rsidR="00D60AA0">
        <w:rPr>
          <w:rFonts w:ascii="Times New Roman" w:hAnsi="Times New Roman" w:cs="Times New Roman"/>
        </w:rPr>
        <w:t xml:space="preserve"> </w:t>
      </w:r>
      <w:ins w:id="124" w:author="..." w:date="2016-04-13T11:38:00Z">
        <w:r w:rsidR="004C4E88">
          <w:rPr>
            <w:rFonts w:ascii="Times New Roman" w:hAnsi="Times New Roman" w:cs="Times New Roman"/>
          </w:rPr>
          <w:t xml:space="preserve">The framework can </w:t>
        </w:r>
      </w:ins>
      <w:del w:id="125" w:author="..." w:date="2016-04-13T11:39:00Z">
        <w:r w:rsidRPr="00B010D9" w:rsidDel="004C4E88">
          <w:rPr>
            <w:rFonts w:ascii="Times New Roman" w:hAnsi="Times New Roman" w:cs="Times New Roman"/>
          </w:rPr>
          <w:delText xml:space="preserve">It is </w:delText>
        </w:r>
      </w:del>
      <w:r w:rsidRPr="00B010D9">
        <w:rPr>
          <w:rFonts w:ascii="Times New Roman" w:hAnsi="Times New Roman" w:cs="Times New Roman"/>
        </w:rPr>
        <w:t>also</w:t>
      </w:r>
      <w:ins w:id="126" w:author="..." w:date="2016-04-13T11:39:00Z">
        <w:r w:rsidR="004C4E88">
          <w:rPr>
            <w:rFonts w:ascii="Times New Roman" w:hAnsi="Times New Roman" w:cs="Times New Roman"/>
          </w:rPr>
          <w:t xml:space="preserve"> be used as a</w:t>
        </w:r>
      </w:ins>
      <w:r w:rsidRPr="00B010D9">
        <w:rPr>
          <w:rFonts w:ascii="Times New Roman" w:hAnsi="Times New Roman" w:cs="Times New Roman"/>
        </w:rPr>
        <w:t xml:space="preserve"> </w:t>
      </w:r>
      <w:r w:rsidR="00116722">
        <w:rPr>
          <w:rFonts w:ascii="Times New Roman" w:hAnsi="Times New Roman" w:cs="Times New Roman"/>
        </w:rPr>
        <w:t xml:space="preserve">key to make </w:t>
      </w:r>
      <w:r w:rsidRPr="00B010D9">
        <w:rPr>
          <w:rFonts w:ascii="Times New Roman" w:hAnsi="Times New Roman" w:cs="Times New Roman"/>
        </w:rPr>
        <w:t xml:space="preserve">redistricting </w:t>
      </w:r>
      <w:r w:rsidR="00116722">
        <w:rPr>
          <w:rFonts w:ascii="Times New Roman" w:hAnsi="Times New Roman" w:cs="Times New Roman"/>
        </w:rPr>
        <w:t>a</w:t>
      </w:r>
      <w:r w:rsidRPr="00B010D9">
        <w:rPr>
          <w:rFonts w:ascii="Times New Roman" w:hAnsi="Times New Roman" w:cs="Times New Roman"/>
        </w:rPr>
        <w:t xml:space="preserve"> more transparent</w:t>
      </w:r>
      <w:r w:rsidR="00116722">
        <w:rPr>
          <w:rFonts w:ascii="Times New Roman" w:hAnsi="Times New Roman" w:cs="Times New Roman"/>
        </w:rPr>
        <w:t xml:space="preserve"> process</w:t>
      </w:r>
      <w:r w:rsidRPr="00B010D9">
        <w:rPr>
          <w:rFonts w:ascii="Times New Roman" w:hAnsi="Times New Roman" w:cs="Times New Roman"/>
        </w:rPr>
        <w:t xml:space="preserve"> and </w:t>
      </w:r>
      <w:r w:rsidR="00825FC5">
        <w:rPr>
          <w:rFonts w:ascii="Times New Roman" w:hAnsi="Times New Roman" w:cs="Times New Roman"/>
        </w:rPr>
        <w:t>offer</w:t>
      </w:r>
      <w:r w:rsidR="00293247">
        <w:rPr>
          <w:rFonts w:ascii="Times New Roman" w:hAnsi="Times New Roman" w:cs="Times New Roman"/>
        </w:rPr>
        <w:t xml:space="preserve"> </w:t>
      </w:r>
      <w:r w:rsidRPr="00B010D9">
        <w:rPr>
          <w:rFonts w:ascii="Times New Roman" w:hAnsi="Times New Roman" w:cs="Times New Roman"/>
        </w:rPr>
        <w:t xml:space="preserve">new mechanisms </w:t>
      </w:r>
      <w:r w:rsidR="00293247">
        <w:rPr>
          <w:rFonts w:ascii="Times New Roman" w:hAnsi="Times New Roman" w:cs="Times New Roman"/>
        </w:rPr>
        <w:t xml:space="preserve">that </w:t>
      </w:r>
      <w:r w:rsidR="00825FC5">
        <w:rPr>
          <w:rFonts w:ascii="Times New Roman" w:hAnsi="Times New Roman" w:cs="Times New Roman"/>
        </w:rPr>
        <w:t xml:space="preserve">allow the public to be informed and </w:t>
      </w:r>
      <w:r w:rsidRPr="00B010D9">
        <w:rPr>
          <w:rFonts w:ascii="Times New Roman" w:hAnsi="Times New Roman" w:cs="Times New Roman"/>
        </w:rPr>
        <w:t>participat</w:t>
      </w:r>
      <w:r w:rsidR="00825FC5">
        <w:rPr>
          <w:rFonts w:ascii="Times New Roman" w:hAnsi="Times New Roman" w:cs="Times New Roman"/>
        </w:rPr>
        <w:t>e</w:t>
      </w:r>
      <w:r w:rsidRPr="00B010D9">
        <w:rPr>
          <w:rFonts w:ascii="Times New Roman" w:hAnsi="Times New Roman" w:cs="Times New Roman"/>
        </w:rPr>
        <w:t xml:space="preserve"> in the process.</w:t>
      </w:r>
      <w:r w:rsidR="00D60AA0">
        <w:rPr>
          <w:rFonts w:ascii="Times New Roman" w:hAnsi="Times New Roman" w:cs="Times New Roman"/>
        </w:rPr>
        <w:t xml:space="preserve"> </w:t>
      </w:r>
      <w:r w:rsidRPr="00B010D9">
        <w:rPr>
          <w:rFonts w:ascii="Times New Roman" w:hAnsi="Times New Roman" w:cs="Times New Roman"/>
        </w:rPr>
        <w:t xml:space="preserve">This </w:t>
      </w:r>
      <w:ins w:id="127" w:author="..." w:date="2016-04-13T11:39:00Z">
        <w:r w:rsidR="004C4E88">
          <w:rPr>
            <w:rFonts w:ascii="Times New Roman" w:hAnsi="Times New Roman" w:cs="Times New Roman"/>
          </w:rPr>
          <w:t xml:space="preserve">would </w:t>
        </w:r>
      </w:ins>
      <w:del w:id="128" w:author="..." w:date="2016-04-13T11:39:00Z">
        <w:r w:rsidRPr="00B010D9" w:rsidDel="004C4E88">
          <w:rPr>
            <w:rFonts w:ascii="Times New Roman" w:hAnsi="Times New Roman" w:cs="Times New Roman"/>
          </w:rPr>
          <w:delText xml:space="preserve">will </w:delText>
        </w:r>
      </w:del>
      <w:r w:rsidRPr="00B010D9">
        <w:rPr>
          <w:rFonts w:ascii="Times New Roman" w:hAnsi="Times New Roman" w:cs="Times New Roman"/>
        </w:rPr>
        <w:t>help generate new paths of communication</w:t>
      </w:r>
      <w:r w:rsidR="00214DE6">
        <w:rPr>
          <w:rFonts w:ascii="Times New Roman" w:hAnsi="Times New Roman" w:cs="Times New Roman"/>
        </w:rPr>
        <w:t xml:space="preserve"> —</w:t>
      </w:r>
      <w:r w:rsidRPr="00B010D9">
        <w:rPr>
          <w:rFonts w:ascii="Times New Roman" w:hAnsi="Times New Roman" w:cs="Times New Roman"/>
        </w:rPr>
        <w:t>so far non-existent</w:t>
      </w:r>
      <w:r w:rsidR="00214DE6">
        <w:rPr>
          <w:rFonts w:ascii="Times New Roman" w:hAnsi="Times New Roman" w:cs="Times New Roman"/>
        </w:rPr>
        <w:t xml:space="preserve">— </w:t>
      </w:r>
      <w:r w:rsidRPr="00B010D9">
        <w:rPr>
          <w:rFonts w:ascii="Times New Roman" w:hAnsi="Times New Roman" w:cs="Times New Roman"/>
        </w:rPr>
        <w:t>between citizens, their representatives, political parties and the authority.</w:t>
      </w:r>
    </w:p>
    <w:p w14:paraId="38C40AC1" w14:textId="3C89829C" w:rsidR="003C25CC" w:rsidRPr="00B010D9" w:rsidRDefault="003C25CC"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 Mexican regulatory framework, from the Constitution to the regulations and bylaws of public institutions, </w:t>
      </w:r>
      <w:r w:rsidR="00825FC5">
        <w:rPr>
          <w:rFonts w:ascii="Times New Roman" w:hAnsi="Times New Roman" w:cs="Times New Roman"/>
        </w:rPr>
        <w:t>already</w:t>
      </w:r>
      <w:r w:rsidR="00825FC5" w:rsidRPr="00B010D9">
        <w:rPr>
          <w:rFonts w:ascii="Times New Roman" w:hAnsi="Times New Roman" w:cs="Times New Roman"/>
        </w:rPr>
        <w:t xml:space="preserve"> </w:t>
      </w:r>
      <w:r w:rsidRPr="00B010D9">
        <w:rPr>
          <w:rFonts w:ascii="Times New Roman" w:hAnsi="Times New Roman" w:cs="Times New Roman"/>
        </w:rPr>
        <w:t>recognize access to public information as a basic right (INE 2015a).</w:t>
      </w:r>
      <w:r w:rsidR="00D60AA0">
        <w:rPr>
          <w:rFonts w:ascii="Times New Roman" w:hAnsi="Times New Roman" w:cs="Times New Roman"/>
        </w:rPr>
        <w:t xml:space="preserve"> </w:t>
      </w:r>
      <w:r w:rsidRPr="00B010D9">
        <w:rPr>
          <w:rFonts w:ascii="Times New Roman" w:hAnsi="Times New Roman" w:cs="Times New Roman"/>
        </w:rPr>
        <w:t xml:space="preserve">In other words, there is a broad-based acceptance among the institutions of the Mexican State regarding the </w:t>
      </w:r>
      <w:del w:id="129" w:author="..." w:date="2016-04-13T11:40:00Z">
        <w:r w:rsidRPr="00B010D9" w:rsidDel="004C4E88">
          <w:rPr>
            <w:rFonts w:ascii="Times New Roman" w:hAnsi="Times New Roman" w:cs="Times New Roman"/>
          </w:rPr>
          <w:delText xml:space="preserve">transcendence </w:delText>
        </w:r>
      </w:del>
      <w:ins w:id="130" w:author="..." w:date="2016-04-13T11:40:00Z">
        <w:r w:rsidR="004C4E88">
          <w:rPr>
            <w:rFonts w:ascii="Times New Roman" w:hAnsi="Times New Roman" w:cs="Times New Roman"/>
          </w:rPr>
          <w:t>importance</w:t>
        </w:r>
        <w:r w:rsidR="004C4E88" w:rsidRPr="00B010D9">
          <w:rPr>
            <w:rFonts w:ascii="Times New Roman" w:hAnsi="Times New Roman" w:cs="Times New Roman"/>
          </w:rPr>
          <w:t xml:space="preserve"> </w:t>
        </w:r>
      </w:ins>
      <w:r w:rsidRPr="00B010D9">
        <w:rPr>
          <w:rFonts w:ascii="Times New Roman" w:hAnsi="Times New Roman" w:cs="Times New Roman"/>
        </w:rPr>
        <w:t xml:space="preserve">of having effective systems for </w:t>
      </w:r>
      <w:r w:rsidRPr="00B010D9">
        <w:rPr>
          <w:rFonts w:ascii="Times New Roman" w:hAnsi="Times New Roman" w:cs="Times New Roman"/>
        </w:rPr>
        <w:lastRenderedPageBreak/>
        <w:t>accessing public information</w:t>
      </w:r>
      <w:ins w:id="131" w:author="..." w:date="2016-04-13T11:40:00Z">
        <w:r w:rsidR="004C4E88">
          <w:rPr>
            <w:rFonts w:ascii="Times New Roman" w:hAnsi="Times New Roman" w:cs="Times New Roman"/>
          </w:rPr>
          <w:t>;</w:t>
        </w:r>
      </w:ins>
      <w:del w:id="132" w:author="..." w:date="2016-04-13T11:40:00Z">
        <w:r w:rsidRPr="00B010D9" w:rsidDel="004C4E88">
          <w:rPr>
            <w:rFonts w:ascii="Times New Roman" w:hAnsi="Times New Roman" w:cs="Times New Roman"/>
          </w:rPr>
          <w:delText>,</w:delText>
        </w:r>
      </w:del>
      <w:r w:rsidRPr="00B010D9">
        <w:rPr>
          <w:rFonts w:ascii="Times New Roman" w:hAnsi="Times New Roman" w:cs="Times New Roman"/>
        </w:rPr>
        <w:t xml:space="preserve"> and </w:t>
      </w:r>
      <w:ins w:id="133" w:author="..." w:date="2016-04-13T11:40:00Z">
        <w:r w:rsidR="004C4E88">
          <w:rPr>
            <w:rFonts w:ascii="Times New Roman" w:hAnsi="Times New Roman" w:cs="Times New Roman"/>
          </w:rPr>
          <w:t xml:space="preserve">there is </w:t>
        </w:r>
      </w:ins>
      <w:r w:rsidRPr="00B010D9">
        <w:rPr>
          <w:rFonts w:ascii="Times New Roman" w:hAnsi="Times New Roman" w:cs="Times New Roman"/>
        </w:rPr>
        <w:t>an explicit recognition of the importance of generating and making socially useful information available</w:t>
      </w:r>
      <w:r w:rsidR="009C4EBA">
        <w:rPr>
          <w:rFonts w:ascii="Times New Roman" w:hAnsi="Times New Roman" w:cs="Times New Roman"/>
        </w:rPr>
        <w:t xml:space="preserve"> to citizens</w:t>
      </w:r>
      <w:r w:rsidRPr="00B010D9">
        <w:rPr>
          <w:rFonts w:ascii="Times New Roman" w:hAnsi="Times New Roman" w:cs="Times New Roman"/>
        </w:rPr>
        <w:t xml:space="preserve">. The new online mapping technologies and open-source software offer </w:t>
      </w:r>
      <w:ins w:id="134" w:author="..." w:date="2016-04-13T11:40:00Z">
        <w:r w:rsidR="004C4E88">
          <w:rPr>
            <w:rFonts w:ascii="Times New Roman" w:hAnsi="Times New Roman" w:cs="Times New Roman"/>
          </w:rPr>
          <w:t xml:space="preserve">to make this </w:t>
        </w:r>
      </w:ins>
      <w:ins w:id="135" w:author="..." w:date="2016-04-13T11:41:00Z">
        <w:r w:rsidR="004C4E88">
          <w:rPr>
            <w:rFonts w:ascii="Times New Roman" w:hAnsi="Times New Roman" w:cs="Times New Roman"/>
          </w:rPr>
          <w:t>possibility a reality</w:t>
        </w:r>
      </w:ins>
      <w:del w:id="136" w:author="..." w:date="2016-04-13T11:41:00Z">
        <w:r w:rsidRPr="00B010D9" w:rsidDel="004C4E88">
          <w:rPr>
            <w:rFonts w:ascii="Times New Roman" w:hAnsi="Times New Roman" w:cs="Times New Roman"/>
          </w:rPr>
          <w:delText>th</w:delText>
        </w:r>
        <w:r w:rsidR="00825FC5" w:rsidDel="004C4E88">
          <w:rPr>
            <w:rFonts w:ascii="Times New Roman" w:hAnsi="Times New Roman" w:cs="Times New Roman"/>
          </w:rPr>
          <w:delText>at</w:delText>
        </w:r>
        <w:r w:rsidRPr="00B010D9" w:rsidDel="004C4E88">
          <w:rPr>
            <w:rFonts w:ascii="Times New Roman" w:hAnsi="Times New Roman" w:cs="Times New Roman"/>
          </w:rPr>
          <w:delText xml:space="preserve"> possibility</w:delText>
        </w:r>
      </w:del>
      <w:ins w:id="137" w:author="..." w:date="2016-04-13T11:41:00Z">
        <w:r w:rsidR="004C4E88">
          <w:rPr>
            <w:rFonts w:ascii="Times New Roman" w:hAnsi="Times New Roman" w:cs="Times New Roman"/>
          </w:rPr>
          <w:t>.</w:t>
        </w:r>
      </w:ins>
      <w:bookmarkStart w:id="138" w:name="_GoBack"/>
      <w:bookmarkEnd w:id="138"/>
      <w:del w:id="139" w:author="..." w:date="2016-04-13T11:41:00Z">
        <w:r w:rsidR="00825FC5" w:rsidDel="004C4E88">
          <w:rPr>
            <w:rFonts w:ascii="Times New Roman" w:hAnsi="Times New Roman" w:cs="Times New Roman"/>
          </w:rPr>
          <w:delText>.</w:delText>
        </w:r>
      </w:del>
      <w:r w:rsidRPr="00B010D9">
        <w:rPr>
          <w:rFonts w:ascii="Times New Roman" w:hAnsi="Times New Roman" w:cs="Times New Roman"/>
        </w:rPr>
        <w:t xml:space="preserve"> </w:t>
      </w:r>
      <w:r w:rsidR="00825FC5">
        <w:rPr>
          <w:rFonts w:ascii="Times New Roman" w:hAnsi="Times New Roman" w:cs="Times New Roman"/>
        </w:rPr>
        <w:t>F</w:t>
      </w:r>
      <w:r w:rsidRPr="00B010D9">
        <w:rPr>
          <w:rFonts w:ascii="Times New Roman" w:hAnsi="Times New Roman" w:cs="Times New Roman"/>
        </w:rPr>
        <w:t xml:space="preserve">or the first time, </w:t>
      </w:r>
      <w:r w:rsidR="00825FC5">
        <w:rPr>
          <w:rFonts w:ascii="Times New Roman" w:hAnsi="Times New Roman" w:cs="Times New Roman"/>
        </w:rPr>
        <w:t>Mexico can</w:t>
      </w:r>
      <w:r w:rsidR="00825FC5" w:rsidRPr="00B010D9">
        <w:rPr>
          <w:rFonts w:ascii="Times New Roman" w:hAnsi="Times New Roman" w:cs="Times New Roman"/>
        </w:rPr>
        <w:t xml:space="preserve"> </w:t>
      </w:r>
      <w:r w:rsidRPr="00B010D9">
        <w:rPr>
          <w:rFonts w:ascii="Times New Roman" w:hAnsi="Times New Roman" w:cs="Times New Roman"/>
        </w:rPr>
        <w:t xml:space="preserve">meet international open-government standards and transition </w:t>
      </w:r>
      <w:r w:rsidR="001A1E50" w:rsidRPr="00B010D9">
        <w:rPr>
          <w:rFonts w:ascii="Times New Roman" w:hAnsi="Times New Roman" w:cs="Times New Roman"/>
        </w:rPr>
        <w:t>from</w:t>
      </w:r>
      <w:r w:rsidRPr="00B010D9">
        <w:rPr>
          <w:rFonts w:ascii="Times New Roman" w:hAnsi="Times New Roman" w:cs="Times New Roman"/>
        </w:rPr>
        <w:t xml:space="preserve"> a society in which information is public because the laws make it so</w:t>
      </w:r>
      <w:r w:rsidR="001A1E50" w:rsidRPr="00B010D9">
        <w:rPr>
          <w:rFonts w:ascii="Times New Roman" w:hAnsi="Times New Roman" w:cs="Times New Roman"/>
        </w:rPr>
        <w:t>, to one in which information is transparent, available, and usable by any interested party.</w:t>
      </w:r>
    </w:p>
    <w:p w14:paraId="53DD5AFD" w14:textId="77777777" w:rsidR="001A1E50" w:rsidRPr="00B010D9" w:rsidRDefault="001A1E50" w:rsidP="00785641">
      <w:pPr>
        <w:spacing w:line="480" w:lineRule="auto"/>
        <w:jc w:val="both"/>
        <w:rPr>
          <w:rFonts w:ascii="Times New Roman" w:hAnsi="Times New Roman" w:cs="Times New Roman"/>
        </w:rPr>
      </w:pPr>
    </w:p>
    <w:p w14:paraId="6DF883AF" w14:textId="77777777" w:rsidR="009C085E" w:rsidRPr="00B010D9" w:rsidRDefault="009C085E">
      <w:pPr>
        <w:rPr>
          <w:rFonts w:ascii="Times New Roman" w:hAnsi="Times New Roman" w:cs="Times New Roman"/>
        </w:rPr>
      </w:pPr>
      <w:r w:rsidRPr="00B010D9">
        <w:rPr>
          <w:rFonts w:ascii="Times New Roman" w:hAnsi="Times New Roman" w:cs="Times New Roman"/>
        </w:rPr>
        <w:br w:type="page"/>
      </w:r>
    </w:p>
    <w:p w14:paraId="725FA3A4" w14:textId="77777777" w:rsidR="00410700" w:rsidRPr="00B010D9" w:rsidRDefault="00410700" w:rsidP="00410700">
      <w:pPr>
        <w:pStyle w:val="Heading1"/>
        <w:pageBreakBefore/>
        <w:rPr>
          <w:rFonts w:ascii="Times New Roman" w:hAnsi="Times New Roman" w:cs="Times New Roman"/>
          <w:b/>
          <w:color w:val="00000A"/>
        </w:rPr>
      </w:pPr>
      <w:r w:rsidRPr="00B010D9">
        <w:rPr>
          <w:rFonts w:ascii="Times New Roman" w:hAnsi="Times New Roman" w:cs="Times New Roman"/>
          <w:b/>
          <w:color w:val="00000A"/>
        </w:rPr>
        <w:lastRenderedPageBreak/>
        <w:t>Bibliography</w:t>
      </w:r>
    </w:p>
    <w:p w14:paraId="5A15B832"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Altman Micah </w:t>
      </w:r>
      <w:r>
        <w:rPr>
          <w:rFonts w:ascii="Times New Roman" w:eastAsia="Times New Roman" w:hAnsi="Times New Roman" w:cs="Times New Roman"/>
          <w:color w:val="00000A"/>
          <w:sz w:val="24"/>
          <w:szCs w:val="24"/>
        </w:rPr>
        <w:t>and</w:t>
      </w:r>
      <w:r w:rsidRPr="00B010D9">
        <w:rPr>
          <w:rFonts w:ascii="Times New Roman" w:eastAsia="Times New Roman" w:hAnsi="Times New Roman" w:cs="Times New Roman"/>
          <w:color w:val="00000A"/>
          <w:sz w:val="24"/>
          <w:szCs w:val="24"/>
        </w:rPr>
        <w:t xml:space="preserve"> Michael P. McDonald (2010), “The Promise and Perils of Computers in Redistricting</w:t>
      </w:r>
      <w:r>
        <w:rPr>
          <w:rFonts w:ascii="Times New Roman" w:eastAsia="Times New Roman" w:hAnsi="Times New Roman" w:cs="Times New Roman"/>
          <w:color w:val="00000A"/>
          <w:sz w:val="24"/>
          <w:szCs w:val="24"/>
        </w:rPr>
        <w:t>.”</w:t>
      </w:r>
      <w:r w:rsidRPr="00B010D9">
        <w:rPr>
          <w:rFonts w:ascii="Times New Roman" w:eastAsia="Times New Roman" w:hAnsi="Times New Roman" w:cs="Times New Roman"/>
          <w:color w:val="00000A"/>
          <w:sz w:val="24"/>
          <w:szCs w:val="24"/>
        </w:rPr>
        <w:t xml:space="preserve"> </w:t>
      </w:r>
      <w:r w:rsidRPr="00B010D9">
        <w:rPr>
          <w:rFonts w:ascii="Times New Roman" w:eastAsia="Times New Roman" w:hAnsi="Times New Roman" w:cs="Times New Roman"/>
          <w:i/>
          <w:color w:val="00000A"/>
          <w:sz w:val="24"/>
          <w:szCs w:val="24"/>
        </w:rPr>
        <w:t>Duke Journal of Constitutional Law and Public Policy</w:t>
      </w:r>
      <w:r w:rsidRPr="00B010D9">
        <w:rPr>
          <w:rFonts w:ascii="Times New Roman" w:eastAsia="Times New Roman" w:hAnsi="Times New Roman" w:cs="Times New Roman"/>
          <w:color w:val="00000A"/>
          <w:sz w:val="24"/>
          <w:szCs w:val="24"/>
        </w:rPr>
        <w:t xml:space="preserve">, 5:69–159. </w:t>
      </w:r>
      <w:r>
        <w:rPr>
          <w:rFonts w:ascii="Times New Roman" w:eastAsia="Times New Roman" w:hAnsi="Times New Roman" w:cs="Times New Roman"/>
          <w:color w:val="00000A"/>
          <w:sz w:val="24"/>
          <w:szCs w:val="24"/>
        </w:rPr>
        <w:t>In:</w:t>
      </w:r>
      <w:r w:rsidRPr="00B010D9">
        <w:rPr>
          <w:rFonts w:ascii="Times New Roman" w:eastAsia="Times New Roman" w:hAnsi="Times New Roman" w:cs="Times New Roman"/>
          <w:color w:val="00000A"/>
          <w:sz w:val="24"/>
          <w:szCs w:val="24"/>
        </w:rPr>
        <w:t xml:space="preserve"> </w:t>
      </w:r>
      <w:hyperlink r:id="rId14">
        <w:r w:rsidRPr="00B010D9">
          <w:rPr>
            <w:rStyle w:val="InternetLink"/>
            <w:rFonts w:ascii="Times New Roman" w:eastAsia="Times New Roman" w:hAnsi="Times New Roman" w:cs="Times New Roman"/>
            <w:color w:val="00000A"/>
            <w:sz w:val="24"/>
            <w:szCs w:val="24"/>
            <w:lang w:val="en-US"/>
          </w:rPr>
          <w:t>http://informatics.mit.edu/publications/promise-and-perils-computers-redistricting</w:t>
        </w:r>
      </w:hyperlink>
      <w:r>
        <w:rPr>
          <w:rFonts w:ascii="Times New Roman" w:eastAsia="Times New Roman" w:hAnsi="Times New Roman" w:cs="Times New Roman"/>
          <w:color w:val="00000A"/>
          <w:sz w:val="24"/>
          <w:szCs w:val="24"/>
        </w:rPr>
        <w:t xml:space="preserve"> [April 10, 2015].</w:t>
      </w:r>
    </w:p>
    <w:p w14:paraId="0E484C7B" w14:textId="77777777" w:rsidR="00410700" w:rsidRPr="00B010D9" w:rsidRDefault="00410700" w:rsidP="00410700">
      <w:pPr>
        <w:contextualSpacing/>
        <w:rPr>
          <w:rFonts w:ascii="Times New Roman" w:eastAsia="Times New Roman" w:hAnsi="Times New Roman" w:cs="Times New Roman"/>
          <w:color w:val="00000A"/>
        </w:rPr>
      </w:pPr>
      <w:r w:rsidRPr="00B010D9">
        <w:rPr>
          <w:rFonts w:ascii="Times New Roman" w:eastAsia="Times New Roman" w:hAnsi="Times New Roman" w:cs="Times New Roman"/>
          <w:color w:val="00000A"/>
        </w:rPr>
        <w:t>________ (2011), “Technology for Public Participation in Redistricting</w:t>
      </w:r>
      <w:r>
        <w:rPr>
          <w:rFonts w:ascii="Times New Roman" w:eastAsia="Times New Roman" w:hAnsi="Times New Roman" w:cs="Times New Roman"/>
          <w:color w:val="00000A"/>
        </w:rPr>
        <w:t>.”</w:t>
      </w:r>
      <w:r w:rsidRPr="00B010D9">
        <w:rPr>
          <w:rFonts w:ascii="Times New Roman" w:eastAsia="Times New Roman" w:hAnsi="Times New Roman" w:cs="Times New Roman"/>
          <w:color w:val="00000A"/>
        </w:rPr>
        <w:t xml:space="preserve"> In </w:t>
      </w:r>
      <w:proofErr w:type="spellStart"/>
      <w:r w:rsidRPr="00B010D9">
        <w:rPr>
          <w:rFonts w:ascii="Times New Roman" w:eastAsia="Times New Roman" w:hAnsi="Times New Roman" w:cs="Times New Roman"/>
          <w:color w:val="00000A"/>
        </w:rPr>
        <w:t>Moncrief</w:t>
      </w:r>
      <w:proofErr w:type="spellEnd"/>
      <w:r w:rsidRPr="00B010D9">
        <w:rPr>
          <w:rFonts w:ascii="Times New Roman" w:eastAsia="Times New Roman" w:hAnsi="Times New Roman" w:cs="Times New Roman"/>
          <w:color w:val="00000A"/>
        </w:rPr>
        <w:t xml:space="preserve">, Gary F. </w:t>
      </w:r>
      <w:r w:rsidRPr="00B010D9">
        <w:rPr>
          <w:rFonts w:ascii="Times New Roman" w:eastAsia="Times New Roman" w:hAnsi="Times New Roman" w:cs="Times New Roman"/>
          <w:i/>
          <w:iCs/>
          <w:color w:val="00000A"/>
        </w:rPr>
        <w:t>Reapportionment and Redistricting in the West</w:t>
      </w:r>
      <w:r w:rsidRPr="00B010D9">
        <w:rPr>
          <w:rFonts w:ascii="Times New Roman" w:eastAsia="Times New Roman" w:hAnsi="Times New Roman" w:cs="Times New Roman"/>
          <w:color w:val="00000A"/>
        </w:rPr>
        <w:t>, New York: Lexington Books Press.</w:t>
      </w:r>
    </w:p>
    <w:p w14:paraId="06AAB6E5"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________ (2012), “Redistricting Principles for the Twenty-First Century</w:t>
      </w:r>
      <w:r>
        <w:rPr>
          <w:rFonts w:ascii="Times New Roman" w:eastAsia="Times New Roman" w:hAnsi="Times New Roman" w:cs="Times New Roman"/>
          <w:color w:val="00000A"/>
          <w:sz w:val="24"/>
          <w:szCs w:val="24"/>
        </w:rPr>
        <w:t>.”</w:t>
      </w:r>
      <w:r w:rsidRPr="00B010D9">
        <w:rPr>
          <w:rFonts w:ascii="Times New Roman" w:eastAsia="Times New Roman" w:hAnsi="Times New Roman" w:cs="Times New Roman"/>
          <w:color w:val="00000A"/>
          <w:sz w:val="24"/>
          <w:szCs w:val="24"/>
        </w:rPr>
        <w:t xml:space="preserve"> </w:t>
      </w:r>
      <w:r w:rsidRPr="00B010D9">
        <w:rPr>
          <w:rFonts w:ascii="Times New Roman" w:eastAsia="Times New Roman" w:hAnsi="Times New Roman" w:cs="Times New Roman"/>
          <w:i/>
          <w:color w:val="00000A"/>
          <w:sz w:val="24"/>
          <w:szCs w:val="24"/>
        </w:rPr>
        <w:t>Case Western Reserve Law Review,</w:t>
      </w:r>
      <w:r w:rsidRPr="00B010D9">
        <w:rPr>
          <w:rFonts w:ascii="Times New Roman" w:eastAsia="Times New Roman" w:hAnsi="Times New Roman" w:cs="Times New Roman"/>
          <w:color w:val="00000A"/>
          <w:sz w:val="24"/>
          <w:szCs w:val="24"/>
        </w:rPr>
        <w:t xml:space="preserve"> 62, no. 4: 1179-1204.</w:t>
      </w:r>
    </w:p>
    <w:p w14:paraId="5E37291C"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________ (2014), “How Independent Commissions Could Use the Internet and Open Software to Maximize Transparency and Public Engagement in Redistricting</w:t>
      </w:r>
      <w:r>
        <w:rPr>
          <w:rFonts w:ascii="Times New Roman" w:eastAsia="Times New Roman" w:hAnsi="Times New Roman" w:cs="Times New Roman"/>
          <w:color w:val="00000A"/>
          <w:sz w:val="24"/>
          <w:szCs w:val="24"/>
        </w:rPr>
        <w:t>.</w:t>
      </w:r>
      <w:proofErr w:type="gramStart"/>
      <w:r>
        <w:rPr>
          <w:rFonts w:ascii="Times New Roman" w:eastAsia="Times New Roman" w:hAnsi="Times New Roman" w:cs="Times New Roman"/>
          <w:color w:val="00000A"/>
          <w:sz w:val="24"/>
          <w:szCs w:val="24"/>
        </w:rPr>
        <w:t>”</w:t>
      </w:r>
      <w:proofErr w:type="gramEnd"/>
      <w:r w:rsidRPr="00B010D9">
        <w:rPr>
          <w:rFonts w:ascii="Times New Roman" w:eastAsia="Times New Roman" w:hAnsi="Times New Roman" w:cs="Times New Roman"/>
          <w:color w:val="00000A"/>
          <w:sz w:val="24"/>
          <w:szCs w:val="24"/>
        </w:rPr>
        <w:t xml:space="preserve"> </w:t>
      </w:r>
      <w:proofErr w:type="gramStart"/>
      <w:r w:rsidRPr="00B010D9">
        <w:rPr>
          <w:rFonts w:ascii="Times New Roman" w:eastAsia="Times New Roman" w:hAnsi="Times New Roman" w:cs="Times New Roman"/>
          <w:i/>
          <w:color w:val="00000A"/>
          <w:sz w:val="24"/>
          <w:szCs w:val="24"/>
        </w:rPr>
        <w:t>Scholars Strategy Network.</w:t>
      </w:r>
      <w:proofErr w:type="gramEnd"/>
      <w:r w:rsidRPr="00B010D9">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In:</w:t>
      </w:r>
    </w:p>
    <w:p w14:paraId="053100AD" w14:textId="77777777" w:rsidR="00410700" w:rsidRPr="00B010D9" w:rsidRDefault="00A07B99" w:rsidP="00410700">
      <w:pPr>
        <w:pStyle w:val="LO-normal"/>
        <w:spacing w:line="240" w:lineRule="auto"/>
        <w:ind w:left="720"/>
        <w:contextualSpacing/>
        <w:rPr>
          <w:rFonts w:ascii="Times New Roman" w:eastAsia="Times New Roman" w:hAnsi="Times New Roman" w:cs="Times New Roman"/>
          <w:color w:val="00000A"/>
          <w:sz w:val="24"/>
          <w:szCs w:val="24"/>
        </w:rPr>
      </w:pPr>
      <w:hyperlink r:id="rId15">
        <w:proofErr w:type="gramStart"/>
        <w:r w:rsidR="00410700" w:rsidRPr="00B010D9">
          <w:rPr>
            <w:rStyle w:val="InternetLink"/>
            <w:rFonts w:ascii="Times New Roman" w:eastAsia="Times New Roman" w:hAnsi="Times New Roman" w:cs="Times New Roman"/>
            <w:color w:val="00000A"/>
            <w:sz w:val="24"/>
            <w:szCs w:val="24"/>
            <w:lang w:val="en-US"/>
          </w:rPr>
          <w:t>ssn</w:t>
        </w:r>
        <w:proofErr w:type="gramEnd"/>
        <w:r w:rsidR="00410700" w:rsidRPr="00B010D9">
          <w:rPr>
            <w:rStyle w:val="InternetLink"/>
            <w:rFonts w:ascii="Times New Roman" w:eastAsia="Times New Roman" w:hAnsi="Times New Roman" w:cs="Times New Roman"/>
            <w:color w:val="00000A"/>
            <w:sz w:val="24"/>
            <w:szCs w:val="24"/>
            <w:lang w:val="en-US"/>
          </w:rPr>
          <w:t>_key_findings_altman_and_mcdonald_on_redistricting_reform_at_internet_scale.pdf</w:t>
        </w:r>
      </w:hyperlink>
      <w:r w:rsidR="00410700" w:rsidRPr="00B010D9">
        <w:rPr>
          <w:rFonts w:ascii="Times New Roman" w:eastAsia="Times New Roman" w:hAnsi="Times New Roman" w:cs="Times New Roman"/>
          <w:color w:val="00000A"/>
          <w:sz w:val="24"/>
          <w:szCs w:val="24"/>
        </w:rPr>
        <w:t xml:space="preserve"> [10 </w:t>
      </w:r>
      <w:r w:rsidR="00410700">
        <w:rPr>
          <w:rFonts w:ascii="Times New Roman" w:eastAsia="Times New Roman" w:hAnsi="Times New Roman" w:cs="Times New Roman"/>
          <w:color w:val="00000A"/>
          <w:sz w:val="24"/>
          <w:szCs w:val="24"/>
        </w:rPr>
        <w:t>March</w:t>
      </w:r>
      <w:r w:rsidR="00410700" w:rsidRPr="00B010D9">
        <w:rPr>
          <w:rFonts w:ascii="Times New Roman" w:eastAsia="Times New Roman" w:hAnsi="Times New Roman" w:cs="Times New Roman"/>
          <w:color w:val="00000A"/>
          <w:sz w:val="24"/>
          <w:szCs w:val="24"/>
        </w:rPr>
        <w:t xml:space="preserve"> 2015].</w:t>
      </w:r>
    </w:p>
    <w:p w14:paraId="43F396BC"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Altman Micah </w:t>
      </w:r>
      <w:r>
        <w:rPr>
          <w:rFonts w:ascii="Times New Roman" w:eastAsia="Times New Roman" w:hAnsi="Times New Roman" w:cs="Times New Roman"/>
          <w:color w:val="00000A"/>
          <w:sz w:val="24"/>
          <w:szCs w:val="24"/>
        </w:rPr>
        <w:t>and</w:t>
      </w:r>
      <w:r w:rsidRPr="00B010D9">
        <w:rPr>
          <w:rFonts w:ascii="Times New Roman" w:eastAsia="Times New Roman" w:hAnsi="Times New Roman" w:cs="Times New Roman"/>
          <w:color w:val="00000A"/>
          <w:sz w:val="24"/>
          <w:szCs w:val="24"/>
        </w:rPr>
        <w:t xml:space="preserve"> Michael P. McDonald (2014</w:t>
      </w:r>
      <w:r>
        <w:rPr>
          <w:rFonts w:ascii="Times New Roman" w:eastAsia="Times New Roman" w:hAnsi="Times New Roman" w:cs="Times New Roman"/>
          <w:color w:val="00000A"/>
          <w:sz w:val="24"/>
          <w:szCs w:val="24"/>
        </w:rPr>
        <w:t>a</w:t>
      </w:r>
      <w:r w:rsidRPr="00B010D9">
        <w:rPr>
          <w:rFonts w:ascii="Times New Roman" w:eastAsia="Times New Roman" w:hAnsi="Times New Roman" w:cs="Times New Roman"/>
          <w:color w:val="00000A"/>
          <w:sz w:val="24"/>
          <w:szCs w:val="24"/>
        </w:rPr>
        <w:t>), “Public Participation GIS: The Case of Redistricting</w:t>
      </w:r>
      <w:r>
        <w:rPr>
          <w:rFonts w:ascii="Times New Roman" w:eastAsia="Times New Roman" w:hAnsi="Times New Roman" w:cs="Times New Roman"/>
          <w:color w:val="00000A"/>
          <w:sz w:val="24"/>
          <w:szCs w:val="24"/>
        </w:rPr>
        <w:t>.”</w:t>
      </w:r>
      <w:r w:rsidRPr="00B010D9">
        <w:rPr>
          <w:rFonts w:ascii="Times New Roman" w:eastAsia="Times New Roman" w:hAnsi="Times New Roman" w:cs="Times New Roman"/>
          <w:color w:val="00000A"/>
          <w:sz w:val="24"/>
          <w:szCs w:val="24"/>
        </w:rPr>
        <w:t xml:space="preserve"> </w:t>
      </w:r>
      <w:proofErr w:type="gramStart"/>
      <w:r w:rsidRPr="00B010D9">
        <w:rPr>
          <w:rFonts w:ascii="Times New Roman" w:eastAsia="Times New Roman" w:hAnsi="Times New Roman" w:cs="Times New Roman"/>
          <w:color w:val="00000A"/>
          <w:sz w:val="24"/>
          <w:szCs w:val="24"/>
        </w:rPr>
        <w:t xml:space="preserve">Proceedings of the 47th </w:t>
      </w:r>
      <w:r w:rsidRPr="00B010D9">
        <w:rPr>
          <w:rFonts w:ascii="Times New Roman" w:eastAsia="Times New Roman" w:hAnsi="Times New Roman" w:cs="Times New Roman"/>
          <w:i/>
          <w:color w:val="00000A"/>
          <w:sz w:val="24"/>
          <w:szCs w:val="24"/>
        </w:rPr>
        <w:t>Annual Hawaii International Conference on Systems Sciences</w:t>
      </w:r>
      <w:r w:rsidRPr="00B010D9">
        <w:rPr>
          <w:rFonts w:ascii="Times New Roman" w:eastAsia="Times New Roman" w:hAnsi="Times New Roman" w:cs="Times New Roman"/>
          <w:color w:val="00000A"/>
          <w:sz w:val="24"/>
          <w:szCs w:val="24"/>
        </w:rPr>
        <w:t>.</w:t>
      </w:r>
      <w:proofErr w:type="gramEnd"/>
      <w:r w:rsidRPr="00B010D9">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In:</w:t>
      </w:r>
      <w:r w:rsidRPr="00B010D9">
        <w:rPr>
          <w:rFonts w:ascii="Times New Roman" w:eastAsia="Times New Roman" w:hAnsi="Times New Roman" w:cs="Times New Roman"/>
          <w:color w:val="00000A"/>
          <w:sz w:val="24"/>
          <w:szCs w:val="24"/>
        </w:rPr>
        <w:t xml:space="preserve"> </w:t>
      </w:r>
      <w:r w:rsidRPr="00B010D9">
        <w:rPr>
          <w:rStyle w:val="InternetLink"/>
          <w:rFonts w:ascii="Times New Roman" w:eastAsia="Times New Roman" w:hAnsi="Times New Roman" w:cs="Times New Roman"/>
          <w:color w:val="00000A"/>
          <w:sz w:val="24"/>
          <w:szCs w:val="24"/>
          <w:lang w:val="en-US"/>
        </w:rPr>
        <w:t>http://papers.ssrn.com/sol3/papers.cfm?abstract_id=2321870</w:t>
      </w:r>
      <w:r w:rsidRPr="00B010D9">
        <w:rPr>
          <w:rFonts w:ascii="Times New Roman" w:eastAsia="Times New Roman" w:hAnsi="Times New Roman" w:cs="Times New Roman"/>
          <w:color w:val="00000A"/>
          <w:sz w:val="24"/>
          <w:szCs w:val="24"/>
        </w:rPr>
        <w:t xml:space="preserve">. [3 </w:t>
      </w:r>
      <w:r>
        <w:rPr>
          <w:rFonts w:ascii="Times New Roman" w:eastAsia="Times New Roman" w:hAnsi="Times New Roman" w:cs="Times New Roman"/>
          <w:color w:val="00000A"/>
          <w:sz w:val="24"/>
          <w:szCs w:val="24"/>
        </w:rPr>
        <w:t>March</w:t>
      </w:r>
      <w:r w:rsidRPr="00B010D9">
        <w:rPr>
          <w:rFonts w:ascii="Times New Roman" w:eastAsia="Times New Roman" w:hAnsi="Times New Roman" w:cs="Times New Roman"/>
          <w:color w:val="00000A"/>
          <w:sz w:val="24"/>
          <w:szCs w:val="24"/>
        </w:rPr>
        <w:t xml:space="preserve"> 2015].</w:t>
      </w:r>
    </w:p>
    <w:p w14:paraId="72EA7260"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Altman Micah, Thomas E., Mann, Michael P. McDonald</w:t>
      </w:r>
      <w:r>
        <w:rPr>
          <w:rFonts w:ascii="Times New Roman" w:eastAsia="Times New Roman" w:hAnsi="Times New Roman" w:cs="Times New Roman"/>
          <w:color w:val="00000A"/>
          <w:sz w:val="24"/>
          <w:szCs w:val="24"/>
        </w:rPr>
        <w:t xml:space="preserve"> and </w:t>
      </w:r>
      <w:r w:rsidRPr="00B010D9">
        <w:rPr>
          <w:rFonts w:ascii="Times New Roman" w:eastAsia="Times New Roman" w:hAnsi="Times New Roman" w:cs="Times New Roman"/>
          <w:color w:val="00000A"/>
          <w:sz w:val="24"/>
          <w:szCs w:val="24"/>
        </w:rPr>
        <w:t>Norman. J. Ornstein (2010), “Principles for Transparency and Public Participation in Redistricting</w:t>
      </w:r>
      <w:r>
        <w:rPr>
          <w:rFonts w:ascii="Times New Roman" w:eastAsia="Times New Roman" w:hAnsi="Times New Roman" w:cs="Times New Roman"/>
          <w:color w:val="00000A"/>
          <w:sz w:val="24"/>
          <w:szCs w:val="24"/>
        </w:rPr>
        <w:t>.”</w:t>
      </w:r>
      <w:r w:rsidRPr="00B010D9">
        <w:rPr>
          <w:rFonts w:ascii="Times New Roman" w:eastAsia="Times New Roman" w:hAnsi="Times New Roman" w:cs="Times New Roman"/>
          <w:color w:val="00000A"/>
          <w:sz w:val="24"/>
          <w:szCs w:val="24"/>
        </w:rPr>
        <w:t xml:space="preserve"> </w:t>
      </w:r>
      <w:r w:rsidRPr="00B010D9">
        <w:rPr>
          <w:rFonts w:ascii="Times New Roman" w:eastAsia="Times New Roman" w:hAnsi="Times New Roman" w:cs="Times New Roman"/>
          <w:i/>
          <w:color w:val="00000A"/>
          <w:sz w:val="24"/>
          <w:szCs w:val="24"/>
        </w:rPr>
        <w:t>Brookings Institution</w:t>
      </w:r>
      <w:r w:rsidRPr="00B010D9">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In:</w:t>
      </w:r>
      <w:r w:rsidRPr="00B010D9">
        <w:rPr>
          <w:rStyle w:val="InternetLink"/>
          <w:rFonts w:ascii="Times New Roman" w:eastAsia="Times New Roman" w:hAnsi="Times New Roman" w:cs="Times New Roman"/>
          <w:color w:val="00000A"/>
          <w:sz w:val="24"/>
          <w:szCs w:val="24"/>
          <w:lang w:val="en-US"/>
        </w:rPr>
        <w:t xml:space="preserve"> </w:t>
      </w:r>
      <w:hyperlink r:id="rId16">
        <w:r w:rsidRPr="00B010D9">
          <w:rPr>
            <w:rStyle w:val="InternetLink"/>
            <w:rFonts w:ascii="Times New Roman" w:eastAsia="Times New Roman" w:hAnsi="Times New Roman" w:cs="Times New Roman"/>
            <w:color w:val="00000A"/>
            <w:sz w:val="24"/>
            <w:szCs w:val="24"/>
            <w:lang w:val="en-US"/>
          </w:rPr>
          <w:t>http://www.brookings.edu/research/opinions/2010/06/17-redistricting-statement</w:t>
        </w:r>
      </w:hyperlink>
      <w:r w:rsidRPr="00B010D9">
        <w:rPr>
          <w:rFonts w:ascii="Times New Roman" w:eastAsia="Times New Roman" w:hAnsi="Times New Roman" w:cs="Times New Roman"/>
          <w:color w:val="00000A"/>
          <w:sz w:val="24"/>
          <w:szCs w:val="24"/>
          <w:u w:val="single"/>
        </w:rPr>
        <w:t xml:space="preserve"> </w:t>
      </w:r>
      <w:bookmarkStart w:id="140" w:name="bookmark5"/>
      <w:bookmarkStart w:id="141" w:name="bookmark4"/>
      <w:bookmarkStart w:id="142" w:name="bookmark3"/>
      <w:bookmarkStart w:id="143" w:name="bookmark2"/>
      <w:bookmarkStart w:id="144" w:name="bookmark1"/>
      <w:bookmarkStart w:id="145" w:name="bookmark0"/>
      <w:bookmarkStart w:id="146" w:name="bookmark6"/>
      <w:bookmarkStart w:id="147" w:name="bookmark7"/>
      <w:bookmarkStart w:id="148" w:name="bookmark8"/>
      <w:bookmarkStart w:id="149" w:name="bookmark9"/>
      <w:bookmarkStart w:id="150" w:name="bookmark10"/>
      <w:bookmarkStart w:id="151" w:name="bookmark11"/>
      <w:bookmarkStart w:id="152" w:name="bookmark12"/>
      <w:bookmarkStart w:id="153" w:name="bookmark13"/>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r w:rsidRPr="00B010D9">
        <w:rPr>
          <w:rFonts w:ascii="Times New Roman" w:eastAsia="Times New Roman" w:hAnsi="Times New Roman" w:cs="Times New Roman"/>
          <w:color w:val="00000A"/>
          <w:sz w:val="24"/>
          <w:szCs w:val="24"/>
        </w:rPr>
        <w:t xml:space="preserve">[9 </w:t>
      </w:r>
      <w:r>
        <w:rPr>
          <w:rFonts w:ascii="Times New Roman" w:eastAsia="Times New Roman" w:hAnsi="Times New Roman" w:cs="Times New Roman"/>
          <w:color w:val="00000A"/>
          <w:sz w:val="24"/>
          <w:szCs w:val="24"/>
        </w:rPr>
        <w:t>March</w:t>
      </w:r>
      <w:r w:rsidRPr="00B010D9">
        <w:rPr>
          <w:rFonts w:ascii="Times New Roman" w:eastAsia="Times New Roman" w:hAnsi="Times New Roman" w:cs="Times New Roman"/>
          <w:color w:val="00000A"/>
          <w:sz w:val="24"/>
          <w:szCs w:val="24"/>
        </w:rPr>
        <w:t xml:space="preserve"> 2015].</w:t>
      </w:r>
    </w:p>
    <w:p w14:paraId="2732C30A"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010D9">
        <w:rPr>
          <w:rFonts w:ascii="Times New Roman" w:eastAsia="Times New Roman" w:hAnsi="Times New Roman" w:cs="Times New Roman"/>
          <w:color w:val="00000A"/>
          <w:sz w:val="24"/>
          <w:szCs w:val="24"/>
        </w:rPr>
        <w:t>Balkin</w:t>
      </w:r>
      <w:proofErr w:type="spellEnd"/>
      <w:r w:rsidRPr="00B010D9">
        <w:rPr>
          <w:rFonts w:ascii="Times New Roman" w:eastAsia="Times New Roman" w:hAnsi="Times New Roman" w:cs="Times New Roman"/>
          <w:color w:val="00000A"/>
          <w:sz w:val="24"/>
          <w:szCs w:val="24"/>
        </w:rPr>
        <w:t>, Robert</w:t>
      </w:r>
      <w:r>
        <w:rPr>
          <w:rFonts w:ascii="Times New Roman" w:eastAsia="Times New Roman" w:hAnsi="Times New Roman" w:cs="Times New Roman"/>
          <w:color w:val="00000A"/>
          <w:sz w:val="24"/>
          <w:szCs w:val="24"/>
        </w:rPr>
        <w:t xml:space="preserve"> and </w:t>
      </w:r>
      <w:r w:rsidRPr="00B010D9">
        <w:rPr>
          <w:rFonts w:ascii="Times New Roman" w:eastAsia="Times New Roman" w:hAnsi="Times New Roman" w:cs="Times New Roman"/>
          <w:color w:val="00000A"/>
          <w:sz w:val="24"/>
          <w:szCs w:val="24"/>
        </w:rPr>
        <w:t xml:space="preserve">Sara </w:t>
      </w:r>
      <w:proofErr w:type="spellStart"/>
      <w:r w:rsidRPr="00B010D9">
        <w:rPr>
          <w:rFonts w:ascii="Times New Roman" w:eastAsia="Times New Roman" w:hAnsi="Times New Roman" w:cs="Times New Roman"/>
          <w:color w:val="00000A"/>
          <w:sz w:val="24"/>
          <w:szCs w:val="24"/>
        </w:rPr>
        <w:t>Berenice</w:t>
      </w:r>
      <w:proofErr w:type="spellEnd"/>
      <w:r>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Orta</w:t>
      </w:r>
      <w:proofErr w:type="spellEnd"/>
      <w:r w:rsidRPr="00B010D9">
        <w:rPr>
          <w:rFonts w:ascii="Times New Roman" w:eastAsia="Times New Roman" w:hAnsi="Times New Roman" w:cs="Times New Roman"/>
          <w:color w:val="00000A"/>
          <w:sz w:val="24"/>
          <w:szCs w:val="24"/>
        </w:rPr>
        <w:t xml:space="preserve"> Flores (2004), </w:t>
      </w:r>
      <w:r w:rsidRPr="00B010D9">
        <w:rPr>
          <w:rFonts w:ascii="Times New Roman" w:eastAsia="Times New Roman" w:hAnsi="Times New Roman" w:cs="Times New Roman"/>
          <w:i/>
          <w:iCs/>
          <w:color w:val="00000A"/>
          <w:sz w:val="24"/>
          <w:szCs w:val="24"/>
        </w:rPr>
        <w:t xml:space="preserve">El </w:t>
      </w:r>
      <w:proofErr w:type="spellStart"/>
      <w:r w:rsidRPr="00B010D9">
        <w:rPr>
          <w:rFonts w:ascii="Times New Roman" w:eastAsia="Times New Roman" w:hAnsi="Times New Roman" w:cs="Times New Roman"/>
          <w:i/>
          <w:iCs/>
          <w:color w:val="00000A"/>
          <w:sz w:val="24"/>
          <w:szCs w:val="24"/>
        </w:rPr>
        <w:t>poder</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legislativo</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estatal</w:t>
      </w:r>
      <w:proofErr w:type="spellEnd"/>
      <w:r w:rsidRPr="00B010D9">
        <w:rPr>
          <w:rFonts w:ascii="Times New Roman" w:eastAsia="Times New Roman" w:hAnsi="Times New Roman" w:cs="Times New Roman"/>
          <w:i/>
          <w:iCs/>
          <w:color w:val="00000A"/>
          <w:sz w:val="24"/>
          <w:szCs w:val="24"/>
        </w:rPr>
        <w:t xml:space="preserve"> en México: </w:t>
      </w:r>
      <w:proofErr w:type="spellStart"/>
      <w:r w:rsidRPr="00B010D9">
        <w:rPr>
          <w:rFonts w:ascii="Times New Roman" w:eastAsia="Times New Roman" w:hAnsi="Times New Roman" w:cs="Times New Roman"/>
          <w:i/>
          <w:iCs/>
          <w:color w:val="00000A"/>
          <w:sz w:val="24"/>
          <w:szCs w:val="24"/>
        </w:rPr>
        <w:t>análisis</w:t>
      </w:r>
      <w:proofErr w:type="spellEnd"/>
      <w:r w:rsidRPr="00B010D9">
        <w:rPr>
          <w:rFonts w:ascii="Times New Roman" w:eastAsia="Times New Roman" w:hAnsi="Times New Roman" w:cs="Times New Roman"/>
          <w:i/>
          <w:iCs/>
          <w:color w:val="00000A"/>
          <w:sz w:val="24"/>
          <w:szCs w:val="24"/>
        </w:rPr>
        <w:t xml:space="preserve"> y </w:t>
      </w:r>
      <w:proofErr w:type="spellStart"/>
      <w:r w:rsidRPr="00B010D9">
        <w:rPr>
          <w:rFonts w:ascii="Times New Roman" w:eastAsia="Times New Roman" w:hAnsi="Times New Roman" w:cs="Times New Roman"/>
          <w:i/>
          <w:iCs/>
          <w:color w:val="00000A"/>
          <w:sz w:val="24"/>
          <w:szCs w:val="24"/>
        </w:rPr>
        <w:t>diagnóstico</w:t>
      </w:r>
      <w:proofErr w:type="spellEnd"/>
      <w:r w:rsidRPr="00B010D9">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[State legislative power in Mexico: Analysis and diagnosis].  Mexico City</w:t>
      </w:r>
      <w:r w:rsidRPr="00B010D9">
        <w:rPr>
          <w:rFonts w:ascii="Times New Roman" w:eastAsia="Times New Roman" w:hAnsi="Times New Roman" w:cs="Times New Roman"/>
          <w:color w:val="00000A"/>
          <w:sz w:val="24"/>
          <w:szCs w:val="24"/>
        </w:rPr>
        <w:t xml:space="preserve">: SUNY, ITAM, CIDE </w:t>
      </w:r>
      <w:r>
        <w:rPr>
          <w:rFonts w:ascii="Times New Roman" w:eastAsia="Times New Roman" w:hAnsi="Times New Roman" w:cs="Times New Roman"/>
          <w:color w:val="00000A"/>
          <w:sz w:val="24"/>
          <w:szCs w:val="24"/>
        </w:rPr>
        <w:t>and</w:t>
      </w:r>
      <w:r w:rsidRPr="00B010D9">
        <w:rPr>
          <w:rFonts w:ascii="Times New Roman" w:eastAsia="Times New Roman" w:hAnsi="Times New Roman" w:cs="Times New Roman"/>
          <w:color w:val="00000A"/>
          <w:sz w:val="24"/>
          <w:szCs w:val="24"/>
        </w:rPr>
        <w:t xml:space="preserve"> Universidad </w:t>
      </w:r>
      <w:proofErr w:type="spellStart"/>
      <w:r w:rsidRPr="00B010D9">
        <w:rPr>
          <w:rFonts w:ascii="Times New Roman" w:eastAsia="Times New Roman" w:hAnsi="Times New Roman" w:cs="Times New Roman"/>
          <w:color w:val="00000A"/>
          <w:sz w:val="24"/>
          <w:szCs w:val="24"/>
        </w:rPr>
        <w:t>Anáhuac</w:t>
      </w:r>
      <w:proofErr w:type="spellEnd"/>
      <w:r w:rsidRPr="00B010D9">
        <w:rPr>
          <w:rFonts w:ascii="Times New Roman" w:eastAsia="Times New Roman" w:hAnsi="Times New Roman" w:cs="Times New Roman"/>
          <w:color w:val="00000A"/>
          <w:sz w:val="24"/>
          <w:szCs w:val="24"/>
        </w:rPr>
        <w:t>.</w:t>
      </w:r>
    </w:p>
    <w:p w14:paraId="61711B57"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Cox, Gary W. </w:t>
      </w:r>
      <w:r>
        <w:rPr>
          <w:rFonts w:ascii="Times New Roman" w:eastAsia="Times New Roman" w:hAnsi="Times New Roman" w:cs="Times New Roman"/>
          <w:color w:val="00000A"/>
          <w:sz w:val="24"/>
          <w:szCs w:val="24"/>
        </w:rPr>
        <w:t>and</w:t>
      </w:r>
      <w:r w:rsidRPr="00B010D9">
        <w:rPr>
          <w:rFonts w:ascii="Times New Roman" w:eastAsia="Times New Roman" w:hAnsi="Times New Roman" w:cs="Times New Roman"/>
          <w:color w:val="00000A"/>
          <w:sz w:val="24"/>
          <w:szCs w:val="24"/>
        </w:rPr>
        <w:t xml:space="preserve"> Jonathan N. Katz, (2002), </w:t>
      </w:r>
      <w:r w:rsidRPr="00B010D9">
        <w:rPr>
          <w:rFonts w:ascii="Times New Roman" w:eastAsia="Times New Roman" w:hAnsi="Times New Roman" w:cs="Times New Roman"/>
          <w:i/>
          <w:color w:val="00000A"/>
          <w:sz w:val="24"/>
          <w:szCs w:val="24"/>
        </w:rPr>
        <w:t>Elbridge Gerry's Salamander: The Electoral Consequences of the Reapportionment Revolution</w:t>
      </w:r>
      <w:r w:rsidRPr="00B010D9">
        <w:rPr>
          <w:rFonts w:ascii="Times New Roman" w:eastAsia="Times New Roman" w:hAnsi="Times New Roman" w:cs="Times New Roman"/>
          <w:color w:val="00000A"/>
          <w:sz w:val="24"/>
          <w:szCs w:val="24"/>
        </w:rPr>
        <w:t xml:space="preserve">, Cambridge University Press. </w:t>
      </w:r>
    </w:p>
    <w:p w14:paraId="4B32C819"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Dahl, Robert (1972), </w:t>
      </w:r>
      <w:proofErr w:type="spellStart"/>
      <w:r w:rsidRPr="00B010D9">
        <w:rPr>
          <w:rFonts w:ascii="Times New Roman" w:eastAsia="Times New Roman" w:hAnsi="Times New Roman" w:cs="Times New Roman"/>
          <w:i/>
          <w:color w:val="00000A"/>
          <w:sz w:val="24"/>
          <w:szCs w:val="24"/>
        </w:rPr>
        <w:t>Polyarchy</w:t>
      </w:r>
      <w:proofErr w:type="spellEnd"/>
      <w:r w:rsidRPr="00B010D9">
        <w:rPr>
          <w:rFonts w:ascii="Times New Roman" w:eastAsia="Times New Roman" w:hAnsi="Times New Roman" w:cs="Times New Roman"/>
          <w:color w:val="00000A"/>
          <w:sz w:val="24"/>
          <w:szCs w:val="24"/>
        </w:rPr>
        <w:t>, New Hav</w:t>
      </w:r>
      <w:r>
        <w:rPr>
          <w:rFonts w:ascii="Times New Roman" w:eastAsia="Times New Roman" w:hAnsi="Times New Roman" w:cs="Times New Roman"/>
          <w:color w:val="00000A"/>
          <w:sz w:val="24"/>
          <w:szCs w:val="24"/>
        </w:rPr>
        <w:t>en:</w:t>
      </w:r>
      <w:r w:rsidRPr="00B010D9">
        <w:rPr>
          <w:rFonts w:ascii="Times New Roman" w:eastAsia="Times New Roman" w:hAnsi="Times New Roman" w:cs="Times New Roman"/>
          <w:color w:val="00000A"/>
          <w:sz w:val="24"/>
          <w:szCs w:val="24"/>
        </w:rPr>
        <w:t xml:space="preserve"> Yale University Press. </w:t>
      </w:r>
    </w:p>
    <w:p w14:paraId="76334BB5"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Dworak,</w:t>
      </w:r>
      <w:r>
        <w:rPr>
          <w:rFonts w:ascii="Times New Roman" w:eastAsia="Times New Roman" w:hAnsi="Times New Roman" w:cs="Times New Roman"/>
          <w:color w:val="00000A"/>
          <w:sz w:val="24"/>
          <w:szCs w:val="24"/>
        </w:rPr>
        <w:t xml:space="preserve"> </w:t>
      </w:r>
      <w:r w:rsidRPr="00B010D9">
        <w:rPr>
          <w:rFonts w:ascii="Times New Roman" w:eastAsia="Times New Roman" w:hAnsi="Times New Roman" w:cs="Times New Roman"/>
          <w:color w:val="00000A"/>
          <w:sz w:val="24"/>
          <w:szCs w:val="24"/>
        </w:rPr>
        <w:t>Fernando (2003),</w:t>
      </w:r>
      <w:r w:rsidRPr="00B010D9">
        <w:rPr>
          <w:rStyle w:val="apple-converted-space"/>
          <w:rFonts w:ascii="Times New Roman" w:eastAsia="Times New Roman" w:hAnsi="Times New Roman" w:cs="Times New Roman"/>
          <w:color w:val="00000A"/>
          <w:sz w:val="24"/>
          <w:szCs w:val="24"/>
        </w:rPr>
        <w:t> </w:t>
      </w:r>
      <w:r w:rsidRPr="00B010D9">
        <w:rPr>
          <w:rFonts w:ascii="Times New Roman" w:eastAsia="Times New Roman" w:hAnsi="Times New Roman" w:cs="Times New Roman"/>
          <w:i/>
          <w:iCs/>
          <w:color w:val="00000A"/>
          <w:sz w:val="24"/>
          <w:szCs w:val="24"/>
        </w:rPr>
        <w:t xml:space="preserve">El </w:t>
      </w:r>
      <w:proofErr w:type="spellStart"/>
      <w:r w:rsidRPr="00B010D9">
        <w:rPr>
          <w:rFonts w:ascii="Times New Roman" w:eastAsia="Times New Roman" w:hAnsi="Times New Roman" w:cs="Times New Roman"/>
          <w:i/>
          <w:iCs/>
          <w:color w:val="00000A"/>
          <w:sz w:val="24"/>
          <w:szCs w:val="24"/>
        </w:rPr>
        <w:t>legislador</w:t>
      </w:r>
      <w:proofErr w:type="spellEnd"/>
      <w:r w:rsidRPr="00B010D9">
        <w:rPr>
          <w:rFonts w:ascii="Times New Roman" w:eastAsia="Times New Roman" w:hAnsi="Times New Roman" w:cs="Times New Roman"/>
          <w:i/>
          <w:iCs/>
          <w:color w:val="00000A"/>
          <w:sz w:val="24"/>
          <w:szCs w:val="24"/>
        </w:rPr>
        <w:t xml:space="preserve"> </w:t>
      </w:r>
      <w:proofErr w:type="gramStart"/>
      <w:r w:rsidRPr="00B010D9">
        <w:rPr>
          <w:rFonts w:ascii="Times New Roman" w:eastAsia="Times New Roman" w:hAnsi="Times New Roman" w:cs="Times New Roman"/>
          <w:i/>
          <w:iCs/>
          <w:color w:val="00000A"/>
          <w:sz w:val="24"/>
          <w:szCs w:val="24"/>
        </w:rPr>
        <w:t>a</w:t>
      </w:r>
      <w:proofErr w:type="gram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exam</w:t>
      </w:r>
      <w:r>
        <w:rPr>
          <w:rFonts w:ascii="Times New Roman" w:eastAsia="Times New Roman" w:hAnsi="Times New Roman" w:cs="Times New Roman"/>
          <w:i/>
          <w:iCs/>
          <w:color w:val="00000A"/>
          <w:sz w:val="24"/>
          <w:szCs w:val="24"/>
        </w:rPr>
        <w:t>en</w:t>
      </w:r>
      <w:proofErr w:type="spellEnd"/>
      <w:r>
        <w:rPr>
          <w:rFonts w:ascii="Times New Roman" w:eastAsia="Times New Roman" w:hAnsi="Times New Roman" w:cs="Times New Roman"/>
          <w:i/>
          <w:iCs/>
          <w:color w:val="00000A"/>
          <w:sz w:val="24"/>
          <w:szCs w:val="24"/>
        </w:rPr>
        <w:t>:</w:t>
      </w:r>
      <w:r w:rsidRPr="00B010D9">
        <w:rPr>
          <w:rFonts w:ascii="Times New Roman" w:eastAsia="Times New Roman" w:hAnsi="Times New Roman" w:cs="Times New Roman"/>
          <w:i/>
          <w:iCs/>
          <w:color w:val="00000A"/>
          <w:sz w:val="24"/>
          <w:szCs w:val="24"/>
        </w:rPr>
        <w:t xml:space="preserve"> el debate </w:t>
      </w:r>
      <w:proofErr w:type="spellStart"/>
      <w:r w:rsidRPr="00B010D9">
        <w:rPr>
          <w:rFonts w:ascii="Times New Roman" w:eastAsia="Times New Roman" w:hAnsi="Times New Roman" w:cs="Times New Roman"/>
          <w:i/>
          <w:iCs/>
          <w:color w:val="00000A"/>
          <w:sz w:val="24"/>
          <w:szCs w:val="24"/>
        </w:rPr>
        <w:t>sobre</w:t>
      </w:r>
      <w:proofErr w:type="spellEnd"/>
      <w:r w:rsidRPr="00B010D9">
        <w:rPr>
          <w:rFonts w:ascii="Times New Roman" w:eastAsia="Times New Roman" w:hAnsi="Times New Roman" w:cs="Times New Roman"/>
          <w:i/>
          <w:iCs/>
          <w:color w:val="00000A"/>
          <w:sz w:val="24"/>
          <w:szCs w:val="24"/>
        </w:rPr>
        <w:t xml:space="preserve"> la </w:t>
      </w:r>
      <w:proofErr w:type="spellStart"/>
      <w:r w:rsidRPr="00B010D9">
        <w:rPr>
          <w:rFonts w:ascii="Times New Roman" w:eastAsia="Times New Roman" w:hAnsi="Times New Roman" w:cs="Times New Roman"/>
          <w:i/>
          <w:iCs/>
          <w:color w:val="00000A"/>
          <w:sz w:val="24"/>
          <w:szCs w:val="24"/>
        </w:rPr>
        <w:t>reelección</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legislativa</w:t>
      </w:r>
      <w:proofErr w:type="spellEnd"/>
      <w:r w:rsidRPr="00B010D9">
        <w:rPr>
          <w:rFonts w:ascii="Times New Roman" w:eastAsia="Times New Roman" w:hAnsi="Times New Roman" w:cs="Times New Roman"/>
          <w:i/>
          <w:iCs/>
          <w:color w:val="00000A"/>
          <w:sz w:val="24"/>
          <w:szCs w:val="24"/>
        </w:rPr>
        <w:t xml:space="preserve"> en México</w:t>
      </w:r>
      <w:r>
        <w:rPr>
          <w:rFonts w:ascii="Times New Roman" w:eastAsia="Times New Roman" w:hAnsi="Times New Roman" w:cs="Times New Roman"/>
          <w:i/>
          <w:iCs/>
          <w:color w:val="00000A"/>
          <w:sz w:val="24"/>
          <w:szCs w:val="24"/>
        </w:rPr>
        <w:t xml:space="preserve"> </w:t>
      </w:r>
      <w:r>
        <w:rPr>
          <w:rFonts w:ascii="Times New Roman" w:eastAsia="Times New Roman" w:hAnsi="Times New Roman" w:cs="Times New Roman"/>
          <w:iCs/>
          <w:color w:val="00000A"/>
          <w:sz w:val="24"/>
          <w:szCs w:val="24"/>
        </w:rPr>
        <w:t>[The legislator under examination: the debate on legislative reelection in Mexico</w:t>
      </w:r>
      <w:r>
        <w:rPr>
          <w:rFonts w:ascii="Times New Roman" w:eastAsia="Times New Roman" w:hAnsi="Times New Roman" w:cs="Times New Roman"/>
          <w:color w:val="00000A"/>
          <w:sz w:val="24"/>
          <w:szCs w:val="24"/>
        </w:rPr>
        <w:t xml:space="preserve">]. </w:t>
      </w:r>
      <w:r w:rsidRPr="00B010D9">
        <w:rPr>
          <w:rFonts w:ascii="Times New Roman" w:eastAsia="Times New Roman" w:hAnsi="Times New Roman" w:cs="Times New Roman"/>
          <w:color w:val="00000A"/>
          <w:sz w:val="24"/>
          <w:szCs w:val="24"/>
        </w:rPr>
        <w:t xml:space="preserve"> M</w:t>
      </w:r>
      <w:r>
        <w:rPr>
          <w:rFonts w:ascii="Times New Roman" w:eastAsia="Times New Roman" w:hAnsi="Times New Roman" w:cs="Times New Roman"/>
          <w:color w:val="00000A"/>
          <w:sz w:val="24"/>
          <w:szCs w:val="24"/>
        </w:rPr>
        <w:t>e</w:t>
      </w:r>
      <w:r w:rsidRPr="00B010D9">
        <w:rPr>
          <w:rFonts w:ascii="Times New Roman" w:eastAsia="Times New Roman" w:hAnsi="Times New Roman" w:cs="Times New Roman"/>
          <w:color w:val="00000A"/>
          <w:sz w:val="24"/>
          <w:szCs w:val="24"/>
        </w:rPr>
        <w:t>xico</w:t>
      </w:r>
      <w:r>
        <w:rPr>
          <w:rFonts w:ascii="Times New Roman" w:eastAsia="Times New Roman" w:hAnsi="Times New Roman" w:cs="Times New Roman"/>
          <w:color w:val="00000A"/>
          <w:sz w:val="24"/>
          <w:szCs w:val="24"/>
        </w:rPr>
        <w:t xml:space="preserve"> City</w:t>
      </w:r>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Fondo</w:t>
      </w:r>
      <w:proofErr w:type="spellEnd"/>
      <w:r w:rsidRPr="00B010D9">
        <w:rPr>
          <w:rFonts w:ascii="Times New Roman" w:eastAsia="Times New Roman" w:hAnsi="Times New Roman" w:cs="Times New Roman"/>
          <w:color w:val="00000A"/>
          <w:sz w:val="24"/>
          <w:szCs w:val="24"/>
        </w:rPr>
        <w:t xml:space="preserve"> de </w:t>
      </w:r>
      <w:proofErr w:type="spellStart"/>
      <w:r w:rsidRPr="00B010D9">
        <w:rPr>
          <w:rFonts w:ascii="Times New Roman" w:eastAsia="Times New Roman" w:hAnsi="Times New Roman" w:cs="Times New Roman"/>
          <w:color w:val="00000A"/>
          <w:sz w:val="24"/>
          <w:szCs w:val="24"/>
        </w:rPr>
        <w:t>Cultura</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Económica</w:t>
      </w:r>
      <w:proofErr w:type="spellEnd"/>
      <w:r w:rsidRPr="00B010D9">
        <w:rPr>
          <w:rFonts w:ascii="Times New Roman" w:eastAsia="Times New Roman" w:hAnsi="Times New Roman" w:cs="Times New Roman"/>
          <w:color w:val="00000A"/>
          <w:sz w:val="24"/>
          <w:szCs w:val="24"/>
        </w:rPr>
        <w:t>.</w:t>
      </w:r>
    </w:p>
    <w:p w14:paraId="28EC5CC9"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Estévez, Federico, Eric Magar</w:t>
      </w:r>
      <w:r>
        <w:rPr>
          <w:rFonts w:ascii="Times New Roman" w:eastAsia="Times New Roman" w:hAnsi="Times New Roman" w:cs="Times New Roman"/>
          <w:color w:val="00000A"/>
          <w:sz w:val="24"/>
          <w:szCs w:val="24"/>
        </w:rPr>
        <w:t xml:space="preserve"> and </w:t>
      </w:r>
      <w:r w:rsidRPr="00B010D9">
        <w:rPr>
          <w:rFonts w:ascii="Times New Roman" w:eastAsia="Times New Roman" w:hAnsi="Times New Roman" w:cs="Times New Roman"/>
          <w:color w:val="00000A"/>
          <w:sz w:val="24"/>
          <w:szCs w:val="24"/>
        </w:rPr>
        <w:t>Guillermo Rosas (2008), “Partisanship in non-partisan electoral agencies and democratic compliance: Evidence from Mexico's Federal Electoral Institute</w:t>
      </w:r>
      <w:r>
        <w:rPr>
          <w:rFonts w:ascii="Times New Roman" w:eastAsia="Times New Roman" w:hAnsi="Times New Roman" w:cs="Times New Roman"/>
          <w:color w:val="00000A"/>
          <w:sz w:val="24"/>
          <w:szCs w:val="24"/>
        </w:rPr>
        <w:t>.”</w:t>
      </w:r>
      <w:r w:rsidRPr="00B010D9">
        <w:rPr>
          <w:rFonts w:ascii="Times New Roman" w:eastAsia="Times New Roman" w:hAnsi="Times New Roman" w:cs="Times New Roman"/>
          <w:color w:val="00000A"/>
          <w:sz w:val="24"/>
          <w:szCs w:val="24"/>
        </w:rPr>
        <w:t> </w:t>
      </w:r>
      <w:proofErr w:type="gramStart"/>
      <w:r w:rsidRPr="00B010D9">
        <w:rPr>
          <w:rFonts w:ascii="Times New Roman" w:eastAsia="Times New Roman" w:hAnsi="Times New Roman" w:cs="Times New Roman"/>
          <w:i/>
          <w:iCs/>
          <w:color w:val="00000A"/>
          <w:sz w:val="24"/>
          <w:szCs w:val="24"/>
        </w:rPr>
        <w:t>Electoral Studies</w:t>
      </w:r>
      <w:r w:rsidRPr="00B010D9">
        <w:rPr>
          <w:rFonts w:ascii="Times New Roman" w:eastAsia="Times New Roman" w:hAnsi="Times New Roman" w:cs="Times New Roman"/>
          <w:color w:val="00000A"/>
          <w:sz w:val="24"/>
          <w:szCs w:val="24"/>
        </w:rPr>
        <w:t>, </w:t>
      </w:r>
      <w:r w:rsidRPr="00B010D9">
        <w:rPr>
          <w:rFonts w:ascii="Times New Roman" w:eastAsia="Times New Roman" w:hAnsi="Times New Roman" w:cs="Times New Roman"/>
          <w:i/>
          <w:iCs/>
          <w:color w:val="00000A"/>
          <w:sz w:val="24"/>
          <w:szCs w:val="24"/>
        </w:rPr>
        <w:t>27</w:t>
      </w:r>
      <w:r w:rsidRPr="00B010D9">
        <w:rPr>
          <w:rFonts w:ascii="Times New Roman" w:eastAsia="Times New Roman" w:hAnsi="Times New Roman" w:cs="Times New Roman"/>
          <w:color w:val="00000A"/>
          <w:sz w:val="24"/>
          <w:szCs w:val="24"/>
        </w:rPr>
        <w:t>(2), 257-271.</w:t>
      </w:r>
      <w:proofErr w:type="gramEnd"/>
    </w:p>
    <w:p w14:paraId="0EB05294" w14:textId="77777777" w:rsidR="00410700" w:rsidRPr="00B010D9" w:rsidRDefault="00410700" w:rsidP="00410700">
      <w:pPr>
        <w:pStyle w:val="LO-normal"/>
        <w:spacing w:line="240" w:lineRule="auto"/>
        <w:ind w:left="720" w:hanging="720"/>
        <w:contextualSpacing/>
        <w:rPr>
          <w:rFonts w:ascii="Times New Roman" w:hAnsi="Times New Roman" w:cs="Times New Roman"/>
          <w:i/>
          <w:color w:val="00000A"/>
          <w:sz w:val="24"/>
          <w:szCs w:val="24"/>
        </w:rPr>
      </w:pPr>
      <w:proofErr w:type="spellStart"/>
      <w:r w:rsidRPr="00B010D9">
        <w:rPr>
          <w:rFonts w:ascii="Times New Roman" w:hAnsi="Times New Roman" w:cs="Times New Roman"/>
          <w:color w:val="00000A"/>
          <w:sz w:val="24"/>
          <w:szCs w:val="24"/>
        </w:rPr>
        <w:t>Emmerich</w:t>
      </w:r>
      <w:proofErr w:type="spellEnd"/>
      <w:r w:rsidRPr="00B010D9">
        <w:rPr>
          <w:rFonts w:ascii="Times New Roman" w:hAnsi="Times New Roman" w:cs="Times New Roman"/>
          <w:color w:val="00000A"/>
          <w:sz w:val="24"/>
          <w:szCs w:val="24"/>
        </w:rPr>
        <w:t>, Gustavo Ernesto, Cord. (1993)</w:t>
      </w:r>
      <w:proofErr w:type="gramStart"/>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i/>
          <w:color w:val="00000A"/>
          <w:sz w:val="24"/>
          <w:szCs w:val="24"/>
        </w:rPr>
        <w:t>Votos</w:t>
      </w:r>
      <w:proofErr w:type="spellEnd"/>
      <w:r w:rsidRPr="00B010D9">
        <w:rPr>
          <w:rFonts w:ascii="Times New Roman" w:hAnsi="Times New Roman" w:cs="Times New Roman"/>
          <w:i/>
          <w:color w:val="00000A"/>
          <w:sz w:val="24"/>
          <w:szCs w:val="24"/>
        </w:rPr>
        <w:t xml:space="preserve"> y </w:t>
      </w:r>
      <w:proofErr w:type="spellStart"/>
      <w:r w:rsidRPr="00B010D9">
        <w:rPr>
          <w:rFonts w:ascii="Times New Roman" w:hAnsi="Times New Roman" w:cs="Times New Roman"/>
          <w:i/>
          <w:color w:val="00000A"/>
          <w:sz w:val="24"/>
          <w:szCs w:val="24"/>
        </w:rPr>
        <w:t>Mapas</w:t>
      </w:r>
      <w:proofErr w:type="spellEnd"/>
      <w:r w:rsidRPr="00B010D9">
        <w:rPr>
          <w:rFonts w:ascii="Times New Roman" w:hAnsi="Times New Roman" w:cs="Times New Roman"/>
          <w:i/>
          <w:color w:val="00000A"/>
          <w:sz w:val="24"/>
          <w:szCs w:val="24"/>
        </w:rPr>
        <w:t>.</w:t>
      </w:r>
      <w:proofErr w:type="gramEnd"/>
      <w:r w:rsidRPr="00B010D9">
        <w:rPr>
          <w:rFonts w:ascii="Times New Roman" w:hAnsi="Times New Roman" w:cs="Times New Roman"/>
          <w:i/>
          <w:color w:val="00000A"/>
          <w:sz w:val="24"/>
          <w:szCs w:val="24"/>
        </w:rPr>
        <w:t xml:space="preserve"> </w:t>
      </w:r>
      <w:proofErr w:type="spellStart"/>
      <w:proofErr w:type="gramStart"/>
      <w:r w:rsidRPr="00B010D9">
        <w:rPr>
          <w:rFonts w:ascii="Times New Roman" w:hAnsi="Times New Roman" w:cs="Times New Roman"/>
          <w:i/>
          <w:color w:val="00000A"/>
          <w:sz w:val="24"/>
          <w:szCs w:val="24"/>
        </w:rPr>
        <w:t>Estudios</w:t>
      </w:r>
      <w:proofErr w:type="spellEnd"/>
      <w:r w:rsidRPr="00B010D9">
        <w:rPr>
          <w:rFonts w:ascii="Times New Roman" w:hAnsi="Times New Roman" w:cs="Times New Roman"/>
          <w:i/>
          <w:color w:val="00000A"/>
          <w:sz w:val="24"/>
          <w:szCs w:val="24"/>
        </w:rPr>
        <w:t xml:space="preserve"> </w:t>
      </w:r>
      <w:proofErr w:type="spellStart"/>
      <w:r w:rsidRPr="00B010D9">
        <w:rPr>
          <w:rFonts w:ascii="Times New Roman" w:hAnsi="Times New Roman" w:cs="Times New Roman"/>
          <w:i/>
          <w:color w:val="00000A"/>
          <w:sz w:val="24"/>
          <w:szCs w:val="24"/>
        </w:rPr>
        <w:t>sobre</w:t>
      </w:r>
      <w:proofErr w:type="spellEnd"/>
      <w:r w:rsidRPr="00B010D9">
        <w:rPr>
          <w:rFonts w:ascii="Times New Roman" w:hAnsi="Times New Roman" w:cs="Times New Roman"/>
          <w:i/>
          <w:color w:val="00000A"/>
          <w:sz w:val="24"/>
          <w:szCs w:val="24"/>
        </w:rPr>
        <w:t xml:space="preserve"> </w:t>
      </w:r>
      <w:proofErr w:type="spellStart"/>
      <w:r w:rsidRPr="00B010D9">
        <w:rPr>
          <w:rFonts w:ascii="Times New Roman" w:hAnsi="Times New Roman" w:cs="Times New Roman"/>
          <w:i/>
          <w:color w:val="00000A"/>
          <w:sz w:val="24"/>
          <w:szCs w:val="24"/>
        </w:rPr>
        <w:t>Geografía</w:t>
      </w:r>
      <w:proofErr w:type="spellEnd"/>
      <w:r w:rsidRPr="00B010D9">
        <w:rPr>
          <w:rFonts w:ascii="Times New Roman" w:hAnsi="Times New Roman" w:cs="Times New Roman"/>
          <w:i/>
          <w:color w:val="00000A"/>
          <w:sz w:val="24"/>
          <w:szCs w:val="24"/>
        </w:rPr>
        <w:t xml:space="preserve"> Electoral en México</w:t>
      </w:r>
      <w:r>
        <w:rPr>
          <w:rFonts w:ascii="Times New Roman" w:hAnsi="Times New Roman" w:cs="Times New Roman"/>
          <w:i/>
          <w:color w:val="00000A"/>
          <w:sz w:val="24"/>
          <w:szCs w:val="24"/>
        </w:rPr>
        <w:t>.</w:t>
      </w:r>
      <w:proofErr w:type="gramEnd"/>
      <w:r>
        <w:rPr>
          <w:rFonts w:ascii="Times New Roman" w:hAnsi="Times New Roman" w:cs="Times New Roman"/>
          <w:i/>
          <w:color w:val="00000A"/>
          <w:sz w:val="24"/>
          <w:szCs w:val="24"/>
        </w:rPr>
        <w:t xml:space="preserve"> </w:t>
      </w:r>
      <w:r>
        <w:rPr>
          <w:rFonts w:ascii="Times New Roman" w:hAnsi="Times New Roman" w:cs="Times New Roman"/>
          <w:color w:val="00000A"/>
          <w:sz w:val="24"/>
          <w:szCs w:val="24"/>
        </w:rPr>
        <w:t>[Votes and Maps: Studies of Electoral Geography in Mexico].</w:t>
      </w:r>
      <w:r w:rsidRPr="00B010D9">
        <w:rPr>
          <w:rFonts w:ascii="Times New Roman" w:hAnsi="Times New Roman" w:cs="Times New Roman"/>
          <w:i/>
          <w:color w:val="00000A"/>
          <w:sz w:val="24"/>
          <w:szCs w:val="24"/>
        </w:rPr>
        <w:t xml:space="preserve"> </w:t>
      </w:r>
      <w:r w:rsidRPr="00B010D9">
        <w:rPr>
          <w:rFonts w:ascii="Times New Roman" w:hAnsi="Times New Roman" w:cs="Times New Roman"/>
          <w:color w:val="00000A"/>
          <w:sz w:val="24"/>
          <w:szCs w:val="24"/>
        </w:rPr>
        <w:t xml:space="preserve">Toluca: Universidad </w:t>
      </w:r>
      <w:proofErr w:type="spellStart"/>
      <w:r w:rsidRPr="00B010D9">
        <w:rPr>
          <w:rFonts w:ascii="Times New Roman" w:hAnsi="Times New Roman" w:cs="Times New Roman"/>
          <w:color w:val="00000A"/>
          <w:sz w:val="24"/>
          <w:szCs w:val="24"/>
        </w:rPr>
        <w:t>Autónoma</w:t>
      </w:r>
      <w:proofErr w:type="spellEnd"/>
      <w:r w:rsidRPr="00B010D9">
        <w:rPr>
          <w:rFonts w:ascii="Times New Roman" w:hAnsi="Times New Roman" w:cs="Times New Roman"/>
          <w:color w:val="00000A"/>
          <w:sz w:val="24"/>
          <w:szCs w:val="24"/>
        </w:rPr>
        <w:t xml:space="preserve"> del Estado de México</w:t>
      </w:r>
      <w:r w:rsidRPr="00B010D9">
        <w:rPr>
          <w:rFonts w:ascii="Times New Roman" w:hAnsi="Times New Roman" w:cs="Times New Roman"/>
          <w:i/>
          <w:color w:val="00000A"/>
          <w:sz w:val="24"/>
          <w:szCs w:val="24"/>
        </w:rPr>
        <w:t xml:space="preserve">. </w:t>
      </w:r>
    </w:p>
    <w:p w14:paraId="1D5CBD27" w14:textId="77777777" w:rsidR="00410700" w:rsidRPr="00B010D9" w:rsidRDefault="00410700" w:rsidP="00410700">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hAnsi="Times New Roman" w:cs="Times New Roman"/>
          <w:color w:val="00000A"/>
          <w:sz w:val="24"/>
          <w:szCs w:val="24"/>
        </w:rPr>
        <w:t xml:space="preserve">Ferreira da </w:t>
      </w:r>
      <w:proofErr w:type="spellStart"/>
      <w:r w:rsidRPr="00B010D9">
        <w:rPr>
          <w:rFonts w:ascii="Times New Roman" w:hAnsi="Times New Roman" w:cs="Times New Roman"/>
          <w:color w:val="00000A"/>
          <w:sz w:val="24"/>
          <w:szCs w:val="24"/>
        </w:rPr>
        <w:t>Cruza</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Nuno</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António</w:t>
      </w:r>
      <w:proofErr w:type="spellEnd"/>
      <w:r w:rsidRPr="00B010D9">
        <w:rPr>
          <w:rFonts w:ascii="Times New Roman" w:hAnsi="Times New Roman" w:cs="Times New Roman"/>
          <w:color w:val="00000A"/>
          <w:sz w:val="24"/>
          <w:szCs w:val="24"/>
        </w:rPr>
        <w:t xml:space="preserve"> F. Tavares, </w:t>
      </w:r>
      <w:proofErr w:type="spellStart"/>
      <w:r w:rsidRPr="00B010D9">
        <w:rPr>
          <w:rFonts w:ascii="Times New Roman" w:hAnsi="Times New Roman" w:cs="Times New Roman"/>
          <w:color w:val="00000A"/>
          <w:sz w:val="24"/>
          <w:szCs w:val="24"/>
        </w:rPr>
        <w:t>Rui</w:t>
      </w:r>
      <w:proofErr w:type="spellEnd"/>
      <w:r w:rsidRPr="00B010D9">
        <w:rPr>
          <w:rFonts w:ascii="Times New Roman" w:hAnsi="Times New Roman" w:cs="Times New Roman"/>
          <w:color w:val="00000A"/>
          <w:sz w:val="24"/>
          <w:szCs w:val="24"/>
        </w:rPr>
        <w:t xml:space="preserve"> Cunha Marques, Susana Jorge, and </w:t>
      </w:r>
      <w:proofErr w:type="spellStart"/>
      <w:r w:rsidRPr="00B010D9">
        <w:rPr>
          <w:rFonts w:ascii="Times New Roman" w:hAnsi="Times New Roman" w:cs="Times New Roman"/>
          <w:color w:val="00000A"/>
          <w:sz w:val="24"/>
          <w:szCs w:val="24"/>
        </w:rPr>
        <w:t>Luís</w:t>
      </w:r>
      <w:proofErr w:type="spellEnd"/>
      <w:r w:rsidRPr="00B010D9">
        <w:rPr>
          <w:rFonts w:ascii="Times New Roman" w:hAnsi="Times New Roman" w:cs="Times New Roman"/>
          <w:color w:val="00000A"/>
          <w:sz w:val="24"/>
          <w:szCs w:val="24"/>
        </w:rPr>
        <w:t xml:space="preserve"> de Sousa (2015), “Measuring Local Government Transparency</w:t>
      </w:r>
      <w:r>
        <w:rPr>
          <w:rFonts w:ascii="Times New Roman" w:hAnsi="Times New Roman" w:cs="Times New Roman"/>
          <w:color w:val="00000A"/>
          <w:sz w:val="24"/>
          <w:szCs w:val="24"/>
        </w:rPr>
        <w:t>.”</w:t>
      </w:r>
      <w:r w:rsidRPr="00B010D9">
        <w:rPr>
          <w:rFonts w:ascii="Times New Roman" w:hAnsi="Times New Roman" w:cs="Times New Roman"/>
          <w:color w:val="00000A"/>
          <w:sz w:val="24"/>
          <w:szCs w:val="24"/>
        </w:rPr>
        <w:t xml:space="preserve"> </w:t>
      </w:r>
      <w:r w:rsidRPr="00B010D9">
        <w:rPr>
          <w:rFonts w:ascii="Times New Roman" w:hAnsi="Times New Roman" w:cs="Times New Roman"/>
          <w:i/>
          <w:iCs/>
          <w:color w:val="00000A"/>
          <w:sz w:val="24"/>
          <w:szCs w:val="24"/>
        </w:rPr>
        <w:t>Public Management Review</w:t>
      </w:r>
      <w:r w:rsidRPr="00B010D9">
        <w:rPr>
          <w:rFonts w:ascii="Times New Roman" w:hAnsi="Times New Roman" w:cs="Times New Roman"/>
          <w:color w:val="00000A"/>
          <w:sz w:val="24"/>
          <w:szCs w:val="24"/>
        </w:rPr>
        <w:t xml:space="preserve">, </w:t>
      </w:r>
      <w:r>
        <w:rPr>
          <w:rFonts w:ascii="Times New Roman" w:hAnsi="Times New Roman" w:cs="Times New Roman"/>
          <w:color w:val="00000A"/>
          <w:sz w:val="24"/>
          <w:szCs w:val="24"/>
        </w:rPr>
        <w:t xml:space="preserve">Volume 18, Issue 6, pp. </w:t>
      </w:r>
      <w:r w:rsidRPr="00B010D9">
        <w:rPr>
          <w:rFonts w:ascii="Times New Roman" w:hAnsi="Times New Roman" w:cs="Times New Roman"/>
          <w:color w:val="00000A"/>
          <w:sz w:val="24"/>
          <w:szCs w:val="24"/>
        </w:rPr>
        <w:t xml:space="preserve">1-28. </w:t>
      </w:r>
    </w:p>
    <w:p w14:paraId="09D13C4A" w14:textId="77777777" w:rsidR="00410700" w:rsidRPr="00B010D9" w:rsidRDefault="00410700" w:rsidP="00410700">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hAnsi="Times New Roman" w:cs="Times New Roman"/>
          <w:color w:val="00000A"/>
          <w:sz w:val="24"/>
          <w:szCs w:val="24"/>
        </w:rPr>
        <w:t>God</w:t>
      </w:r>
      <w:r>
        <w:rPr>
          <w:rFonts w:ascii="Times New Roman" w:hAnsi="Times New Roman" w:cs="Times New Roman"/>
          <w:color w:val="00000A"/>
          <w:sz w:val="24"/>
          <w:szCs w:val="24"/>
        </w:rPr>
        <w:t>o</w:t>
      </w:r>
      <w:r w:rsidRPr="00B010D9">
        <w:rPr>
          <w:rFonts w:ascii="Times New Roman" w:hAnsi="Times New Roman" w:cs="Times New Roman"/>
          <w:color w:val="00000A"/>
          <w:sz w:val="24"/>
          <w:szCs w:val="24"/>
        </w:rPr>
        <w:t>y Rueda, Luis Fernando (2007), “</w:t>
      </w:r>
      <w:proofErr w:type="spellStart"/>
      <w:r w:rsidRPr="00B010D9">
        <w:rPr>
          <w:rFonts w:ascii="Times New Roman" w:hAnsi="Times New Roman" w:cs="Times New Roman"/>
          <w:color w:val="00000A"/>
          <w:sz w:val="24"/>
          <w:szCs w:val="24"/>
        </w:rPr>
        <w:t>Reelección</w:t>
      </w:r>
      <w:proofErr w:type="spellEnd"/>
      <w:r w:rsidRPr="00B010D9">
        <w:rPr>
          <w:rFonts w:ascii="Times New Roman" w:hAnsi="Times New Roman" w:cs="Times New Roman"/>
          <w:color w:val="00000A"/>
          <w:sz w:val="24"/>
          <w:szCs w:val="24"/>
        </w:rPr>
        <w:t xml:space="preserve"> en la </w:t>
      </w:r>
      <w:proofErr w:type="spellStart"/>
      <w:r w:rsidRPr="00B010D9">
        <w:rPr>
          <w:rFonts w:ascii="Times New Roman" w:hAnsi="Times New Roman" w:cs="Times New Roman"/>
          <w:color w:val="00000A"/>
          <w:sz w:val="24"/>
          <w:szCs w:val="24"/>
        </w:rPr>
        <w:t>Cámara</w:t>
      </w:r>
      <w:proofErr w:type="spellEnd"/>
      <w:r w:rsidRPr="00B010D9">
        <w:rPr>
          <w:rFonts w:ascii="Times New Roman" w:hAnsi="Times New Roman" w:cs="Times New Roman"/>
          <w:color w:val="00000A"/>
          <w:sz w:val="24"/>
          <w:szCs w:val="24"/>
        </w:rPr>
        <w:t xml:space="preserve"> de </w:t>
      </w:r>
      <w:proofErr w:type="spellStart"/>
      <w:r w:rsidRPr="00B010D9">
        <w:rPr>
          <w:rFonts w:ascii="Times New Roman" w:hAnsi="Times New Roman" w:cs="Times New Roman"/>
          <w:color w:val="00000A"/>
          <w:sz w:val="24"/>
          <w:szCs w:val="24"/>
        </w:rPr>
        <w:t>Diputados</w:t>
      </w:r>
      <w:proofErr w:type="spellEnd"/>
      <w:r w:rsidRPr="00B010D9">
        <w:rPr>
          <w:rFonts w:ascii="Times New Roman" w:hAnsi="Times New Roman" w:cs="Times New Roman"/>
          <w:color w:val="00000A"/>
          <w:sz w:val="24"/>
          <w:szCs w:val="24"/>
        </w:rPr>
        <w:t xml:space="preserve"> 1917-1933: </w:t>
      </w:r>
      <w:proofErr w:type="spellStart"/>
      <w:r w:rsidRPr="00B010D9">
        <w:rPr>
          <w:rFonts w:ascii="Times New Roman" w:hAnsi="Times New Roman" w:cs="Times New Roman"/>
          <w:color w:val="00000A"/>
          <w:sz w:val="24"/>
          <w:szCs w:val="24"/>
        </w:rPr>
        <w:t>Federalismo</w:t>
      </w:r>
      <w:proofErr w:type="spellEnd"/>
      <w:r w:rsidRPr="00B010D9">
        <w:rPr>
          <w:rFonts w:ascii="Times New Roman" w:hAnsi="Times New Roman" w:cs="Times New Roman"/>
          <w:color w:val="00000A"/>
          <w:sz w:val="24"/>
          <w:szCs w:val="24"/>
        </w:rPr>
        <w:t xml:space="preserve"> y </w:t>
      </w:r>
      <w:proofErr w:type="spellStart"/>
      <w:r w:rsidRPr="00B010D9">
        <w:rPr>
          <w:rFonts w:ascii="Times New Roman" w:hAnsi="Times New Roman" w:cs="Times New Roman"/>
          <w:color w:val="00000A"/>
          <w:sz w:val="24"/>
          <w:szCs w:val="24"/>
        </w:rPr>
        <w:t>ambición</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política</w:t>
      </w:r>
      <w:proofErr w:type="spellEnd"/>
      <w:r w:rsidRPr="00B010D9">
        <w:rPr>
          <w:rFonts w:ascii="Times New Roman" w:hAnsi="Times New Roman" w:cs="Times New Roman"/>
          <w:color w:val="00000A"/>
          <w:sz w:val="24"/>
          <w:szCs w:val="24"/>
        </w:rPr>
        <w:t>”</w:t>
      </w:r>
      <w:r>
        <w:rPr>
          <w:rFonts w:ascii="Times New Roman" w:hAnsi="Times New Roman" w:cs="Times New Roman"/>
          <w:color w:val="00000A"/>
          <w:sz w:val="24"/>
          <w:szCs w:val="24"/>
        </w:rPr>
        <w:t xml:space="preserve"> [Reelection in the Chamber of Deputies 1917-1933: Federalism and political ambition]</w:t>
      </w:r>
      <w:r>
        <w:rPr>
          <w:rFonts w:ascii="Times New Roman" w:eastAsia="Times New Roman" w:hAnsi="Times New Roman" w:cs="Times New Roman"/>
          <w:color w:val="00000A"/>
          <w:sz w:val="24"/>
          <w:szCs w:val="24"/>
        </w:rPr>
        <w:t>. Undergraduate thesis.</w:t>
      </w:r>
      <w:r w:rsidRPr="00B010D9">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Mexico City</w:t>
      </w:r>
      <w:r w:rsidRPr="00B010D9">
        <w:rPr>
          <w:rFonts w:ascii="Times New Roman" w:eastAsia="Times New Roman" w:hAnsi="Times New Roman" w:cs="Times New Roman"/>
          <w:color w:val="00000A"/>
          <w:sz w:val="24"/>
          <w:szCs w:val="24"/>
        </w:rPr>
        <w:t xml:space="preserve">: </w:t>
      </w:r>
      <w:r w:rsidRPr="00B010D9">
        <w:rPr>
          <w:rFonts w:ascii="Times New Roman" w:eastAsia="Times New Roman" w:hAnsi="Times New Roman" w:cs="Times New Roman"/>
          <w:color w:val="00000A"/>
          <w:sz w:val="24"/>
          <w:szCs w:val="24"/>
        </w:rPr>
        <w:lastRenderedPageBreak/>
        <w:t xml:space="preserve">Instituto </w:t>
      </w:r>
      <w:proofErr w:type="spellStart"/>
      <w:r w:rsidRPr="00B010D9">
        <w:rPr>
          <w:rFonts w:ascii="Times New Roman" w:eastAsia="Times New Roman" w:hAnsi="Times New Roman" w:cs="Times New Roman"/>
          <w:color w:val="00000A"/>
          <w:sz w:val="24"/>
          <w:szCs w:val="24"/>
        </w:rPr>
        <w:t>Tecnológico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Autónomo</w:t>
      </w:r>
      <w:proofErr w:type="spellEnd"/>
      <w:r w:rsidRPr="00B010D9">
        <w:rPr>
          <w:rFonts w:ascii="Times New Roman" w:eastAsia="Times New Roman" w:hAnsi="Times New Roman" w:cs="Times New Roman"/>
          <w:color w:val="00000A"/>
          <w:sz w:val="24"/>
          <w:szCs w:val="24"/>
        </w:rPr>
        <w:t xml:space="preserve"> de México.</w:t>
      </w:r>
    </w:p>
    <w:p w14:paraId="3B02A26C" w14:textId="77777777" w:rsidR="00410700" w:rsidRPr="00B010D9" w:rsidRDefault="00410700" w:rsidP="00410700">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hAnsi="Times New Roman" w:cs="Times New Roman"/>
          <w:color w:val="00000A"/>
          <w:sz w:val="24"/>
          <w:szCs w:val="24"/>
        </w:rPr>
        <w:t xml:space="preserve">Gómez </w:t>
      </w:r>
      <w:proofErr w:type="spellStart"/>
      <w:r w:rsidRPr="00B010D9">
        <w:rPr>
          <w:rFonts w:ascii="Times New Roman" w:hAnsi="Times New Roman" w:cs="Times New Roman"/>
          <w:color w:val="00000A"/>
          <w:sz w:val="24"/>
          <w:szCs w:val="24"/>
        </w:rPr>
        <w:t>Tagle</w:t>
      </w:r>
      <w:proofErr w:type="spellEnd"/>
      <w:r w:rsidRPr="00B010D9">
        <w:rPr>
          <w:rFonts w:ascii="Times New Roman" w:hAnsi="Times New Roman" w:cs="Times New Roman"/>
          <w:color w:val="00000A"/>
          <w:sz w:val="24"/>
          <w:szCs w:val="24"/>
        </w:rPr>
        <w:t>, Silvia</w:t>
      </w:r>
      <w:r>
        <w:rPr>
          <w:rFonts w:ascii="Times New Roman" w:hAnsi="Times New Roman" w:cs="Times New Roman"/>
          <w:color w:val="00000A"/>
          <w:sz w:val="24"/>
          <w:szCs w:val="24"/>
        </w:rPr>
        <w:t xml:space="preserve"> and </w:t>
      </w:r>
      <w:r w:rsidRPr="00B010D9">
        <w:rPr>
          <w:rFonts w:ascii="Times New Roman" w:hAnsi="Times New Roman" w:cs="Times New Roman"/>
          <w:color w:val="00000A"/>
          <w:sz w:val="24"/>
          <w:szCs w:val="24"/>
        </w:rPr>
        <w:t xml:space="preserve">María Eugenia Valdés (2000), </w:t>
      </w:r>
      <w:r w:rsidRPr="00B010D9">
        <w:rPr>
          <w:rFonts w:ascii="Times New Roman" w:hAnsi="Times New Roman" w:cs="Times New Roman"/>
          <w:i/>
          <w:color w:val="00000A"/>
          <w:sz w:val="24"/>
          <w:szCs w:val="24"/>
        </w:rPr>
        <w:t xml:space="preserve">La </w:t>
      </w:r>
      <w:proofErr w:type="spellStart"/>
      <w:r w:rsidRPr="00B010D9">
        <w:rPr>
          <w:rFonts w:ascii="Times New Roman" w:hAnsi="Times New Roman" w:cs="Times New Roman"/>
          <w:i/>
          <w:color w:val="00000A"/>
          <w:sz w:val="24"/>
          <w:szCs w:val="24"/>
        </w:rPr>
        <w:t>Geografía</w:t>
      </w:r>
      <w:proofErr w:type="spellEnd"/>
      <w:r w:rsidRPr="00B010D9">
        <w:rPr>
          <w:rFonts w:ascii="Times New Roman" w:hAnsi="Times New Roman" w:cs="Times New Roman"/>
          <w:i/>
          <w:color w:val="00000A"/>
          <w:sz w:val="24"/>
          <w:szCs w:val="24"/>
        </w:rPr>
        <w:t xml:space="preserve"> del </w:t>
      </w:r>
      <w:proofErr w:type="spellStart"/>
      <w:r w:rsidRPr="00B010D9">
        <w:rPr>
          <w:rFonts w:ascii="Times New Roman" w:hAnsi="Times New Roman" w:cs="Times New Roman"/>
          <w:i/>
          <w:color w:val="00000A"/>
          <w:sz w:val="24"/>
          <w:szCs w:val="24"/>
        </w:rPr>
        <w:t>Poder</w:t>
      </w:r>
      <w:proofErr w:type="spellEnd"/>
      <w:r w:rsidRPr="00B010D9">
        <w:rPr>
          <w:rFonts w:ascii="Times New Roman" w:hAnsi="Times New Roman" w:cs="Times New Roman"/>
          <w:i/>
          <w:color w:val="00000A"/>
          <w:sz w:val="24"/>
          <w:szCs w:val="24"/>
        </w:rPr>
        <w:t xml:space="preserve"> y </w:t>
      </w:r>
      <w:proofErr w:type="spellStart"/>
      <w:r w:rsidRPr="00B010D9">
        <w:rPr>
          <w:rFonts w:ascii="Times New Roman" w:hAnsi="Times New Roman" w:cs="Times New Roman"/>
          <w:i/>
          <w:color w:val="00000A"/>
          <w:sz w:val="24"/>
          <w:szCs w:val="24"/>
        </w:rPr>
        <w:t>las</w:t>
      </w:r>
      <w:proofErr w:type="spellEnd"/>
      <w:r w:rsidRPr="00B010D9">
        <w:rPr>
          <w:rFonts w:ascii="Times New Roman" w:hAnsi="Times New Roman" w:cs="Times New Roman"/>
          <w:i/>
          <w:color w:val="00000A"/>
          <w:sz w:val="24"/>
          <w:szCs w:val="24"/>
        </w:rPr>
        <w:t xml:space="preserve"> </w:t>
      </w:r>
      <w:proofErr w:type="spellStart"/>
      <w:r w:rsidRPr="00B010D9">
        <w:rPr>
          <w:rFonts w:ascii="Times New Roman" w:hAnsi="Times New Roman" w:cs="Times New Roman"/>
          <w:i/>
          <w:color w:val="00000A"/>
          <w:sz w:val="24"/>
          <w:szCs w:val="24"/>
        </w:rPr>
        <w:t>Elecciones</w:t>
      </w:r>
      <w:proofErr w:type="spellEnd"/>
      <w:r w:rsidRPr="00B010D9">
        <w:rPr>
          <w:rFonts w:ascii="Times New Roman" w:hAnsi="Times New Roman" w:cs="Times New Roman"/>
          <w:i/>
          <w:color w:val="00000A"/>
          <w:sz w:val="24"/>
          <w:szCs w:val="24"/>
        </w:rPr>
        <w:t xml:space="preserve"> en México</w:t>
      </w:r>
      <w:r>
        <w:rPr>
          <w:rFonts w:ascii="Times New Roman" w:hAnsi="Times New Roman" w:cs="Times New Roman"/>
          <w:color w:val="00000A"/>
          <w:sz w:val="24"/>
          <w:szCs w:val="24"/>
        </w:rPr>
        <w:t xml:space="preserve"> [The Geography of Power and Elections in Mexico]. Mexico City</w:t>
      </w:r>
      <w:r w:rsidRPr="00B010D9">
        <w:rPr>
          <w:rFonts w:ascii="Times New Roman" w:hAnsi="Times New Roman" w:cs="Times New Roman"/>
          <w:color w:val="00000A"/>
          <w:sz w:val="24"/>
          <w:szCs w:val="24"/>
        </w:rPr>
        <w:t xml:space="preserve">: Instituto Federal Electoral - Plaza y Valdés. </w:t>
      </w:r>
    </w:p>
    <w:p w14:paraId="6F1DE445"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010D9">
        <w:rPr>
          <w:rFonts w:ascii="Times New Roman" w:eastAsia="Times New Roman" w:hAnsi="Times New Roman" w:cs="Times New Roman"/>
          <w:color w:val="00000A"/>
          <w:sz w:val="24"/>
          <w:szCs w:val="24"/>
        </w:rPr>
        <w:t>Galván</w:t>
      </w:r>
      <w:proofErr w:type="spellEnd"/>
      <w:r w:rsidRPr="00B010D9">
        <w:rPr>
          <w:rFonts w:ascii="Times New Roman" w:eastAsia="Times New Roman" w:hAnsi="Times New Roman" w:cs="Times New Roman"/>
          <w:color w:val="00000A"/>
          <w:sz w:val="24"/>
          <w:szCs w:val="24"/>
        </w:rPr>
        <w:t xml:space="preserve">, J. A. G. (2008), “La redistritación electoral y la </w:t>
      </w:r>
      <w:proofErr w:type="spellStart"/>
      <w:r w:rsidRPr="00B010D9">
        <w:rPr>
          <w:rFonts w:ascii="Times New Roman" w:eastAsia="Times New Roman" w:hAnsi="Times New Roman" w:cs="Times New Roman"/>
          <w:color w:val="00000A"/>
          <w:sz w:val="24"/>
          <w:szCs w:val="24"/>
        </w:rPr>
        <w:t>participación</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política</w:t>
      </w:r>
      <w:proofErr w:type="spellEnd"/>
      <w:r w:rsidRPr="00B010D9">
        <w:rPr>
          <w:rFonts w:ascii="Times New Roman" w:eastAsia="Times New Roman" w:hAnsi="Times New Roman" w:cs="Times New Roman"/>
          <w:color w:val="00000A"/>
          <w:sz w:val="24"/>
          <w:szCs w:val="24"/>
        </w:rPr>
        <w:t xml:space="preserve"> de los pueblos </w:t>
      </w:r>
      <w:proofErr w:type="spellStart"/>
      <w:r w:rsidRPr="00B010D9">
        <w:rPr>
          <w:rFonts w:ascii="Times New Roman" w:eastAsia="Times New Roman" w:hAnsi="Times New Roman" w:cs="Times New Roman"/>
          <w:color w:val="00000A"/>
          <w:sz w:val="24"/>
          <w:szCs w:val="24"/>
        </w:rPr>
        <w:t>indígenas</w:t>
      </w:r>
      <w:proofErr w:type="spellEnd"/>
      <w:r w:rsidRPr="00B010D9">
        <w:rPr>
          <w:rFonts w:ascii="Times New Roman" w:eastAsia="Times New Roman" w:hAnsi="Times New Roman" w:cs="Times New Roman"/>
          <w:color w:val="00000A"/>
          <w:sz w:val="24"/>
          <w:szCs w:val="24"/>
        </w:rPr>
        <w:t xml:space="preserve"> en México</w:t>
      </w:r>
      <w:r>
        <w:rPr>
          <w:rFonts w:ascii="Times New Roman" w:eastAsia="Times New Roman" w:hAnsi="Times New Roman" w:cs="Times New Roman"/>
          <w:color w:val="00000A"/>
          <w:sz w:val="24"/>
          <w:szCs w:val="24"/>
        </w:rPr>
        <w:t>,</w:t>
      </w:r>
      <w:r w:rsidRPr="00B010D9">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b</w:t>
      </w:r>
      <w:r w:rsidRPr="00B010D9">
        <w:rPr>
          <w:rFonts w:ascii="Times New Roman" w:eastAsia="Times New Roman" w:hAnsi="Times New Roman" w:cs="Times New Roman"/>
          <w:color w:val="00000A"/>
          <w:sz w:val="24"/>
          <w:szCs w:val="24"/>
        </w:rPr>
        <w:t xml:space="preserve">alance y </w:t>
      </w:r>
      <w:proofErr w:type="spellStart"/>
      <w:r w:rsidRPr="00B010D9">
        <w:rPr>
          <w:rFonts w:ascii="Times New Roman" w:eastAsia="Times New Roman" w:hAnsi="Times New Roman" w:cs="Times New Roman"/>
          <w:color w:val="00000A"/>
          <w:sz w:val="24"/>
          <w:szCs w:val="24"/>
        </w:rPr>
        <w:t>perspectivas</w:t>
      </w:r>
      <w:proofErr w:type="spellEnd"/>
      <w:r w:rsidRPr="00B010D9">
        <w:rPr>
          <w:rFonts w:ascii="Times New Roman" w:eastAsia="Times New Roman" w:hAnsi="Times New Roman" w:cs="Times New Roman"/>
          <w:color w:val="00000A"/>
          <w:sz w:val="24"/>
          <w:szCs w:val="24"/>
        </w:rPr>
        <w:t xml:space="preserve"> (2006-2009)</w:t>
      </w:r>
      <w:r w:rsidRPr="004A5E97">
        <w:rPr>
          <w:rFonts w:ascii="Times New Roman" w:hAnsi="Times New Roman" w:cs="Times New Roman"/>
          <w:color w:val="00000A"/>
          <w:sz w:val="24"/>
          <w:szCs w:val="24"/>
        </w:rPr>
        <w:t xml:space="preserve"> </w:t>
      </w:r>
      <w:r>
        <w:rPr>
          <w:rFonts w:ascii="Times New Roman" w:hAnsi="Times New Roman" w:cs="Times New Roman"/>
          <w:color w:val="00000A"/>
          <w:sz w:val="24"/>
          <w:szCs w:val="24"/>
        </w:rPr>
        <w:t>[Electoral redistricting and political participation of indigenous population in Mexico: Balance and prospects, 2006-2009].</w:t>
      </w:r>
      <w:r w:rsidRPr="00B010D9">
        <w:rPr>
          <w:rFonts w:ascii="Times New Roman" w:eastAsia="Times New Roman" w:hAnsi="Times New Roman" w:cs="Times New Roman"/>
          <w:color w:val="00000A"/>
          <w:sz w:val="24"/>
          <w:szCs w:val="24"/>
        </w:rPr>
        <w:t> </w:t>
      </w:r>
      <w:proofErr w:type="spellStart"/>
      <w:proofErr w:type="gramStart"/>
      <w:r w:rsidRPr="00B010D9">
        <w:rPr>
          <w:rFonts w:ascii="Times New Roman" w:eastAsia="Times New Roman" w:hAnsi="Times New Roman" w:cs="Times New Roman"/>
          <w:i/>
          <w:iCs/>
          <w:color w:val="00000A"/>
          <w:sz w:val="24"/>
          <w:szCs w:val="24"/>
        </w:rPr>
        <w:t>Boletín</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Mexicano</w:t>
      </w:r>
      <w:proofErr w:type="spellEnd"/>
      <w:r w:rsidRPr="00B010D9">
        <w:rPr>
          <w:rFonts w:ascii="Times New Roman" w:eastAsia="Times New Roman" w:hAnsi="Times New Roman" w:cs="Times New Roman"/>
          <w:i/>
          <w:iCs/>
          <w:color w:val="00000A"/>
          <w:sz w:val="24"/>
          <w:szCs w:val="24"/>
        </w:rPr>
        <w:t xml:space="preserve"> de </w:t>
      </w:r>
      <w:proofErr w:type="spellStart"/>
      <w:r w:rsidRPr="00B010D9">
        <w:rPr>
          <w:rFonts w:ascii="Times New Roman" w:eastAsia="Times New Roman" w:hAnsi="Times New Roman" w:cs="Times New Roman"/>
          <w:i/>
          <w:iCs/>
          <w:color w:val="00000A"/>
          <w:sz w:val="24"/>
          <w:szCs w:val="24"/>
        </w:rPr>
        <w:t>Derecho</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Comparado</w:t>
      </w:r>
      <w:proofErr w:type="spellEnd"/>
      <w:r w:rsidRPr="00B010D9">
        <w:rPr>
          <w:rFonts w:ascii="Times New Roman" w:eastAsia="Times New Roman" w:hAnsi="Times New Roman" w:cs="Times New Roman"/>
          <w:color w:val="00000A"/>
          <w:sz w:val="24"/>
          <w:szCs w:val="24"/>
        </w:rPr>
        <w:t>, (121), 173-211.</w:t>
      </w:r>
      <w:proofErr w:type="gramEnd"/>
    </w:p>
    <w:p w14:paraId="68CB1F81" w14:textId="77777777" w:rsidR="00410700" w:rsidRPr="00B010D9" w:rsidRDefault="00410700" w:rsidP="00410700">
      <w:pPr>
        <w:pStyle w:val="LO-normal"/>
        <w:spacing w:line="240" w:lineRule="auto"/>
        <w:ind w:left="720" w:hanging="720"/>
        <w:contextualSpacing/>
        <w:rPr>
          <w:rFonts w:ascii="Times New Roman" w:hAnsi="Times New Roman" w:cs="Times New Roman"/>
          <w:color w:val="00000A"/>
          <w:sz w:val="24"/>
          <w:szCs w:val="24"/>
        </w:rPr>
      </w:pPr>
      <w:proofErr w:type="spellStart"/>
      <w:r w:rsidRPr="00B010D9">
        <w:rPr>
          <w:rFonts w:ascii="Times New Roman" w:hAnsi="Times New Roman" w:cs="Times New Roman"/>
          <w:color w:val="00000A"/>
          <w:sz w:val="24"/>
          <w:szCs w:val="24"/>
        </w:rPr>
        <w:t>Grofman</w:t>
      </w:r>
      <w:proofErr w:type="spellEnd"/>
      <w:r w:rsidRPr="00B010D9">
        <w:rPr>
          <w:rFonts w:ascii="Times New Roman" w:hAnsi="Times New Roman" w:cs="Times New Roman"/>
          <w:color w:val="00000A"/>
          <w:sz w:val="24"/>
          <w:szCs w:val="24"/>
        </w:rPr>
        <w:t>,</w:t>
      </w:r>
      <w:r w:rsidRPr="00B010D9">
        <w:rPr>
          <w:rFonts w:ascii="Times New Roman" w:hAnsi="Times New Roman" w:cs="Times New Roman"/>
          <w:color w:val="00000A"/>
          <w:spacing w:val="22"/>
          <w:sz w:val="24"/>
          <w:szCs w:val="24"/>
        </w:rPr>
        <w:t xml:space="preserve"> </w:t>
      </w:r>
      <w:r w:rsidRPr="00B010D9">
        <w:rPr>
          <w:rFonts w:ascii="Times New Roman" w:hAnsi="Times New Roman" w:cs="Times New Roman"/>
          <w:color w:val="00000A"/>
          <w:sz w:val="24"/>
          <w:szCs w:val="24"/>
        </w:rPr>
        <w:t>Bernard,</w:t>
      </w:r>
      <w:r w:rsidRPr="00B010D9">
        <w:rPr>
          <w:rFonts w:ascii="Times New Roman" w:hAnsi="Times New Roman" w:cs="Times New Roman"/>
          <w:color w:val="00000A"/>
          <w:spacing w:val="23"/>
          <w:sz w:val="24"/>
          <w:szCs w:val="24"/>
        </w:rPr>
        <w:t xml:space="preserve"> </w:t>
      </w:r>
      <w:r w:rsidRPr="00B010D9">
        <w:rPr>
          <w:rFonts w:ascii="Times New Roman" w:hAnsi="Times New Roman" w:cs="Times New Roman"/>
          <w:color w:val="00000A"/>
          <w:spacing w:val="-12"/>
          <w:sz w:val="24"/>
          <w:szCs w:val="24"/>
        </w:rPr>
        <w:t>W.</w:t>
      </w:r>
      <w:r w:rsidRPr="00B010D9">
        <w:rPr>
          <w:rFonts w:ascii="Times New Roman" w:hAnsi="Times New Roman" w:cs="Times New Roman"/>
          <w:color w:val="00000A"/>
          <w:spacing w:val="17"/>
          <w:sz w:val="24"/>
          <w:szCs w:val="24"/>
        </w:rPr>
        <w:t xml:space="preserve"> </w:t>
      </w:r>
      <w:proofErr w:type="spellStart"/>
      <w:r w:rsidRPr="00B010D9">
        <w:rPr>
          <w:rFonts w:ascii="Times New Roman" w:hAnsi="Times New Roman" w:cs="Times New Roman"/>
          <w:color w:val="00000A"/>
          <w:spacing w:val="-2"/>
          <w:sz w:val="24"/>
          <w:szCs w:val="24"/>
        </w:rPr>
        <w:t>Koetzle</w:t>
      </w:r>
      <w:proofErr w:type="spellEnd"/>
      <w:r w:rsidRPr="00B010D9">
        <w:rPr>
          <w:rFonts w:ascii="Times New Roman" w:hAnsi="Times New Roman" w:cs="Times New Roman"/>
          <w:color w:val="00000A"/>
          <w:spacing w:val="17"/>
          <w:sz w:val="24"/>
          <w:szCs w:val="24"/>
        </w:rPr>
        <w:t xml:space="preserve"> </w:t>
      </w:r>
      <w:r w:rsidRPr="00B010D9">
        <w:rPr>
          <w:rFonts w:ascii="Times New Roman" w:hAnsi="Times New Roman" w:cs="Times New Roman"/>
          <w:color w:val="00000A"/>
          <w:sz w:val="24"/>
          <w:szCs w:val="24"/>
        </w:rPr>
        <w:t>and</w:t>
      </w:r>
      <w:r w:rsidRPr="00B010D9">
        <w:rPr>
          <w:rFonts w:ascii="Times New Roman" w:hAnsi="Times New Roman" w:cs="Times New Roman"/>
          <w:color w:val="00000A"/>
          <w:spacing w:val="17"/>
          <w:sz w:val="24"/>
          <w:szCs w:val="24"/>
        </w:rPr>
        <w:t xml:space="preserve"> </w:t>
      </w:r>
      <w:r w:rsidRPr="00B010D9">
        <w:rPr>
          <w:rFonts w:ascii="Times New Roman" w:hAnsi="Times New Roman" w:cs="Times New Roman"/>
          <w:color w:val="00000A"/>
          <w:spacing w:val="-10"/>
          <w:sz w:val="24"/>
          <w:szCs w:val="24"/>
        </w:rPr>
        <w:t>T.</w:t>
      </w:r>
      <w:r w:rsidRPr="00B010D9">
        <w:rPr>
          <w:rFonts w:ascii="Times New Roman" w:hAnsi="Times New Roman" w:cs="Times New Roman"/>
          <w:color w:val="00000A"/>
          <w:spacing w:val="17"/>
          <w:sz w:val="24"/>
          <w:szCs w:val="24"/>
        </w:rPr>
        <w:t xml:space="preserve"> </w:t>
      </w:r>
      <w:proofErr w:type="spellStart"/>
      <w:r w:rsidRPr="00B010D9">
        <w:rPr>
          <w:rFonts w:ascii="Times New Roman" w:hAnsi="Times New Roman" w:cs="Times New Roman"/>
          <w:color w:val="00000A"/>
          <w:sz w:val="24"/>
          <w:szCs w:val="24"/>
        </w:rPr>
        <w:t>Brunell</w:t>
      </w:r>
      <w:proofErr w:type="spellEnd"/>
      <w:r w:rsidRPr="00B010D9">
        <w:rPr>
          <w:rFonts w:ascii="Times New Roman" w:hAnsi="Times New Roman" w:cs="Times New Roman"/>
          <w:color w:val="00000A"/>
          <w:spacing w:val="18"/>
          <w:sz w:val="24"/>
          <w:szCs w:val="24"/>
        </w:rPr>
        <w:t xml:space="preserve"> (</w:t>
      </w:r>
      <w:r w:rsidRPr="00B010D9">
        <w:rPr>
          <w:rFonts w:ascii="Times New Roman" w:hAnsi="Times New Roman" w:cs="Times New Roman"/>
          <w:color w:val="00000A"/>
          <w:sz w:val="24"/>
          <w:szCs w:val="24"/>
        </w:rPr>
        <w:t>1997),</w:t>
      </w:r>
      <w:r>
        <w:rPr>
          <w:rFonts w:ascii="Times New Roman" w:hAnsi="Times New Roman" w:cs="Times New Roman"/>
          <w:color w:val="00000A"/>
          <w:sz w:val="24"/>
          <w:szCs w:val="24"/>
        </w:rPr>
        <w:t xml:space="preserve"> </w:t>
      </w:r>
      <w:r w:rsidRPr="00B010D9">
        <w:rPr>
          <w:rFonts w:ascii="Times New Roman" w:hAnsi="Times New Roman" w:cs="Times New Roman"/>
          <w:color w:val="00000A"/>
          <w:spacing w:val="-8"/>
          <w:sz w:val="24"/>
          <w:szCs w:val="24"/>
        </w:rPr>
        <w:t>“An</w:t>
      </w:r>
      <w:r w:rsidRPr="00B010D9">
        <w:rPr>
          <w:rFonts w:ascii="Times New Roman" w:hAnsi="Times New Roman" w:cs="Times New Roman"/>
          <w:color w:val="00000A"/>
          <w:spacing w:val="17"/>
          <w:sz w:val="24"/>
          <w:szCs w:val="24"/>
        </w:rPr>
        <w:t xml:space="preserve"> </w:t>
      </w:r>
      <w:r w:rsidRPr="00B010D9">
        <w:rPr>
          <w:rFonts w:ascii="Times New Roman" w:hAnsi="Times New Roman" w:cs="Times New Roman"/>
          <w:color w:val="00000A"/>
          <w:spacing w:val="-1"/>
          <w:sz w:val="24"/>
          <w:szCs w:val="24"/>
        </w:rPr>
        <w:t>integrated</w:t>
      </w:r>
      <w:r w:rsidRPr="00B010D9">
        <w:rPr>
          <w:rFonts w:ascii="Times New Roman" w:hAnsi="Times New Roman" w:cs="Times New Roman"/>
          <w:color w:val="00000A"/>
          <w:spacing w:val="17"/>
          <w:sz w:val="24"/>
          <w:szCs w:val="24"/>
        </w:rPr>
        <w:t xml:space="preserve"> </w:t>
      </w:r>
      <w:r w:rsidRPr="00B010D9">
        <w:rPr>
          <w:rFonts w:ascii="Times New Roman" w:hAnsi="Times New Roman" w:cs="Times New Roman"/>
          <w:color w:val="00000A"/>
          <w:spacing w:val="-1"/>
          <w:sz w:val="24"/>
          <w:szCs w:val="24"/>
        </w:rPr>
        <w:t>Perspective</w:t>
      </w:r>
      <w:r w:rsidRPr="00B010D9">
        <w:rPr>
          <w:rFonts w:ascii="Times New Roman" w:hAnsi="Times New Roman" w:cs="Times New Roman"/>
          <w:color w:val="00000A"/>
          <w:spacing w:val="17"/>
          <w:sz w:val="24"/>
          <w:szCs w:val="24"/>
        </w:rPr>
        <w:t xml:space="preserve"> </w:t>
      </w:r>
      <w:r w:rsidRPr="00B010D9">
        <w:rPr>
          <w:rFonts w:ascii="Times New Roman" w:hAnsi="Times New Roman" w:cs="Times New Roman"/>
          <w:color w:val="00000A"/>
          <w:sz w:val="24"/>
          <w:szCs w:val="24"/>
        </w:rPr>
        <w:t>on</w:t>
      </w:r>
      <w:r w:rsidRPr="00B010D9">
        <w:rPr>
          <w:rFonts w:ascii="Times New Roman" w:hAnsi="Times New Roman" w:cs="Times New Roman"/>
          <w:color w:val="00000A"/>
          <w:spacing w:val="18"/>
          <w:sz w:val="24"/>
          <w:szCs w:val="24"/>
        </w:rPr>
        <w:t xml:space="preserve"> </w:t>
      </w:r>
      <w:r w:rsidRPr="00B010D9">
        <w:rPr>
          <w:rFonts w:ascii="Times New Roman" w:hAnsi="Times New Roman" w:cs="Times New Roman"/>
          <w:color w:val="00000A"/>
          <w:sz w:val="24"/>
          <w:szCs w:val="24"/>
        </w:rPr>
        <w:t>the</w:t>
      </w:r>
      <w:r w:rsidRPr="00B010D9">
        <w:rPr>
          <w:rFonts w:ascii="Times New Roman" w:hAnsi="Times New Roman" w:cs="Times New Roman"/>
          <w:color w:val="00000A"/>
          <w:spacing w:val="17"/>
          <w:sz w:val="24"/>
          <w:szCs w:val="24"/>
        </w:rPr>
        <w:t xml:space="preserve"> </w:t>
      </w:r>
      <w:r w:rsidRPr="00B010D9">
        <w:rPr>
          <w:rFonts w:ascii="Times New Roman" w:hAnsi="Times New Roman" w:cs="Times New Roman"/>
          <w:color w:val="00000A"/>
          <w:sz w:val="24"/>
          <w:szCs w:val="24"/>
        </w:rPr>
        <w:t>three potential sources</w:t>
      </w:r>
      <w:r w:rsidRPr="00B010D9">
        <w:rPr>
          <w:rFonts w:ascii="Times New Roman" w:hAnsi="Times New Roman" w:cs="Times New Roman"/>
          <w:color w:val="00000A"/>
          <w:spacing w:val="1"/>
          <w:sz w:val="24"/>
          <w:szCs w:val="24"/>
        </w:rPr>
        <w:t xml:space="preserve"> </w:t>
      </w:r>
      <w:r w:rsidRPr="00B010D9">
        <w:rPr>
          <w:rFonts w:ascii="Times New Roman" w:hAnsi="Times New Roman" w:cs="Times New Roman"/>
          <w:color w:val="00000A"/>
          <w:sz w:val="24"/>
          <w:szCs w:val="24"/>
        </w:rPr>
        <w:t>of partisan</w:t>
      </w:r>
      <w:r w:rsidRPr="00B010D9">
        <w:rPr>
          <w:rFonts w:ascii="Times New Roman" w:hAnsi="Times New Roman" w:cs="Times New Roman"/>
          <w:color w:val="00000A"/>
          <w:spacing w:val="1"/>
          <w:sz w:val="24"/>
          <w:szCs w:val="24"/>
        </w:rPr>
        <w:t xml:space="preserve"> </w:t>
      </w:r>
      <w:r w:rsidRPr="00B010D9">
        <w:rPr>
          <w:rFonts w:ascii="Times New Roman" w:hAnsi="Times New Roman" w:cs="Times New Roman"/>
          <w:color w:val="00000A"/>
          <w:sz w:val="24"/>
          <w:szCs w:val="24"/>
        </w:rPr>
        <w:t>bias:</w:t>
      </w:r>
      <w:r w:rsidRPr="00B010D9">
        <w:rPr>
          <w:rFonts w:ascii="Times New Roman" w:hAnsi="Times New Roman" w:cs="Times New Roman"/>
          <w:color w:val="00000A"/>
          <w:spacing w:val="20"/>
          <w:sz w:val="24"/>
          <w:szCs w:val="24"/>
        </w:rPr>
        <w:t xml:space="preserve"> </w:t>
      </w:r>
      <w:r w:rsidRPr="00B010D9">
        <w:rPr>
          <w:rFonts w:ascii="Times New Roman" w:hAnsi="Times New Roman" w:cs="Times New Roman"/>
          <w:color w:val="00000A"/>
          <w:sz w:val="24"/>
          <w:szCs w:val="24"/>
        </w:rPr>
        <w:t>malapportionment,</w:t>
      </w:r>
      <w:r w:rsidRPr="00B010D9">
        <w:rPr>
          <w:rFonts w:ascii="Times New Roman" w:hAnsi="Times New Roman" w:cs="Times New Roman"/>
          <w:color w:val="00000A"/>
          <w:spacing w:val="2"/>
          <w:sz w:val="24"/>
          <w:szCs w:val="24"/>
        </w:rPr>
        <w:t xml:space="preserve"> </w:t>
      </w:r>
      <w:r w:rsidRPr="00B010D9">
        <w:rPr>
          <w:rFonts w:ascii="Times New Roman" w:hAnsi="Times New Roman" w:cs="Times New Roman"/>
          <w:color w:val="00000A"/>
          <w:sz w:val="24"/>
          <w:szCs w:val="24"/>
        </w:rPr>
        <w:t>turnout</w:t>
      </w:r>
      <w:r w:rsidRPr="00B010D9">
        <w:rPr>
          <w:rFonts w:ascii="Times New Roman" w:hAnsi="Times New Roman" w:cs="Times New Roman"/>
          <w:color w:val="00000A"/>
          <w:spacing w:val="1"/>
          <w:sz w:val="24"/>
          <w:szCs w:val="24"/>
        </w:rPr>
        <w:t xml:space="preserve"> </w:t>
      </w:r>
      <w:r w:rsidRPr="00B010D9">
        <w:rPr>
          <w:rFonts w:ascii="Times New Roman" w:hAnsi="Times New Roman" w:cs="Times New Roman"/>
          <w:color w:val="00000A"/>
          <w:spacing w:val="-1"/>
          <w:sz w:val="24"/>
          <w:szCs w:val="24"/>
        </w:rPr>
        <w:t>Differences,</w:t>
      </w:r>
      <w:r w:rsidRPr="00B010D9">
        <w:rPr>
          <w:rFonts w:ascii="Times New Roman" w:hAnsi="Times New Roman" w:cs="Times New Roman"/>
          <w:color w:val="00000A"/>
          <w:spacing w:val="2"/>
          <w:sz w:val="24"/>
          <w:szCs w:val="24"/>
        </w:rPr>
        <w:t xml:space="preserve"> </w:t>
      </w:r>
      <w:r w:rsidRPr="00B010D9">
        <w:rPr>
          <w:rFonts w:ascii="Times New Roman" w:hAnsi="Times New Roman" w:cs="Times New Roman"/>
          <w:color w:val="00000A"/>
          <w:sz w:val="24"/>
          <w:szCs w:val="24"/>
        </w:rPr>
        <w:t>and</w:t>
      </w:r>
      <w:r w:rsidRPr="00B010D9">
        <w:rPr>
          <w:rFonts w:ascii="Times New Roman" w:hAnsi="Times New Roman" w:cs="Times New Roman"/>
          <w:color w:val="00000A"/>
          <w:spacing w:val="1"/>
          <w:sz w:val="24"/>
          <w:szCs w:val="24"/>
        </w:rPr>
        <w:t xml:space="preserve"> </w:t>
      </w:r>
      <w:r w:rsidRPr="00B010D9">
        <w:rPr>
          <w:rFonts w:ascii="Times New Roman" w:hAnsi="Times New Roman" w:cs="Times New Roman"/>
          <w:color w:val="00000A"/>
          <w:sz w:val="24"/>
          <w:szCs w:val="24"/>
        </w:rPr>
        <w:t>the geographic</w:t>
      </w:r>
      <w:r w:rsidRPr="00B010D9">
        <w:rPr>
          <w:rFonts w:ascii="Times New Roman" w:hAnsi="Times New Roman" w:cs="Times New Roman"/>
          <w:color w:val="00000A"/>
          <w:spacing w:val="-10"/>
          <w:sz w:val="24"/>
          <w:szCs w:val="24"/>
        </w:rPr>
        <w:t xml:space="preserve"> </w:t>
      </w:r>
      <w:r w:rsidRPr="00B010D9">
        <w:rPr>
          <w:rFonts w:ascii="Times New Roman" w:hAnsi="Times New Roman" w:cs="Times New Roman"/>
          <w:color w:val="00000A"/>
          <w:spacing w:val="-1"/>
          <w:sz w:val="24"/>
          <w:szCs w:val="24"/>
        </w:rPr>
        <w:t>distribution</w:t>
      </w:r>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color w:val="00000A"/>
          <w:sz w:val="24"/>
          <w:szCs w:val="24"/>
        </w:rPr>
        <w:t>of</w:t>
      </w:r>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color w:val="00000A"/>
          <w:sz w:val="24"/>
          <w:szCs w:val="24"/>
        </w:rPr>
        <w:t>party</w:t>
      </w:r>
      <w:r w:rsidRPr="00B010D9">
        <w:rPr>
          <w:rFonts w:ascii="Times New Roman" w:hAnsi="Times New Roman" w:cs="Times New Roman"/>
          <w:color w:val="00000A"/>
          <w:spacing w:val="-10"/>
          <w:sz w:val="24"/>
          <w:szCs w:val="24"/>
        </w:rPr>
        <w:t xml:space="preserve"> </w:t>
      </w:r>
      <w:r w:rsidRPr="00B010D9">
        <w:rPr>
          <w:rFonts w:ascii="Times New Roman" w:hAnsi="Times New Roman" w:cs="Times New Roman"/>
          <w:color w:val="00000A"/>
          <w:spacing w:val="-2"/>
          <w:sz w:val="24"/>
          <w:szCs w:val="24"/>
        </w:rPr>
        <w:t>vote</w:t>
      </w:r>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color w:val="00000A"/>
          <w:spacing w:val="-3"/>
          <w:sz w:val="24"/>
          <w:szCs w:val="24"/>
        </w:rPr>
        <w:t>shares.”</w:t>
      </w:r>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i/>
          <w:iCs/>
          <w:color w:val="00000A"/>
          <w:spacing w:val="-1"/>
          <w:sz w:val="24"/>
          <w:szCs w:val="24"/>
        </w:rPr>
        <w:t>Electoral</w:t>
      </w:r>
      <w:r w:rsidRPr="00B010D9">
        <w:rPr>
          <w:rFonts w:ascii="Times New Roman" w:hAnsi="Times New Roman" w:cs="Times New Roman"/>
          <w:i/>
          <w:iCs/>
          <w:color w:val="00000A"/>
          <w:spacing w:val="-10"/>
          <w:sz w:val="24"/>
          <w:szCs w:val="24"/>
        </w:rPr>
        <w:t xml:space="preserve"> </w:t>
      </w:r>
      <w:r w:rsidRPr="00B010D9">
        <w:rPr>
          <w:rFonts w:ascii="Times New Roman" w:hAnsi="Times New Roman" w:cs="Times New Roman"/>
          <w:i/>
          <w:iCs/>
          <w:color w:val="00000A"/>
          <w:sz w:val="24"/>
          <w:szCs w:val="24"/>
        </w:rPr>
        <w:t>Studies</w:t>
      </w:r>
      <w:r w:rsidRPr="00B010D9">
        <w:rPr>
          <w:rFonts w:ascii="Times New Roman" w:hAnsi="Times New Roman" w:cs="Times New Roman"/>
          <w:i/>
          <w:iCs/>
          <w:color w:val="00000A"/>
          <w:spacing w:val="-9"/>
          <w:sz w:val="24"/>
          <w:szCs w:val="24"/>
        </w:rPr>
        <w:t xml:space="preserve"> </w:t>
      </w:r>
      <w:r w:rsidRPr="00B010D9">
        <w:rPr>
          <w:rFonts w:ascii="Times New Roman" w:hAnsi="Times New Roman" w:cs="Times New Roman"/>
          <w:color w:val="00000A"/>
          <w:sz w:val="24"/>
          <w:szCs w:val="24"/>
        </w:rPr>
        <w:t>16(4)</w:t>
      </w:r>
      <w:proofErr w:type="gramStart"/>
      <w:r w:rsidRPr="00B010D9">
        <w:rPr>
          <w:rFonts w:ascii="Times New Roman" w:hAnsi="Times New Roman" w:cs="Times New Roman"/>
          <w:color w:val="00000A"/>
          <w:sz w:val="24"/>
          <w:szCs w:val="24"/>
        </w:rPr>
        <w:t>:457</w:t>
      </w:r>
      <w:proofErr w:type="gramEnd"/>
      <w:r w:rsidRPr="00B010D9">
        <w:rPr>
          <w:rFonts w:ascii="Times New Roman" w:hAnsi="Times New Roman" w:cs="Times New Roman"/>
          <w:color w:val="00000A"/>
          <w:sz w:val="24"/>
          <w:szCs w:val="24"/>
        </w:rPr>
        <w:t>–70.</w:t>
      </w:r>
    </w:p>
    <w:p w14:paraId="53847C31"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Handley, Lisa</w:t>
      </w:r>
      <w:proofErr w:type="gramStart"/>
      <w:r w:rsidRPr="00B010D9">
        <w:rPr>
          <w:rFonts w:ascii="Times New Roman" w:eastAsia="Times New Roman" w:hAnsi="Times New Roman" w:cs="Times New Roman"/>
          <w:color w:val="00000A"/>
          <w:sz w:val="24"/>
          <w:szCs w:val="24"/>
        </w:rPr>
        <w:t>.,</w:t>
      </w:r>
      <w:proofErr w:type="gramEnd"/>
      <w:r w:rsidRPr="00B010D9">
        <w:rPr>
          <w:rFonts w:ascii="Times New Roman" w:eastAsia="Times New Roman" w:hAnsi="Times New Roman" w:cs="Times New Roman"/>
          <w:color w:val="00000A"/>
          <w:sz w:val="24"/>
          <w:szCs w:val="24"/>
        </w:rPr>
        <w:t xml:space="preserve"> &amp; </w:t>
      </w:r>
      <w:proofErr w:type="spellStart"/>
      <w:r w:rsidRPr="00B010D9">
        <w:rPr>
          <w:rFonts w:ascii="Times New Roman" w:eastAsia="Times New Roman" w:hAnsi="Times New Roman" w:cs="Times New Roman"/>
          <w:color w:val="00000A"/>
          <w:sz w:val="24"/>
          <w:szCs w:val="24"/>
        </w:rPr>
        <w:t>Grofman</w:t>
      </w:r>
      <w:proofErr w:type="spellEnd"/>
      <w:r w:rsidRPr="00B010D9">
        <w:rPr>
          <w:rFonts w:ascii="Times New Roman" w:eastAsia="Times New Roman" w:hAnsi="Times New Roman" w:cs="Times New Roman"/>
          <w:color w:val="00000A"/>
          <w:sz w:val="24"/>
          <w:szCs w:val="24"/>
        </w:rPr>
        <w:t xml:space="preserve">, Bernard Eds. (2008), </w:t>
      </w:r>
      <w:r w:rsidRPr="00B010D9">
        <w:rPr>
          <w:rFonts w:ascii="Times New Roman" w:eastAsia="Times New Roman" w:hAnsi="Times New Roman" w:cs="Times New Roman"/>
          <w:i/>
          <w:color w:val="00000A"/>
          <w:sz w:val="24"/>
          <w:szCs w:val="24"/>
        </w:rPr>
        <w:t>Redistricting in Comparative Perspective</w:t>
      </w:r>
      <w:r w:rsidRPr="00B010D9">
        <w:rPr>
          <w:rFonts w:ascii="Times New Roman" w:eastAsia="Times New Roman" w:hAnsi="Times New Roman" w:cs="Times New Roman"/>
          <w:color w:val="00000A"/>
          <w:sz w:val="24"/>
          <w:szCs w:val="24"/>
        </w:rPr>
        <w:t>. Oxford: Oxford University Press.</w:t>
      </w:r>
    </w:p>
    <w:p w14:paraId="1C9D45F6"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Instituto Federal Electoral (2005), </w:t>
      </w:r>
      <w:r w:rsidRPr="00B010D9">
        <w:rPr>
          <w:rFonts w:ascii="Times New Roman" w:eastAsia="Times New Roman" w:hAnsi="Times New Roman" w:cs="Times New Roman"/>
          <w:i/>
          <w:color w:val="00000A"/>
          <w:sz w:val="24"/>
          <w:szCs w:val="24"/>
        </w:rPr>
        <w:t xml:space="preserve">Distritación 2004-2005: Camino </w:t>
      </w:r>
      <w:proofErr w:type="spellStart"/>
      <w:r w:rsidRPr="00B010D9">
        <w:rPr>
          <w:rFonts w:ascii="Times New Roman" w:eastAsia="Times New Roman" w:hAnsi="Times New Roman" w:cs="Times New Roman"/>
          <w:i/>
          <w:color w:val="00000A"/>
          <w:sz w:val="24"/>
          <w:szCs w:val="24"/>
        </w:rPr>
        <w:t>para</w:t>
      </w:r>
      <w:proofErr w:type="spellEnd"/>
      <w:r w:rsidRPr="00B010D9">
        <w:rPr>
          <w:rFonts w:ascii="Times New Roman" w:eastAsia="Times New Roman" w:hAnsi="Times New Roman" w:cs="Times New Roman"/>
          <w:i/>
          <w:color w:val="00000A"/>
          <w:sz w:val="24"/>
          <w:szCs w:val="24"/>
        </w:rPr>
        <w:t xml:space="preserve"> la </w:t>
      </w:r>
      <w:proofErr w:type="spellStart"/>
      <w:r w:rsidRPr="00B010D9">
        <w:rPr>
          <w:rFonts w:ascii="Times New Roman" w:eastAsia="Times New Roman" w:hAnsi="Times New Roman" w:cs="Times New Roman"/>
          <w:i/>
          <w:color w:val="00000A"/>
          <w:sz w:val="24"/>
          <w:szCs w:val="24"/>
        </w:rPr>
        <w:t>democracia</w:t>
      </w:r>
      <w:proofErr w:type="spellEnd"/>
      <w:r>
        <w:rPr>
          <w:rFonts w:ascii="Times New Roman" w:eastAsia="Times New Roman" w:hAnsi="Times New Roman" w:cs="Times New Roman"/>
          <w:color w:val="00000A"/>
          <w:sz w:val="24"/>
          <w:szCs w:val="24"/>
        </w:rPr>
        <w:t xml:space="preserve"> </w:t>
      </w:r>
      <w:r>
        <w:rPr>
          <w:rFonts w:ascii="Times New Roman" w:hAnsi="Times New Roman" w:cs="Times New Roman"/>
          <w:color w:val="00000A"/>
          <w:sz w:val="24"/>
          <w:szCs w:val="24"/>
        </w:rPr>
        <w:t>[Districting 2004-2005: Path to democracy].</w:t>
      </w:r>
      <w:r w:rsidRPr="00B010D9">
        <w:rPr>
          <w:rFonts w:ascii="Times New Roman" w:eastAsia="Times New Roman" w:hAnsi="Times New Roman" w:cs="Times New Roman"/>
          <w:color w:val="00000A"/>
          <w:sz w:val="24"/>
          <w:szCs w:val="24"/>
        </w:rPr>
        <w:t xml:space="preserve"> México DF: IFE. </w:t>
      </w:r>
    </w:p>
    <w:p w14:paraId="58919FE5"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B010D9">
        <w:rPr>
          <w:rFonts w:ascii="Times New Roman" w:eastAsia="Times New Roman" w:hAnsi="Times New Roman" w:cs="Times New Roman"/>
          <w:color w:val="00000A"/>
          <w:sz w:val="24"/>
          <w:szCs w:val="24"/>
        </w:rPr>
        <w:t xml:space="preserve">________ (2013), </w:t>
      </w:r>
      <w:proofErr w:type="spellStart"/>
      <w:r w:rsidRPr="00762AFC">
        <w:rPr>
          <w:rFonts w:ascii="Times New Roman" w:eastAsia="Times New Roman" w:hAnsi="Times New Roman" w:cs="Times New Roman"/>
          <w:i/>
          <w:color w:val="00000A"/>
          <w:sz w:val="24"/>
          <w:szCs w:val="24"/>
        </w:rPr>
        <w:t>Acuerdo</w:t>
      </w:r>
      <w:proofErr w:type="spellEnd"/>
      <w:r w:rsidRPr="00762AFC">
        <w:rPr>
          <w:rFonts w:ascii="Times New Roman" w:eastAsia="Times New Roman" w:hAnsi="Times New Roman" w:cs="Times New Roman"/>
          <w:i/>
          <w:color w:val="00000A"/>
          <w:sz w:val="24"/>
          <w:szCs w:val="24"/>
        </w:rPr>
        <w:t xml:space="preserve"> del Consejo General del Instituto Federal Electoral </w:t>
      </w:r>
      <w:proofErr w:type="spellStart"/>
      <w:r w:rsidRPr="00762AFC">
        <w:rPr>
          <w:rFonts w:ascii="Times New Roman" w:eastAsia="Times New Roman" w:hAnsi="Times New Roman" w:cs="Times New Roman"/>
          <w:i/>
          <w:color w:val="00000A"/>
          <w:sz w:val="24"/>
          <w:szCs w:val="24"/>
        </w:rPr>
        <w:t>por</w:t>
      </w:r>
      <w:proofErr w:type="spellEnd"/>
      <w:r w:rsidRPr="00762AFC">
        <w:rPr>
          <w:rFonts w:ascii="Times New Roman" w:eastAsia="Times New Roman" w:hAnsi="Times New Roman" w:cs="Times New Roman"/>
          <w:i/>
          <w:color w:val="00000A"/>
          <w:sz w:val="24"/>
          <w:szCs w:val="24"/>
        </w:rPr>
        <w:t xml:space="preserve"> el </w:t>
      </w:r>
      <w:proofErr w:type="spellStart"/>
      <w:r w:rsidRPr="00762AFC">
        <w:rPr>
          <w:rFonts w:ascii="Times New Roman" w:eastAsia="Times New Roman" w:hAnsi="Times New Roman" w:cs="Times New Roman"/>
          <w:i/>
          <w:color w:val="00000A"/>
          <w:sz w:val="24"/>
          <w:szCs w:val="24"/>
        </w:rPr>
        <w:t>que</w:t>
      </w:r>
      <w:proofErr w:type="spellEnd"/>
      <w:r w:rsidRPr="00762AFC">
        <w:rPr>
          <w:rFonts w:ascii="Times New Roman" w:eastAsia="Times New Roman" w:hAnsi="Times New Roman" w:cs="Times New Roman"/>
          <w:i/>
          <w:color w:val="00000A"/>
          <w:sz w:val="24"/>
          <w:szCs w:val="24"/>
        </w:rPr>
        <w:t xml:space="preserve"> se </w:t>
      </w:r>
      <w:proofErr w:type="spellStart"/>
      <w:r w:rsidRPr="00762AFC">
        <w:rPr>
          <w:rFonts w:ascii="Times New Roman" w:eastAsia="Times New Roman" w:hAnsi="Times New Roman" w:cs="Times New Roman"/>
          <w:i/>
          <w:color w:val="00000A"/>
          <w:sz w:val="24"/>
          <w:szCs w:val="24"/>
        </w:rPr>
        <w:t>aprueba</w:t>
      </w:r>
      <w:proofErr w:type="spellEnd"/>
      <w:r w:rsidRPr="00762AFC">
        <w:rPr>
          <w:rFonts w:ascii="Times New Roman" w:eastAsia="Times New Roman" w:hAnsi="Times New Roman" w:cs="Times New Roman"/>
          <w:i/>
          <w:color w:val="00000A"/>
          <w:sz w:val="24"/>
          <w:szCs w:val="24"/>
        </w:rPr>
        <w:t xml:space="preserve"> el </w:t>
      </w:r>
      <w:proofErr w:type="spellStart"/>
      <w:r w:rsidRPr="00762AFC">
        <w:rPr>
          <w:rFonts w:ascii="Times New Roman" w:eastAsia="Times New Roman" w:hAnsi="Times New Roman" w:cs="Times New Roman"/>
          <w:i/>
          <w:color w:val="00000A"/>
          <w:sz w:val="24"/>
          <w:szCs w:val="24"/>
        </w:rPr>
        <w:t>presupuesto</w:t>
      </w:r>
      <w:proofErr w:type="spellEnd"/>
      <w:r w:rsidRPr="00762AFC">
        <w:rPr>
          <w:rFonts w:ascii="Times New Roman" w:eastAsia="Times New Roman" w:hAnsi="Times New Roman" w:cs="Times New Roman"/>
          <w:i/>
          <w:color w:val="00000A"/>
          <w:sz w:val="24"/>
          <w:szCs w:val="24"/>
        </w:rPr>
        <w:t xml:space="preserve"> del Instituto Federal Electoral </w:t>
      </w:r>
      <w:proofErr w:type="spellStart"/>
      <w:r w:rsidRPr="00762AFC">
        <w:rPr>
          <w:rFonts w:ascii="Times New Roman" w:eastAsia="Times New Roman" w:hAnsi="Times New Roman" w:cs="Times New Roman"/>
          <w:i/>
          <w:color w:val="00000A"/>
          <w:sz w:val="24"/>
          <w:szCs w:val="24"/>
        </w:rPr>
        <w:t>para</w:t>
      </w:r>
      <w:proofErr w:type="spellEnd"/>
      <w:r w:rsidRPr="00762AFC">
        <w:rPr>
          <w:rFonts w:ascii="Times New Roman" w:eastAsia="Times New Roman" w:hAnsi="Times New Roman" w:cs="Times New Roman"/>
          <w:i/>
          <w:color w:val="00000A"/>
          <w:sz w:val="24"/>
          <w:szCs w:val="24"/>
        </w:rPr>
        <w:t xml:space="preserve"> el </w:t>
      </w:r>
      <w:proofErr w:type="spellStart"/>
      <w:r w:rsidRPr="00762AFC">
        <w:rPr>
          <w:rFonts w:ascii="Times New Roman" w:eastAsia="Times New Roman" w:hAnsi="Times New Roman" w:cs="Times New Roman"/>
          <w:i/>
          <w:color w:val="00000A"/>
          <w:sz w:val="24"/>
          <w:szCs w:val="24"/>
        </w:rPr>
        <w:t>ejercicio</w:t>
      </w:r>
      <w:proofErr w:type="spellEnd"/>
      <w:r w:rsidRPr="00762AFC">
        <w:rPr>
          <w:rFonts w:ascii="Times New Roman" w:eastAsia="Times New Roman" w:hAnsi="Times New Roman" w:cs="Times New Roman"/>
          <w:i/>
          <w:color w:val="00000A"/>
          <w:sz w:val="24"/>
          <w:szCs w:val="24"/>
        </w:rPr>
        <w:t xml:space="preserve"> fiscal del </w:t>
      </w:r>
      <w:proofErr w:type="spellStart"/>
      <w:r w:rsidRPr="00762AFC">
        <w:rPr>
          <w:rFonts w:ascii="Times New Roman" w:eastAsia="Times New Roman" w:hAnsi="Times New Roman" w:cs="Times New Roman"/>
          <w:i/>
          <w:color w:val="00000A"/>
          <w:sz w:val="24"/>
          <w:szCs w:val="24"/>
        </w:rPr>
        <w:t>año</w:t>
      </w:r>
      <w:proofErr w:type="spellEnd"/>
      <w:r w:rsidRPr="00762AFC">
        <w:rPr>
          <w:rFonts w:ascii="Times New Roman" w:eastAsia="Times New Roman" w:hAnsi="Times New Roman" w:cs="Times New Roman"/>
          <w:i/>
          <w:color w:val="00000A"/>
          <w:sz w:val="24"/>
          <w:szCs w:val="24"/>
        </w:rPr>
        <w:t xml:space="preserve"> 2013</w:t>
      </w:r>
      <w:r>
        <w:rPr>
          <w:rFonts w:ascii="Times New Roman" w:eastAsia="Times New Roman" w:hAnsi="Times New Roman" w:cs="Times New Roman"/>
          <w:color w:val="00000A"/>
          <w:sz w:val="24"/>
          <w:szCs w:val="24"/>
        </w:rPr>
        <w:t xml:space="preserve"> </w:t>
      </w:r>
      <w:r>
        <w:rPr>
          <w:rFonts w:ascii="Times New Roman" w:hAnsi="Times New Roman" w:cs="Times New Roman"/>
          <w:color w:val="00000A"/>
          <w:sz w:val="24"/>
          <w:szCs w:val="24"/>
        </w:rPr>
        <w:t>[Resolution of the Council General of the Federal Electoral Institute approving the budget of the Federal Electoral Institute for fiscal year 2013]</w:t>
      </w:r>
      <w:r w:rsidRPr="00B010D9">
        <w:rPr>
          <w:rFonts w:ascii="Times New Roman" w:eastAsia="Times New Roman" w:hAnsi="Times New Roman" w:cs="Times New Roman"/>
          <w:color w:val="00000A"/>
          <w:sz w:val="24"/>
          <w:szCs w:val="24"/>
        </w:rPr>
        <w:t>.</w:t>
      </w:r>
      <w:proofErr w:type="gramEnd"/>
      <w:r w:rsidRPr="00B010D9">
        <w:rPr>
          <w:rFonts w:ascii="Times New Roman" w:eastAsia="Times New Roman" w:hAnsi="Times New Roman" w:cs="Times New Roman"/>
          <w:color w:val="00000A"/>
          <w:sz w:val="24"/>
          <w:szCs w:val="24"/>
        </w:rPr>
        <w:t xml:space="preserve"> </w:t>
      </w:r>
      <w:proofErr w:type="gramStart"/>
      <w:r w:rsidRPr="00B010D9">
        <w:rPr>
          <w:rFonts w:ascii="Times New Roman" w:eastAsia="Times New Roman" w:hAnsi="Times New Roman" w:cs="Times New Roman"/>
          <w:color w:val="00000A"/>
          <w:sz w:val="24"/>
          <w:szCs w:val="24"/>
        </w:rPr>
        <w:t>CG12/2013, pg. 142.</w:t>
      </w:r>
      <w:proofErr w:type="gramEnd"/>
      <w:r w:rsidRPr="00B010D9">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Mexico City.</w:t>
      </w:r>
      <w:r w:rsidRPr="00B010D9">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In:</w:t>
      </w:r>
      <w:r w:rsidRPr="00B010D9">
        <w:rPr>
          <w:rFonts w:ascii="Times New Roman" w:eastAsia="Times New Roman" w:hAnsi="Times New Roman" w:cs="Times New Roman"/>
          <w:color w:val="00000A"/>
          <w:sz w:val="24"/>
          <w:szCs w:val="24"/>
        </w:rPr>
        <w:t xml:space="preserve"> </w:t>
      </w:r>
      <w:r w:rsidRPr="00B010D9">
        <w:rPr>
          <w:rStyle w:val="InternetLink"/>
          <w:rFonts w:ascii="Times New Roman" w:eastAsia="Times New Roman" w:hAnsi="Times New Roman" w:cs="Times New Roman"/>
          <w:color w:val="00000A"/>
          <w:sz w:val="24"/>
          <w:szCs w:val="24"/>
          <w:lang w:val="en-US"/>
        </w:rPr>
        <w:t>http://www2.ine.mx/docs/IFE-v2/DEA/DEA-PresupuestoInformes/DEA-PresupuestoIFE/PresupuestoIFE-docs/2013/CG12_2013_ppt_2013.pdf</w:t>
      </w:r>
      <w:r w:rsidRPr="00B010D9">
        <w:rPr>
          <w:rFonts w:ascii="Times New Roman" w:eastAsia="Times New Roman" w:hAnsi="Times New Roman" w:cs="Times New Roman"/>
          <w:color w:val="00000A"/>
          <w:sz w:val="24"/>
          <w:szCs w:val="24"/>
        </w:rPr>
        <w:t xml:space="preserve"> [5 </w:t>
      </w:r>
      <w:r>
        <w:rPr>
          <w:rFonts w:ascii="Times New Roman" w:eastAsia="Times New Roman" w:hAnsi="Times New Roman" w:cs="Times New Roman"/>
          <w:color w:val="00000A"/>
          <w:sz w:val="24"/>
          <w:szCs w:val="24"/>
        </w:rPr>
        <w:t>March</w:t>
      </w:r>
      <w:r w:rsidRPr="00B010D9">
        <w:rPr>
          <w:rFonts w:ascii="Times New Roman" w:eastAsia="Times New Roman" w:hAnsi="Times New Roman" w:cs="Times New Roman"/>
          <w:color w:val="00000A"/>
          <w:sz w:val="24"/>
          <w:szCs w:val="24"/>
        </w:rPr>
        <w:t xml:space="preserve"> 2015].</w:t>
      </w:r>
    </w:p>
    <w:p w14:paraId="65AFF080"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________ (2013a), </w:t>
      </w:r>
      <w:proofErr w:type="spellStart"/>
      <w:r w:rsidRPr="00762AFC">
        <w:rPr>
          <w:rFonts w:ascii="Times New Roman" w:eastAsia="Times New Roman" w:hAnsi="Times New Roman" w:cs="Times New Roman"/>
          <w:i/>
          <w:color w:val="00000A"/>
          <w:sz w:val="24"/>
          <w:szCs w:val="24"/>
        </w:rPr>
        <w:t>Acuerdo</w:t>
      </w:r>
      <w:proofErr w:type="spellEnd"/>
      <w:r w:rsidRPr="00762AFC">
        <w:rPr>
          <w:rFonts w:ascii="Times New Roman" w:eastAsia="Times New Roman" w:hAnsi="Times New Roman" w:cs="Times New Roman"/>
          <w:i/>
          <w:color w:val="00000A"/>
          <w:sz w:val="24"/>
          <w:szCs w:val="24"/>
        </w:rPr>
        <w:t xml:space="preserve"> del Consejo General del Instituto Federal Electoral </w:t>
      </w:r>
      <w:proofErr w:type="spellStart"/>
      <w:r w:rsidRPr="00762AFC">
        <w:rPr>
          <w:rFonts w:ascii="Times New Roman" w:eastAsia="Times New Roman" w:hAnsi="Times New Roman" w:cs="Times New Roman"/>
          <w:i/>
          <w:color w:val="00000A"/>
          <w:sz w:val="24"/>
          <w:szCs w:val="24"/>
        </w:rPr>
        <w:t>por</w:t>
      </w:r>
      <w:proofErr w:type="spellEnd"/>
      <w:r w:rsidRPr="00762AFC">
        <w:rPr>
          <w:rFonts w:ascii="Times New Roman" w:eastAsia="Times New Roman" w:hAnsi="Times New Roman" w:cs="Times New Roman"/>
          <w:i/>
          <w:color w:val="00000A"/>
          <w:sz w:val="24"/>
          <w:szCs w:val="24"/>
        </w:rPr>
        <w:t xml:space="preserve"> el </w:t>
      </w:r>
      <w:proofErr w:type="spellStart"/>
      <w:r w:rsidRPr="00762AFC">
        <w:rPr>
          <w:rFonts w:ascii="Times New Roman" w:eastAsia="Times New Roman" w:hAnsi="Times New Roman" w:cs="Times New Roman"/>
          <w:i/>
          <w:color w:val="00000A"/>
          <w:sz w:val="24"/>
          <w:szCs w:val="24"/>
        </w:rPr>
        <w:t>que</w:t>
      </w:r>
      <w:proofErr w:type="spellEnd"/>
      <w:r w:rsidRPr="00762AFC">
        <w:rPr>
          <w:rFonts w:ascii="Times New Roman" w:eastAsia="Times New Roman" w:hAnsi="Times New Roman" w:cs="Times New Roman"/>
          <w:i/>
          <w:color w:val="00000A"/>
          <w:sz w:val="24"/>
          <w:szCs w:val="24"/>
        </w:rPr>
        <w:t xml:space="preserve"> se </w:t>
      </w:r>
      <w:proofErr w:type="spellStart"/>
      <w:r w:rsidRPr="00762AFC">
        <w:rPr>
          <w:rFonts w:ascii="Times New Roman" w:eastAsia="Times New Roman" w:hAnsi="Times New Roman" w:cs="Times New Roman"/>
          <w:i/>
          <w:color w:val="00000A"/>
          <w:sz w:val="24"/>
          <w:szCs w:val="24"/>
        </w:rPr>
        <w:t>aprueba</w:t>
      </w:r>
      <w:proofErr w:type="spellEnd"/>
      <w:r w:rsidRPr="00762AFC">
        <w:rPr>
          <w:rFonts w:ascii="Times New Roman" w:eastAsia="Times New Roman" w:hAnsi="Times New Roman" w:cs="Times New Roman"/>
          <w:i/>
          <w:color w:val="00000A"/>
          <w:sz w:val="24"/>
          <w:szCs w:val="24"/>
        </w:rPr>
        <w:t xml:space="preserve"> la </w:t>
      </w:r>
      <w:proofErr w:type="spellStart"/>
      <w:r w:rsidRPr="00762AFC">
        <w:rPr>
          <w:rFonts w:ascii="Times New Roman" w:eastAsia="Times New Roman" w:hAnsi="Times New Roman" w:cs="Times New Roman"/>
          <w:i/>
          <w:color w:val="00000A"/>
          <w:sz w:val="24"/>
          <w:szCs w:val="24"/>
        </w:rPr>
        <w:t>propuesta</w:t>
      </w:r>
      <w:proofErr w:type="spellEnd"/>
      <w:r w:rsidRPr="00762AFC">
        <w:rPr>
          <w:rFonts w:ascii="Times New Roman" w:eastAsia="Times New Roman" w:hAnsi="Times New Roman" w:cs="Times New Roman"/>
          <w:i/>
          <w:color w:val="00000A"/>
          <w:sz w:val="24"/>
          <w:szCs w:val="24"/>
        </w:rPr>
        <w:t xml:space="preserve"> de </w:t>
      </w:r>
      <w:proofErr w:type="spellStart"/>
      <w:r w:rsidRPr="00762AFC">
        <w:rPr>
          <w:rFonts w:ascii="Times New Roman" w:eastAsia="Times New Roman" w:hAnsi="Times New Roman" w:cs="Times New Roman"/>
          <w:i/>
          <w:color w:val="00000A"/>
          <w:sz w:val="24"/>
          <w:szCs w:val="24"/>
        </w:rPr>
        <w:t>criterios</w:t>
      </w:r>
      <w:proofErr w:type="spellEnd"/>
      <w:r w:rsidRPr="00762AFC">
        <w:rPr>
          <w:rFonts w:ascii="Times New Roman" w:eastAsia="Times New Roman" w:hAnsi="Times New Roman" w:cs="Times New Roman"/>
          <w:i/>
          <w:color w:val="00000A"/>
          <w:sz w:val="24"/>
          <w:szCs w:val="24"/>
        </w:rPr>
        <w:t xml:space="preserve"> </w:t>
      </w:r>
      <w:proofErr w:type="spellStart"/>
      <w:r w:rsidRPr="00762AFC">
        <w:rPr>
          <w:rFonts w:ascii="Times New Roman" w:eastAsia="Times New Roman" w:hAnsi="Times New Roman" w:cs="Times New Roman"/>
          <w:i/>
          <w:color w:val="00000A"/>
          <w:sz w:val="24"/>
          <w:szCs w:val="24"/>
        </w:rPr>
        <w:t>que</w:t>
      </w:r>
      <w:proofErr w:type="spellEnd"/>
      <w:r w:rsidRPr="00762AFC">
        <w:rPr>
          <w:rFonts w:ascii="Times New Roman" w:eastAsia="Times New Roman" w:hAnsi="Times New Roman" w:cs="Times New Roman"/>
          <w:i/>
          <w:color w:val="00000A"/>
          <w:sz w:val="24"/>
          <w:szCs w:val="24"/>
        </w:rPr>
        <w:t xml:space="preserve"> se </w:t>
      </w:r>
      <w:proofErr w:type="spellStart"/>
      <w:r w:rsidRPr="00762AFC">
        <w:rPr>
          <w:rFonts w:ascii="Times New Roman" w:eastAsia="Times New Roman" w:hAnsi="Times New Roman" w:cs="Times New Roman"/>
          <w:i/>
          <w:color w:val="00000A"/>
          <w:sz w:val="24"/>
          <w:szCs w:val="24"/>
        </w:rPr>
        <w:t>utilizarán</w:t>
      </w:r>
      <w:proofErr w:type="spellEnd"/>
      <w:r w:rsidRPr="00762AFC">
        <w:rPr>
          <w:rFonts w:ascii="Times New Roman" w:eastAsia="Times New Roman" w:hAnsi="Times New Roman" w:cs="Times New Roman"/>
          <w:i/>
          <w:color w:val="00000A"/>
          <w:sz w:val="24"/>
          <w:szCs w:val="24"/>
        </w:rPr>
        <w:t xml:space="preserve"> </w:t>
      </w:r>
      <w:proofErr w:type="spellStart"/>
      <w:r w:rsidRPr="00762AFC">
        <w:rPr>
          <w:rFonts w:ascii="Times New Roman" w:eastAsia="Times New Roman" w:hAnsi="Times New Roman" w:cs="Times New Roman"/>
          <w:i/>
          <w:color w:val="00000A"/>
          <w:sz w:val="24"/>
          <w:szCs w:val="24"/>
        </w:rPr>
        <w:t>para</w:t>
      </w:r>
      <w:proofErr w:type="spellEnd"/>
      <w:r w:rsidRPr="00762AFC">
        <w:rPr>
          <w:rFonts w:ascii="Times New Roman" w:eastAsia="Times New Roman" w:hAnsi="Times New Roman" w:cs="Times New Roman"/>
          <w:i/>
          <w:color w:val="00000A"/>
          <w:sz w:val="24"/>
          <w:szCs w:val="24"/>
        </w:rPr>
        <w:t xml:space="preserve"> </w:t>
      </w:r>
      <w:proofErr w:type="spellStart"/>
      <w:r w:rsidRPr="00762AFC">
        <w:rPr>
          <w:rFonts w:ascii="Times New Roman" w:eastAsia="Times New Roman" w:hAnsi="Times New Roman" w:cs="Times New Roman"/>
          <w:i/>
          <w:color w:val="00000A"/>
          <w:sz w:val="24"/>
          <w:szCs w:val="24"/>
        </w:rPr>
        <w:t>formular</w:t>
      </w:r>
      <w:proofErr w:type="spellEnd"/>
      <w:r w:rsidRPr="00762AFC">
        <w:rPr>
          <w:rFonts w:ascii="Times New Roman" w:eastAsia="Times New Roman" w:hAnsi="Times New Roman" w:cs="Times New Roman"/>
          <w:i/>
          <w:color w:val="00000A"/>
          <w:sz w:val="24"/>
          <w:szCs w:val="24"/>
        </w:rPr>
        <w:t xml:space="preserve"> los </w:t>
      </w:r>
      <w:proofErr w:type="spellStart"/>
      <w:r w:rsidRPr="00762AFC">
        <w:rPr>
          <w:rFonts w:ascii="Times New Roman" w:eastAsia="Times New Roman" w:hAnsi="Times New Roman" w:cs="Times New Roman"/>
          <w:i/>
          <w:color w:val="00000A"/>
          <w:sz w:val="24"/>
          <w:szCs w:val="24"/>
        </w:rPr>
        <w:t>estudios</w:t>
      </w:r>
      <w:proofErr w:type="spellEnd"/>
      <w:r w:rsidRPr="00762AFC">
        <w:rPr>
          <w:rFonts w:ascii="Times New Roman" w:eastAsia="Times New Roman" w:hAnsi="Times New Roman" w:cs="Times New Roman"/>
          <w:i/>
          <w:color w:val="00000A"/>
          <w:sz w:val="24"/>
          <w:szCs w:val="24"/>
        </w:rPr>
        <w:t xml:space="preserve"> y </w:t>
      </w:r>
      <w:proofErr w:type="spellStart"/>
      <w:r w:rsidRPr="00762AFC">
        <w:rPr>
          <w:rFonts w:ascii="Times New Roman" w:eastAsia="Times New Roman" w:hAnsi="Times New Roman" w:cs="Times New Roman"/>
          <w:i/>
          <w:color w:val="00000A"/>
          <w:sz w:val="24"/>
          <w:szCs w:val="24"/>
        </w:rPr>
        <w:t>proyectos</w:t>
      </w:r>
      <w:proofErr w:type="spellEnd"/>
      <w:r w:rsidRPr="00762AFC">
        <w:rPr>
          <w:rFonts w:ascii="Times New Roman" w:eastAsia="Times New Roman" w:hAnsi="Times New Roman" w:cs="Times New Roman"/>
          <w:i/>
          <w:color w:val="00000A"/>
          <w:sz w:val="24"/>
          <w:szCs w:val="24"/>
        </w:rPr>
        <w:t xml:space="preserve"> </w:t>
      </w:r>
      <w:proofErr w:type="spellStart"/>
      <w:r w:rsidRPr="00762AFC">
        <w:rPr>
          <w:rFonts w:ascii="Times New Roman" w:eastAsia="Times New Roman" w:hAnsi="Times New Roman" w:cs="Times New Roman"/>
          <w:i/>
          <w:color w:val="00000A"/>
          <w:sz w:val="24"/>
          <w:szCs w:val="24"/>
        </w:rPr>
        <w:t>para</w:t>
      </w:r>
      <w:proofErr w:type="spellEnd"/>
      <w:r w:rsidRPr="00762AFC">
        <w:rPr>
          <w:rFonts w:ascii="Times New Roman" w:eastAsia="Times New Roman" w:hAnsi="Times New Roman" w:cs="Times New Roman"/>
          <w:i/>
          <w:color w:val="00000A"/>
          <w:sz w:val="24"/>
          <w:szCs w:val="24"/>
        </w:rPr>
        <w:t xml:space="preserve"> la </w:t>
      </w:r>
      <w:proofErr w:type="spellStart"/>
      <w:r w:rsidRPr="00762AFC">
        <w:rPr>
          <w:rFonts w:ascii="Times New Roman" w:eastAsia="Times New Roman" w:hAnsi="Times New Roman" w:cs="Times New Roman"/>
          <w:i/>
          <w:color w:val="00000A"/>
          <w:sz w:val="24"/>
          <w:szCs w:val="24"/>
        </w:rPr>
        <w:t>división</w:t>
      </w:r>
      <w:proofErr w:type="spellEnd"/>
      <w:r w:rsidRPr="00762AFC">
        <w:rPr>
          <w:rFonts w:ascii="Times New Roman" w:eastAsia="Times New Roman" w:hAnsi="Times New Roman" w:cs="Times New Roman"/>
          <w:i/>
          <w:color w:val="00000A"/>
          <w:sz w:val="24"/>
          <w:szCs w:val="24"/>
        </w:rPr>
        <w:t xml:space="preserve"> del </w:t>
      </w:r>
      <w:proofErr w:type="spellStart"/>
      <w:r w:rsidRPr="00762AFC">
        <w:rPr>
          <w:rFonts w:ascii="Times New Roman" w:eastAsia="Times New Roman" w:hAnsi="Times New Roman" w:cs="Times New Roman"/>
          <w:i/>
          <w:color w:val="00000A"/>
          <w:sz w:val="24"/>
          <w:szCs w:val="24"/>
        </w:rPr>
        <w:t>territorio</w:t>
      </w:r>
      <w:proofErr w:type="spellEnd"/>
      <w:r w:rsidRPr="00762AFC">
        <w:rPr>
          <w:rFonts w:ascii="Times New Roman" w:eastAsia="Times New Roman" w:hAnsi="Times New Roman" w:cs="Times New Roman"/>
          <w:i/>
          <w:color w:val="00000A"/>
          <w:sz w:val="24"/>
          <w:szCs w:val="24"/>
        </w:rPr>
        <w:t xml:space="preserve"> </w:t>
      </w:r>
      <w:proofErr w:type="spellStart"/>
      <w:r w:rsidRPr="00762AFC">
        <w:rPr>
          <w:rFonts w:ascii="Times New Roman" w:eastAsia="Times New Roman" w:hAnsi="Times New Roman" w:cs="Times New Roman"/>
          <w:i/>
          <w:color w:val="00000A"/>
          <w:sz w:val="24"/>
          <w:szCs w:val="24"/>
        </w:rPr>
        <w:t>nacional</w:t>
      </w:r>
      <w:proofErr w:type="spellEnd"/>
      <w:r w:rsidRPr="00762AFC">
        <w:rPr>
          <w:rFonts w:ascii="Times New Roman" w:eastAsia="Times New Roman" w:hAnsi="Times New Roman" w:cs="Times New Roman"/>
          <w:i/>
          <w:color w:val="00000A"/>
          <w:sz w:val="24"/>
          <w:szCs w:val="24"/>
        </w:rPr>
        <w:t xml:space="preserve"> en </w:t>
      </w:r>
      <w:proofErr w:type="spellStart"/>
      <w:r w:rsidRPr="00762AFC">
        <w:rPr>
          <w:rFonts w:ascii="Times New Roman" w:eastAsia="Times New Roman" w:hAnsi="Times New Roman" w:cs="Times New Roman"/>
          <w:i/>
          <w:color w:val="00000A"/>
          <w:sz w:val="24"/>
          <w:szCs w:val="24"/>
        </w:rPr>
        <w:t>trescientos</w:t>
      </w:r>
      <w:proofErr w:type="spellEnd"/>
      <w:r w:rsidRPr="00762AFC">
        <w:rPr>
          <w:rFonts w:ascii="Times New Roman" w:eastAsia="Times New Roman" w:hAnsi="Times New Roman" w:cs="Times New Roman"/>
          <w:i/>
          <w:color w:val="00000A"/>
          <w:sz w:val="24"/>
          <w:szCs w:val="24"/>
        </w:rPr>
        <w:t xml:space="preserve"> </w:t>
      </w:r>
      <w:proofErr w:type="spellStart"/>
      <w:r w:rsidRPr="00762AFC">
        <w:rPr>
          <w:rFonts w:ascii="Times New Roman" w:eastAsia="Times New Roman" w:hAnsi="Times New Roman" w:cs="Times New Roman"/>
          <w:i/>
          <w:color w:val="00000A"/>
          <w:sz w:val="24"/>
          <w:szCs w:val="24"/>
        </w:rPr>
        <w:t>distritos</w:t>
      </w:r>
      <w:proofErr w:type="spellEnd"/>
      <w:r w:rsidRPr="00762AFC">
        <w:rPr>
          <w:rFonts w:ascii="Times New Roman" w:eastAsia="Times New Roman" w:hAnsi="Times New Roman" w:cs="Times New Roman"/>
          <w:i/>
          <w:color w:val="00000A"/>
          <w:sz w:val="24"/>
          <w:szCs w:val="24"/>
        </w:rPr>
        <w:t xml:space="preserve"> </w:t>
      </w:r>
      <w:proofErr w:type="spellStart"/>
      <w:r w:rsidRPr="00762AFC">
        <w:rPr>
          <w:rFonts w:ascii="Times New Roman" w:eastAsia="Times New Roman" w:hAnsi="Times New Roman" w:cs="Times New Roman"/>
          <w:i/>
          <w:color w:val="00000A"/>
          <w:sz w:val="24"/>
          <w:szCs w:val="24"/>
        </w:rPr>
        <w:t>electorales</w:t>
      </w:r>
      <w:proofErr w:type="spellEnd"/>
      <w:r w:rsidRPr="00762AFC">
        <w:rPr>
          <w:rFonts w:ascii="Times New Roman" w:eastAsia="Times New Roman" w:hAnsi="Times New Roman" w:cs="Times New Roman"/>
          <w:i/>
          <w:color w:val="00000A"/>
          <w:sz w:val="24"/>
          <w:szCs w:val="24"/>
        </w:rPr>
        <w:t xml:space="preserve"> </w:t>
      </w:r>
      <w:proofErr w:type="spellStart"/>
      <w:r w:rsidRPr="00762AFC">
        <w:rPr>
          <w:rFonts w:ascii="Times New Roman" w:eastAsia="Times New Roman" w:hAnsi="Times New Roman" w:cs="Times New Roman"/>
          <w:i/>
          <w:color w:val="00000A"/>
          <w:sz w:val="24"/>
          <w:szCs w:val="24"/>
        </w:rPr>
        <w:t>uninominales</w:t>
      </w:r>
      <w:proofErr w:type="spellEnd"/>
      <w:r w:rsidRPr="00762AFC">
        <w:rPr>
          <w:rFonts w:ascii="Times New Roman" w:eastAsia="Times New Roman" w:hAnsi="Times New Roman" w:cs="Times New Roman"/>
          <w:i/>
          <w:color w:val="00000A"/>
          <w:sz w:val="24"/>
          <w:szCs w:val="24"/>
        </w:rPr>
        <w:t xml:space="preserve"> </w:t>
      </w:r>
      <w:proofErr w:type="spellStart"/>
      <w:r w:rsidRPr="00762AFC">
        <w:rPr>
          <w:rFonts w:ascii="Times New Roman" w:eastAsia="Times New Roman" w:hAnsi="Times New Roman" w:cs="Times New Roman"/>
          <w:i/>
          <w:color w:val="00000A"/>
          <w:sz w:val="24"/>
          <w:szCs w:val="24"/>
        </w:rPr>
        <w:t>federales</w:t>
      </w:r>
      <w:proofErr w:type="spellEnd"/>
      <w:r w:rsidRPr="00762AFC">
        <w:rPr>
          <w:rFonts w:ascii="Times New Roman" w:eastAsia="Times New Roman" w:hAnsi="Times New Roman" w:cs="Times New Roman"/>
          <w:i/>
          <w:color w:val="00000A"/>
          <w:sz w:val="24"/>
          <w:szCs w:val="24"/>
        </w:rPr>
        <w:t xml:space="preserve">, a </w:t>
      </w:r>
      <w:proofErr w:type="spellStart"/>
      <w:r w:rsidRPr="00762AFC">
        <w:rPr>
          <w:rFonts w:ascii="Times New Roman" w:eastAsia="Times New Roman" w:hAnsi="Times New Roman" w:cs="Times New Roman"/>
          <w:i/>
          <w:color w:val="00000A"/>
          <w:sz w:val="24"/>
          <w:szCs w:val="24"/>
        </w:rPr>
        <w:t>propuesta</w:t>
      </w:r>
      <w:proofErr w:type="spellEnd"/>
      <w:r w:rsidRPr="00762AFC">
        <w:rPr>
          <w:rFonts w:ascii="Times New Roman" w:eastAsia="Times New Roman" w:hAnsi="Times New Roman" w:cs="Times New Roman"/>
          <w:i/>
          <w:color w:val="00000A"/>
          <w:sz w:val="24"/>
          <w:szCs w:val="24"/>
        </w:rPr>
        <w:t xml:space="preserve"> de la Junta General </w:t>
      </w:r>
      <w:proofErr w:type="spellStart"/>
      <w:r w:rsidRPr="00762AFC">
        <w:rPr>
          <w:rFonts w:ascii="Times New Roman" w:eastAsia="Times New Roman" w:hAnsi="Times New Roman" w:cs="Times New Roman"/>
          <w:i/>
          <w:color w:val="00000A"/>
          <w:sz w:val="24"/>
          <w:szCs w:val="24"/>
        </w:rPr>
        <w:t>Ejecutiva</w:t>
      </w:r>
      <w:proofErr w:type="spellEnd"/>
      <w:r>
        <w:rPr>
          <w:rFonts w:ascii="Times New Roman" w:eastAsia="Times New Roman" w:hAnsi="Times New Roman" w:cs="Times New Roman"/>
          <w:color w:val="00000A"/>
          <w:sz w:val="24"/>
          <w:szCs w:val="24"/>
        </w:rPr>
        <w:t xml:space="preserve"> </w:t>
      </w:r>
      <w:r>
        <w:rPr>
          <w:rFonts w:ascii="Times New Roman" w:hAnsi="Times New Roman" w:cs="Times New Roman"/>
          <w:color w:val="00000A"/>
          <w:sz w:val="24"/>
          <w:szCs w:val="24"/>
        </w:rPr>
        <w:t>[Resolution of the Council General of the Federal Electoral Institute approving the proposed criteria to be used in formulating studies and projects for the division of the national territory into three hundred single-member federal districts, at the proposal of the General Executive Board].</w:t>
      </w:r>
      <w:r w:rsidRPr="00B010D9">
        <w:rPr>
          <w:rFonts w:ascii="Times New Roman" w:eastAsia="Times New Roman" w:hAnsi="Times New Roman" w:cs="Times New Roman"/>
          <w:color w:val="00000A"/>
          <w:sz w:val="24"/>
          <w:szCs w:val="24"/>
        </w:rPr>
        <w:t xml:space="preserve"> CG50/2013. </w:t>
      </w:r>
      <w:r>
        <w:rPr>
          <w:rFonts w:ascii="Times New Roman" w:eastAsia="Times New Roman" w:hAnsi="Times New Roman" w:cs="Times New Roman"/>
          <w:color w:val="00000A"/>
          <w:sz w:val="24"/>
          <w:szCs w:val="24"/>
        </w:rPr>
        <w:t>Mexico City.</w:t>
      </w:r>
      <w:r w:rsidRPr="00B010D9">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In:</w:t>
      </w:r>
      <w:r w:rsidRPr="00B010D9">
        <w:rPr>
          <w:rFonts w:ascii="Times New Roman" w:eastAsia="Times New Roman" w:hAnsi="Times New Roman" w:cs="Times New Roman"/>
          <w:color w:val="00000A"/>
          <w:sz w:val="24"/>
          <w:szCs w:val="24"/>
        </w:rPr>
        <w:t xml:space="preserve"> </w:t>
      </w:r>
      <w:r w:rsidRPr="00B010D9">
        <w:rPr>
          <w:rStyle w:val="InternetLink"/>
          <w:rFonts w:ascii="Times New Roman" w:eastAsia="Times New Roman" w:hAnsi="Times New Roman" w:cs="Times New Roman"/>
          <w:color w:val="00000A"/>
          <w:sz w:val="24"/>
          <w:szCs w:val="24"/>
          <w:lang w:val="en-US"/>
        </w:rPr>
        <w:t>http://www.ine.mx/docs/IFE-v2/DERFE/DERFE-CNV/2013/Redistritacion/CGe60213ap4.pdf</w:t>
      </w:r>
      <w:r w:rsidRPr="00B010D9">
        <w:rPr>
          <w:rFonts w:ascii="Times New Roman" w:eastAsia="Times New Roman" w:hAnsi="Times New Roman" w:cs="Times New Roman"/>
          <w:color w:val="00000A"/>
          <w:sz w:val="24"/>
          <w:szCs w:val="24"/>
        </w:rPr>
        <w:t xml:space="preserve"> [5 </w:t>
      </w:r>
      <w:r>
        <w:rPr>
          <w:rFonts w:ascii="Times New Roman" w:eastAsia="Times New Roman" w:hAnsi="Times New Roman" w:cs="Times New Roman"/>
          <w:color w:val="00000A"/>
          <w:sz w:val="24"/>
          <w:szCs w:val="24"/>
        </w:rPr>
        <w:t>March</w:t>
      </w:r>
      <w:r w:rsidRPr="00B010D9">
        <w:rPr>
          <w:rFonts w:ascii="Times New Roman" w:eastAsia="Times New Roman" w:hAnsi="Times New Roman" w:cs="Times New Roman"/>
          <w:color w:val="00000A"/>
          <w:sz w:val="24"/>
          <w:szCs w:val="24"/>
        </w:rPr>
        <w:t xml:space="preserve"> 2015].</w:t>
      </w:r>
    </w:p>
    <w:p w14:paraId="29AA5650"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________</w:t>
      </w:r>
      <w:r w:rsidRPr="00B010D9">
        <w:rPr>
          <w:rFonts w:ascii="Times New Roman" w:hAnsi="Times New Roman" w:cs="Times New Roman"/>
          <w:color w:val="00000A"/>
          <w:sz w:val="24"/>
          <w:szCs w:val="24"/>
        </w:rPr>
        <w:t xml:space="preserve"> (2013b), </w:t>
      </w:r>
      <w:proofErr w:type="spellStart"/>
      <w:r w:rsidRPr="00B010D9">
        <w:rPr>
          <w:rFonts w:ascii="Times New Roman" w:hAnsi="Times New Roman" w:cs="Times New Roman"/>
          <w:color w:val="00000A"/>
          <w:sz w:val="24"/>
          <w:szCs w:val="24"/>
        </w:rPr>
        <w:t>Intervención</w:t>
      </w:r>
      <w:proofErr w:type="spellEnd"/>
      <w:r w:rsidRPr="00B010D9">
        <w:rPr>
          <w:rFonts w:ascii="Times New Roman" w:hAnsi="Times New Roman" w:cs="Times New Roman"/>
          <w:color w:val="00000A"/>
          <w:sz w:val="24"/>
          <w:szCs w:val="24"/>
        </w:rPr>
        <w:t xml:space="preserve"> del </w:t>
      </w:r>
      <w:proofErr w:type="spellStart"/>
      <w:r w:rsidRPr="00B010D9">
        <w:rPr>
          <w:rFonts w:ascii="Times New Roman" w:hAnsi="Times New Roman" w:cs="Times New Roman"/>
          <w:color w:val="00000A"/>
          <w:sz w:val="24"/>
          <w:szCs w:val="24"/>
        </w:rPr>
        <w:t>Consejero</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Presidente</w:t>
      </w:r>
      <w:proofErr w:type="spellEnd"/>
      <w:r w:rsidRPr="00B010D9">
        <w:rPr>
          <w:rFonts w:ascii="Times New Roman" w:hAnsi="Times New Roman" w:cs="Times New Roman"/>
          <w:color w:val="00000A"/>
          <w:sz w:val="24"/>
          <w:szCs w:val="24"/>
        </w:rPr>
        <w:t xml:space="preserve">, Dr. Leonardo Valdés </w:t>
      </w:r>
      <w:proofErr w:type="spellStart"/>
      <w:r w:rsidRPr="00B010D9">
        <w:rPr>
          <w:rFonts w:ascii="Times New Roman" w:hAnsi="Times New Roman" w:cs="Times New Roman"/>
          <w:color w:val="00000A"/>
          <w:sz w:val="24"/>
          <w:szCs w:val="24"/>
        </w:rPr>
        <w:t>Zurita</w:t>
      </w:r>
      <w:proofErr w:type="spellEnd"/>
      <w:r w:rsidRPr="00B010D9">
        <w:rPr>
          <w:rFonts w:ascii="Times New Roman" w:hAnsi="Times New Roman" w:cs="Times New Roman"/>
          <w:color w:val="00000A"/>
          <w:sz w:val="24"/>
          <w:szCs w:val="24"/>
        </w:rPr>
        <w:t xml:space="preserve">, en la </w:t>
      </w:r>
      <w:proofErr w:type="spellStart"/>
      <w:r w:rsidRPr="00B010D9">
        <w:rPr>
          <w:rFonts w:ascii="Times New Roman" w:hAnsi="Times New Roman" w:cs="Times New Roman"/>
          <w:color w:val="00000A"/>
          <w:sz w:val="24"/>
          <w:szCs w:val="24"/>
        </w:rPr>
        <w:t>Sesión</w:t>
      </w:r>
      <w:proofErr w:type="spellEnd"/>
      <w:r w:rsidRPr="00B010D9">
        <w:rPr>
          <w:rFonts w:ascii="Times New Roman" w:hAnsi="Times New Roman" w:cs="Times New Roman"/>
          <w:color w:val="00000A"/>
          <w:sz w:val="24"/>
          <w:szCs w:val="24"/>
        </w:rPr>
        <w:t xml:space="preserve"> del Consejo General del IFE </w:t>
      </w:r>
      <w:proofErr w:type="spellStart"/>
      <w:r w:rsidRPr="00B010D9">
        <w:rPr>
          <w:rFonts w:ascii="Times New Roman" w:hAnsi="Times New Roman" w:cs="Times New Roman"/>
          <w:color w:val="00000A"/>
          <w:sz w:val="24"/>
          <w:szCs w:val="24"/>
        </w:rPr>
        <w:t>para</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aprobar</w:t>
      </w:r>
      <w:proofErr w:type="spellEnd"/>
      <w:r w:rsidRPr="00B010D9">
        <w:rPr>
          <w:rFonts w:ascii="Times New Roman" w:hAnsi="Times New Roman" w:cs="Times New Roman"/>
          <w:color w:val="00000A"/>
          <w:sz w:val="24"/>
          <w:szCs w:val="24"/>
        </w:rPr>
        <w:t xml:space="preserve"> los </w:t>
      </w:r>
      <w:proofErr w:type="spellStart"/>
      <w:r w:rsidRPr="00B010D9">
        <w:rPr>
          <w:rFonts w:ascii="Times New Roman" w:hAnsi="Times New Roman" w:cs="Times New Roman"/>
          <w:color w:val="00000A"/>
          <w:sz w:val="24"/>
          <w:szCs w:val="24"/>
        </w:rPr>
        <w:t>trabajos</w:t>
      </w:r>
      <w:proofErr w:type="spellEnd"/>
      <w:r w:rsidRPr="00B010D9">
        <w:rPr>
          <w:rFonts w:ascii="Times New Roman" w:hAnsi="Times New Roman" w:cs="Times New Roman"/>
          <w:color w:val="00000A"/>
          <w:sz w:val="24"/>
          <w:szCs w:val="24"/>
        </w:rPr>
        <w:t xml:space="preserve"> de redistritación. IFE: </w:t>
      </w:r>
      <w:proofErr w:type="spellStart"/>
      <w:r w:rsidRPr="00B010D9">
        <w:rPr>
          <w:rFonts w:ascii="Times New Roman" w:hAnsi="Times New Roman" w:cs="Times New Roman"/>
          <w:color w:val="00000A"/>
          <w:sz w:val="24"/>
          <w:szCs w:val="24"/>
        </w:rPr>
        <w:t>Versión</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estenográfica</w:t>
      </w:r>
      <w:proofErr w:type="spellEnd"/>
      <w:r w:rsidRPr="00B010D9">
        <w:rPr>
          <w:rFonts w:ascii="Times New Roman" w:hAnsi="Times New Roman" w:cs="Times New Roman"/>
          <w:color w:val="00000A"/>
          <w:sz w:val="24"/>
          <w:szCs w:val="24"/>
        </w:rPr>
        <w:t xml:space="preserve"> de la </w:t>
      </w:r>
      <w:proofErr w:type="spellStart"/>
      <w:r w:rsidRPr="00B010D9">
        <w:rPr>
          <w:rFonts w:ascii="Times New Roman" w:hAnsi="Times New Roman" w:cs="Times New Roman"/>
          <w:color w:val="00000A"/>
          <w:sz w:val="24"/>
          <w:szCs w:val="24"/>
        </w:rPr>
        <w:t>sesión</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extraordinaria</w:t>
      </w:r>
      <w:proofErr w:type="spellEnd"/>
      <w:r w:rsidRPr="00B010D9">
        <w:rPr>
          <w:rFonts w:ascii="Times New Roman" w:hAnsi="Times New Roman" w:cs="Times New Roman"/>
          <w:color w:val="00000A"/>
          <w:sz w:val="24"/>
          <w:szCs w:val="24"/>
        </w:rPr>
        <w:t xml:space="preserve"> del Consejo General del Instituto Federal Electoral. </w:t>
      </w:r>
      <w:r>
        <w:rPr>
          <w:rFonts w:ascii="Times New Roman" w:hAnsi="Times New Roman" w:cs="Times New Roman"/>
          <w:color w:val="00000A"/>
          <w:sz w:val="24"/>
          <w:szCs w:val="24"/>
        </w:rPr>
        <w:t xml:space="preserve">[Presentation by Chairman Leonardo Valdés </w:t>
      </w:r>
      <w:proofErr w:type="spellStart"/>
      <w:r>
        <w:rPr>
          <w:rFonts w:ascii="Times New Roman" w:hAnsi="Times New Roman" w:cs="Times New Roman"/>
          <w:color w:val="00000A"/>
          <w:sz w:val="24"/>
          <w:szCs w:val="24"/>
        </w:rPr>
        <w:t>Zurita</w:t>
      </w:r>
      <w:proofErr w:type="spellEnd"/>
      <w:r>
        <w:rPr>
          <w:rFonts w:ascii="Times New Roman" w:hAnsi="Times New Roman" w:cs="Times New Roman"/>
          <w:color w:val="00000A"/>
          <w:sz w:val="24"/>
          <w:szCs w:val="24"/>
        </w:rPr>
        <w:t xml:space="preserve"> in the Meeting of the Council General of the IFE to approve the restricting work.  IFE: Stenographic version of the extraordinary meeting of the Council General of the Federal Electoral Institute.]</w:t>
      </w:r>
      <w:r w:rsidRPr="004A5E97">
        <w:rPr>
          <w:rFonts w:ascii="Times New Roman" w:hAnsi="Times New Roman" w:cs="Times New Roman"/>
          <w:color w:val="00000A"/>
          <w:sz w:val="24"/>
          <w:szCs w:val="24"/>
        </w:rPr>
        <w:t xml:space="preserve"> </w:t>
      </w:r>
      <w:r>
        <w:rPr>
          <w:rFonts w:ascii="Times New Roman" w:hAnsi="Times New Roman" w:cs="Times New Roman"/>
          <w:color w:val="00000A"/>
          <w:sz w:val="24"/>
          <w:szCs w:val="24"/>
        </w:rPr>
        <w:t>Mexico City</w:t>
      </w:r>
      <w:r w:rsidRPr="00B010D9">
        <w:rPr>
          <w:rFonts w:ascii="Times New Roman" w:hAnsi="Times New Roman" w:cs="Times New Roman"/>
          <w:color w:val="00000A"/>
          <w:sz w:val="24"/>
          <w:szCs w:val="24"/>
        </w:rPr>
        <w:t xml:space="preserve">, </w:t>
      </w:r>
      <w:r>
        <w:rPr>
          <w:rFonts w:ascii="Times New Roman" w:hAnsi="Times New Roman" w:cs="Times New Roman"/>
          <w:color w:val="00000A"/>
          <w:sz w:val="24"/>
          <w:szCs w:val="24"/>
        </w:rPr>
        <w:t>28 October</w:t>
      </w:r>
      <w:r w:rsidRPr="00B010D9">
        <w:rPr>
          <w:rFonts w:ascii="Times New Roman" w:hAnsi="Times New Roman" w:cs="Times New Roman"/>
          <w:color w:val="00000A"/>
          <w:sz w:val="24"/>
          <w:szCs w:val="24"/>
        </w:rPr>
        <w:t xml:space="preserve"> 2013. </w:t>
      </w:r>
      <w:hyperlink r:id="rId17" w:history="1">
        <w:r w:rsidRPr="00A04130">
          <w:rPr>
            <w:rStyle w:val="Hyperlink"/>
            <w:rFonts w:ascii="Times New Roman" w:hAnsi="Times New Roman" w:cs="Times New Roman"/>
            <w:sz w:val="24"/>
            <w:szCs w:val="24"/>
            <w:lang w:val="es-ES_tradnl"/>
          </w:rPr>
          <w:t>http://www.ine.mx/archivos3/portal/historico/contenido/estenograficas/2013/10/42ced4b4598ba310VgnVCM1000000c68000aRCRD.html</w:t>
        </w:r>
      </w:hyperlink>
      <w:r w:rsidRPr="00B010D9">
        <w:rPr>
          <w:rFonts w:ascii="Times New Roman" w:eastAsia="Times New Roman" w:hAnsi="Times New Roman" w:cs="Times New Roman"/>
          <w:color w:val="00000A"/>
          <w:sz w:val="24"/>
          <w:szCs w:val="24"/>
        </w:rPr>
        <w:t xml:space="preserve">[5 </w:t>
      </w:r>
      <w:r>
        <w:rPr>
          <w:rFonts w:ascii="Times New Roman" w:eastAsia="Times New Roman" w:hAnsi="Times New Roman" w:cs="Times New Roman"/>
          <w:color w:val="00000A"/>
          <w:sz w:val="24"/>
          <w:szCs w:val="24"/>
        </w:rPr>
        <w:t>March</w:t>
      </w:r>
      <w:r w:rsidRPr="00B010D9">
        <w:rPr>
          <w:rFonts w:ascii="Times New Roman" w:eastAsia="Times New Roman" w:hAnsi="Times New Roman" w:cs="Times New Roman"/>
          <w:color w:val="00000A"/>
          <w:sz w:val="24"/>
          <w:szCs w:val="24"/>
        </w:rPr>
        <w:t xml:space="preserve"> 2015].</w:t>
      </w:r>
    </w:p>
    <w:p w14:paraId="06BDFF8D" w14:textId="77777777" w:rsidR="00410700" w:rsidRPr="00B010D9" w:rsidRDefault="00410700" w:rsidP="00410700">
      <w:pPr>
        <w:pStyle w:val="LO-normal"/>
        <w:spacing w:line="240" w:lineRule="auto"/>
        <w:ind w:left="720" w:hanging="720"/>
        <w:contextualSpacing/>
        <w:rPr>
          <w:rFonts w:ascii="Times New Roman" w:hAnsi="Times New Roman" w:cs="Times New Roman"/>
          <w:color w:val="00000A"/>
          <w:sz w:val="24"/>
          <w:szCs w:val="24"/>
        </w:rPr>
      </w:pPr>
      <w:proofErr w:type="gramStart"/>
      <w:r w:rsidRPr="00B010D9">
        <w:rPr>
          <w:rFonts w:ascii="Times New Roman" w:hAnsi="Times New Roman" w:cs="Times New Roman"/>
          <w:color w:val="00000A"/>
          <w:sz w:val="24"/>
          <w:szCs w:val="24"/>
        </w:rPr>
        <w:t>Instituto Nacional Electoral</w:t>
      </w:r>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color w:val="00000A"/>
          <w:sz w:val="24"/>
          <w:szCs w:val="24"/>
        </w:rPr>
        <w:t>2015),</w:t>
      </w:r>
      <w:r w:rsidRPr="00B010D9">
        <w:rPr>
          <w:rFonts w:ascii="Times New Roman" w:hAnsi="Times New Roman" w:cs="Times New Roman"/>
          <w:color w:val="00000A"/>
          <w:spacing w:val="15"/>
          <w:sz w:val="24"/>
          <w:szCs w:val="24"/>
        </w:rPr>
        <w:t xml:space="preserve"> </w:t>
      </w:r>
      <w:r w:rsidRPr="00B010D9">
        <w:rPr>
          <w:rFonts w:ascii="Times New Roman" w:hAnsi="Times New Roman" w:cs="Times New Roman"/>
          <w:color w:val="00000A"/>
          <w:sz w:val="24"/>
          <w:szCs w:val="24"/>
        </w:rPr>
        <w:t>“</w:t>
      </w:r>
      <w:proofErr w:type="spellStart"/>
      <w:r w:rsidRPr="00B010D9">
        <w:rPr>
          <w:rFonts w:ascii="Times New Roman" w:hAnsi="Times New Roman" w:cs="Times New Roman"/>
          <w:color w:val="00000A"/>
          <w:sz w:val="24"/>
          <w:szCs w:val="24"/>
        </w:rPr>
        <w:t>Modelo</w:t>
      </w:r>
      <w:proofErr w:type="spellEnd"/>
      <w:r w:rsidRPr="00B010D9">
        <w:rPr>
          <w:rFonts w:ascii="Times New Roman" w:hAnsi="Times New Roman" w:cs="Times New Roman"/>
          <w:color w:val="00000A"/>
          <w:spacing w:val="-8"/>
          <w:sz w:val="24"/>
          <w:szCs w:val="24"/>
        </w:rPr>
        <w:t xml:space="preserve"> </w:t>
      </w:r>
      <w:proofErr w:type="spellStart"/>
      <w:r w:rsidRPr="00B010D9">
        <w:rPr>
          <w:rFonts w:ascii="Times New Roman" w:hAnsi="Times New Roman" w:cs="Times New Roman"/>
          <w:color w:val="00000A"/>
          <w:sz w:val="24"/>
          <w:szCs w:val="24"/>
        </w:rPr>
        <w:t>Matemático</w:t>
      </w:r>
      <w:proofErr w:type="spellEnd"/>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color w:val="00000A"/>
          <w:sz w:val="24"/>
          <w:szCs w:val="24"/>
        </w:rPr>
        <w:t>y</w:t>
      </w:r>
      <w:r w:rsidRPr="00B010D9">
        <w:rPr>
          <w:rFonts w:ascii="Times New Roman" w:hAnsi="Times New Roman" w:cs="Times New Roman"/>
          <w:color w:val="00000A"/>
          <w:spacing w:val="-8"/>
          <w:sz w:val="24"/>
          <w:szCs w:val="24"/>
        </w:rPr>
        <w:t xml:space="preserve"> </w:t>
      </w:r>
      <w:proofErr w:type="spellStart"/>
      <w:r w:rsidRPr="00B010D9">
        <w:rPr>
          <w:rFonts w:ascii="Times New Roman" w:hAnsi="Times New Roman" w:cs="Times New Roman"/>
          <w:color w:val="00000A"/>
          <w:spacing w:val="-2"/>
          <w:sz w:val="24"/>
          <w:szCs w:val="24"/>
        </w:rPr>
        <w:t>Algoritmos</w:t>
      </w:r>
      <w:proofErr w:type="spellEnd"/>
      <w:r w:rsidRPr="00B010D9">
        <w:rPr>
          <w:rFonts w:ascii="Times New Roman" w:hAnsi="Times New Roman" w:cs="Times New Roman"/>
          <w:color w:val="00000A"/>
          <w:spacing w:val="-2"/>
          <w:sz w:val="24"/>
          <w:szCs w:val="24"/>
        </w:rPr>
        <w:t>”</w:t>
      </w:r>
      <w:r>
        <w:rPr>
          <w:rFonts w:ascii="Times New Roman" w:hAnsi="Times New Roman" w:cs="Times New Roman"/>
          <w:color w:val="00000A"/>
          <w:spacing w:val="-9"/>
          <w:sz w:val="24"/>
          <w:szCs w:val="24"/>
        </w:rPr>
        <w:t xml:space="preserve"> [Mathematical Model and Algorithms].</w:t>
      </w:r>
      <w:proofErr w:type="gramEnd"/>
      <w:r>
        <w:rPr>
          <w:rFonts w:ascii="Times New Roman" w:hAnsi="Times New Roman" w:cs="Times New Roman"/>
          <w:color w:val="00000A"/>
          <w:spacing w:val="-9"/>
          <w:sz w:val="24"/>
          <w:szCs w:val="24"/>
        </w:rPr>
        <w:t xml:space="preserve">  In:</w:t>
      </w:r>
      <w:r w:rsidRPr="00B010D9">
        <w:rPr>
          <w:rFonts w:ascii="Times New Roman" w:hAnsi="Times New Roman" w:cs="Times New Roman"/>
          <w:color w:val="00000A"/>
          <w:spacing w:val="-9"/>
          <w:sz w:val="24"/>
          <w:szCs w:val="24"/>
        </w:rPr>
        <w:t xml:space="preserve"> </w:t>
      </w:r>
      <w:proofErr w:type="spellStart"/>
      <w:r w:rsidRPr="00B010D9">
        <w:rPr>
          <w:rFonts w:ascii="Times New Roman" w:hAnsi="Times New Roman" w:cs="Times New Roman"/>
          <w:i/>
          <w:color w:val="00000A"/>
          <w:spacing w:val="-9"/>
          <w:sz w:val="24"/>
          <w:szCs w:val="24"/>
        </w:rPr>
        <w:t>Notas</w:t>
      </w:r>
      <w:proofErr w:type="spellEnd"/>
      <w:r w:rsidRPr="00B010D9">
        <w:rPr>
          <w:rFonts w:ascii="Times New Roman" w:hAnsi="Times New Roman" w:cs="Times New Roman"/>
          <w:i/>
          <w:color w:val="00000A"/>
          <w:spacing w:val="-9"/>
          <w:sz w:val="24"/>
          <w:szCs w:val="24"/>
        </w:rPr>
        <w:t xml:space="preserve"> </w:t>
      </w:r>
      <w:proofErr w:type="spellStart"/>
      <w:r w:rsidRPr="00B010D9">
        <w:rPr>
          <w:rFonts w:ascii="Times New Roman" w:hAnsi="Times New Roman" w:cs="Times New Roman"/>
          <w:i/>
          <w:color w:val="00000A"/>
          <w:spacing w:val="-9"/>
          <w:sz w:val="24"/>
          <w:szCs w:val="24"/>
        </w:rPr>
        <w:t>sobre</w:t>
      </w:r>
      <w:proofErr w:type="spellEnd"/>
      <w:r w:rsidRPr="00B010D9">
        <w:rPr>
          <w:rFonts w:ascii="Times New Roman" w:hAnsi="Times New Roman" w:cs="Times New Roman"/>
          <w:i/>
          <w:color w:val="00000A"/>
          <w:spacing w:val="-9"/>
          <w:sz w:val="24"/>
          <w:szCs w:val="24"/>
        </w:rPr>
        <w:t xml:space="preserve"> el </w:t>
      </w:r>
      <w:proofErr w:type="spellStart"/>
      <w:r w:rsidRPr="00B010D9">
        <w:rPr>
          <w:rFonts w:ascii="Times New Roman" w:hAnsi="Times New Roman" w:cs="Times New Roman"/>
          <w:i/>
          <w:color w:val="00000A"/>
          <w:spacing w:val="-9"/>
          <w:sz w:val="24"/>
          <w:szCs w:val="24"/>
        </w:rPr>
        <w:t>proceso</w:t>
      </w:r>
      <w:proofErr w:type="spellEnd"/>
      <w:r w:rsidRPr="00B010D9">
        <w:rPr>
          <w:rFonts w:ascii="Times New Roman" w:hAnsi="Times New Roman" w:cs="Times New Roman"/>
          <w:i/>
          <w:color w:val="00000A"/>
          <w:spacing w:val="-9"/>
          <w:sz w:val="24"/>
          <w:szCs w:val="24"/>
        </w:rPr>
        <w:t xml:space="preserve"> de Redistritación, 2013. </w:t>
      </w:r>
      <w:r w:rsidRPr="00B010D9">
        <w:rPr>
          <w:rFonts w:ascii="Times New Roman" w:eastAsia="Times New Roman" w:hAnsi="Times New Roman" w:cs="Times New Roman"/>
          <w:color w:val="00000A"/>
          <w:sz w:val="24"/>
          <w:szCs w:val="24"/>
        </w:rPr>
        <w:t>M</w:t>
      </w:r>
      <w:r>
        <w:rPr>
          <w:rFonts w:ascii="Times New Roman" w:eastAsia="Times New Roman" w:hAnsi="Times New Roman" w:cs="Times New Roman"/>
          <w:color w:val="00000A"/>
          <w:sz w:val="24"/>
          <w:szCs w:val="24"/>
        </w:rPr>
        <w:t>e</w:t>
      </w:r>
      <w:r w:rsidRPr="00B010D9">
        <w:rPr>
          <w:rFonts w:ascii="Times New Roman" w:eastAsia="Times New Roman" w:hAnsi="Times New Roman" w:cs="Times New Roman"/>
          <w:color w:val="00000A"/>
          <w:sz w:val="24"/>
          <w:szCs w:val="24"/>
        </w:rPr>
        <w:t>xico</w:t>
      </w:r>
      <w:r>
        <w:rPr>
          <w:rFonts w:ascii="Times New Roman" w:eastAsia="Times New Roman" w:hAnsi="Times New Roman" w:cs="Times New Roman"/>
          <w:color w:val="00000A"/>
          <w:sz w:val="24"/>
          <w:szCs w:val="24"/>
        </w:rPr>
        <w:t xml:space="preserve"> City: </w:t>
      </w:r>
      <w:proofErr w:type="spellStart"/>
      <w:r w:rsidRPr="00B010D9">
        <w:rPr>
          <w:rFonts w:ascii="Times New Roman" w:hAnsi="Times New Roman" w:cs="Times New Roman"/>
          <w:color w:val="00000A"/>
          <w:spacing w:val="-1"/>
          <w:sz w:val="24"/>
          <w:szCs w:val="24"/>
        </w:rPr>
        <w:t>Registro</w:t>
      </w:r>
      <w:proofErr w:type="spellEnd"/>
      <w:r w:rsidRPr="00B010D9">
        <w:rPr>
          <w:rFonts w:ascii="Times New Roman" w:hAnsi="Times New Roman" w:cs="Times New Roman"/>
          <w:color w:val="00000A"/>
          <w:spacing w:val="-8"/>
          <w:sz w:val="24"/>
          <w:szCs w:val="24"/>
        </w:rPr>
        <w:t xml:space="preserve"> </w:t>
      </w:r>
      <w:r w:rsidRPr="00B010D9">
        <w:rPr>
          <w:rFonts w:ascii="Times New Roman" w:hAnsi="Times New Roman" w:cs="Times New Roman"/>
          <w:color w:val="00000A"/>
          <w:sz w:val="24"/>
          <w:szCs w:val="24"/>
        </w:rPr>
        <w:t>Federal</w:t>
      </w:r>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color w:val="00000A"/>
          <w:sz w:val="24"/>
          <w:szCs w:val="24"/>
        </w:rPr>
        <w:t>de</w:t>
      </w:r>
      <w:r w:rsidRPr="00B010D9">
        <w:rPr>
          <w:rFonts w:ascii="Times New Roman" w:hAnsi="Times New Roman" w:cs="Times New Roman"/>
          <w:color w:val="00000A"/>
          <w:spacing w:val="-8"/>
          <w:sz w:val="24"/>
          <w:szCs w:val="24"/>
        </w:rPr>
        <w:t xml:space="preserve"> </w:t>
      </w:r>
      <w:proofErr w:type="spellStart"/>
      <w:r w:rsidRPr="00B010D9">
        <w:rPr>
          <w:rFonts w:ascii="Times New Roman" w:hAnsi="Times New Roman" w:cs="Times New Roman"/>
          <w:color w:val="00000A"/>
          <w:sz w:val="24"/>
          <w:szCs w:val="24"/>
        </w:rPr>
        <w:t>Electores</w:t>
      </w:r>
      <w:proofErr w:type="spellEnd"/>
      <w:r w:rsidRPr="00B010D9">
        <w:rPr>
          <w:rFonts w:ascii="Times New Roman" w:hAnsi="Times New Roman" w:cs="Times New Roman"/>
          <w:color w:val="00000A"/>
          <w:sz w:val="24"/>
          <w:szCs w:val="24"/>
        </w:rPr>
        <w:t>.</w:t>
      </w:r>
    </w:p>
    <w:p w14:paraId="42017873"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B010D9">
        <w:rPr>
          <w:rFonts w:ascii="Times New Roman" w:eastAsia="Times New Roman" w:hAnsi="Times New Roman" w:cs="Times New Roman"/>
          <w:color w:val="00000A"/>
          <w:sz w:val="24"/>
          <w:szCs w:val="24"/>
        </w:rPr>
        <w:lastRenderedPageBreak/>
        <w:t xml:space="preserve">________ (2015a), </w:t>
      </w:r>
      <w:proofErr w:type="spellStart"/>
      <w:r w:rsidRPr="00B010D9">
        <w:rPr>
          <w:rFonts w:ascii="Times New Roman" w:eastAsia="Times New Roman" w:hAnsi="Times New Roman" w:cs="Times New Roman"/>
          <w:color w:val="00000A"/>
          <w:sz w:val="24"/>
          <w:szCs w:val="24"/>
        </w:rPr>
        <w:t>Reglamento</w:t>
      </w:r>
      <w:proofErr w:type="spellEnd"/>
      <w:r w:rsidRPr="00B010D9">
        <w:rPr>
          <w:rFonts w:ascii="Times New Roman" w:eastAsia="Times New Roman" w:hAnsi="Times New Roman" w:cs="Times New Roman"/>
          <w:color w:val="00000A"/>
          <w:sz w:val="24"/>
          <w:szCs w:val="24"/>
        </w:rPr>
        <w:t xml:space="preserve"> del Instituto Nacional Electoral en </w:t>
      </w:r>
      <w:proofErr w:type="spellStart"/>
      <w:r w:rsidRPr="00B010D9">
        <w:rPr>
          <w:rFonts w:ascii="Times New Roman" w:eastAsia="Times New Roman" w:hAnsi="Times New Roman" w:cs="Times New Roman"/>
          <w:color w:val="00000A"/>
          <w:sz w:val="24"/>
          <w:szCs w:val="24"/>
        </w:rPr>
        <w:t>materia</w:t>
      </w:r>
      <w:proofErr w:type="spellEnd"/>
      <w:r w:rsidRPr="00B010D9">
        <w:rPr>
          <w:rFonts w:ascii="Times New Roman" w:eastAsia="Times New Roman" w:hAnsi="Times New Roman" w:cs="Times New Roman"/>
          <w:color w:val="00000A"/>
          <w:sz w:val="24"/>
          <w:szCs w:val="24"/>
        </w:rPr>
        <w:t xml:space="preserve"> de </w:t>
      </w:r>
      <w:proofErr w:type="spellStart"/>
      <w:r w:rsidRPr="00B010D9">
        <w:rPr>
          <w:rFonts w:ascii="Times New Roman" w:eastAsia="Times New Roman" w:hAnsi="Times New Roman" w:cs="Times New Roman"/>
          <w:color w:val="00000A"/>
          <w:sz w:val="24"/>
          <w:szCs w:val="24"/>
        </w:rPr>
        <w:t>Transparencia</w:t>
      </w:r>
      <w:proofErr w:type="spellEnd"/>
      <w:r w:rsidRPr="00B010D9">
        <w:rPr>
          <w:rFonts w:ascii="Times New Roman" w:eastAsia="Times New Roman" w:hAnsi="Times New Roman" w:cs="Times New Roman"/>
          <w:color w:val="00000A"/>
          <w:sz w:val="24"/>
          <w:szCs w:val="24"/>
        </w:rPr>
        <w:t xml:space="preserve"> y </w:t>
      </w:r>
      <w:proofErr w:type="spellStart"/>
      <w:r w:rsidRPr="00B010D9">
        <w:rPr>
          <w:rFonts w:ascii="Times New Roman" w:eastAsia="Times New Roman" w:hAnsi="Times New Roman" w:cs="Times New Roman"/>
          <w:color w:val="00000A"/>
          <w:sz w:val="24"/>
          <w:szCs w:val="24"/>
        </w:rPr>
        <w:t>Acceso</w:t>
      </w:r>
      <w:proofErr w:type="spellEnd"/>
      <w:r w:rsidRPr="00B010D9">
        <w:rPr>
          <w:rFonts w:ascii="Times New Roman" w:eastAsia="Times New Roman" w:hAnsi="Times New Roman" w:cs="Times New Roman"/>
          <w:color w:val="00000A"/>
          <w:sz w:val="24"/>
          <w:szCs w:val="24"/>
        </w:rPr>
        <w:t xml:space="preserve"> a la </w:t>
      </w:r>
      <w:proofErr w:type="spellStart"/>
      <w:r w:rsidRPr="00B010D9">
        <w:rPr>
          <w:rFonts w:ascii="Times New Roman" w:eastAsia="Times New Roman" w:hAnsi="Times New Roman" w:cs="Times New Roman"/>
          <w:color w:val="00000A"/>
          <w:sz w:val="24"/>
          <w:szCs w:val="24"/>
        </w:rPr>
        <w:t>Información</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Pública</w:t>
      </w:r>
      <w:proofErr w:type="spellEnd"/>
      <w:r w:rsidRPr="00B010D9">
        <w:rPr>
          <w:rFonts w:ascii="Times New Roman" w:eastAsia="Times New Roman" w:hAnsi="Times New Roman" w:cs="Times New Roman"/>
          <w:color w:val="00000A"/>
          <w:sz w:val="24"/>
          <w:szCs w:val="24"/>
        </w:rPr>
        <w:t>.</w:t>
      </w:r>
      <w:proofErr w:type="gramEnd"/>
      <w:r>
        <w:rPr>
          <w:rFonts w:ascii="Times New Roman" w:eastAsia="Times New Roman" w:hAnsi="Times New Roman" w:cs="Times New Roman"/>
          <w:color w:val="00000A"/>
          <w:sz w:val="24"/>
          <w:szCs w:val="24"/>
        </w:rPr>
        <w:t xml:space="preserve"> </w:t>
      </w:r>
      <w:r>
        <w:rPr>
          <w:rFonts w:ascii="Times New Roman" w:hAnsi="Times New Roman" w:cs="Times New Roman"/>
          <w:color w:val="00000A"/>
          <w:sz w:val="24"/>
          <w:szCs w:val="24"/>
        </w:rPr>
        <w:t>[Regulations of the National Electoral institute with regard to Transparency and Access to Public Information].</w:t>
      </w:r>
      <w:r>
        <w:rPr>
          <w:rFonts w:ascii="Times New Roman" w:eastAsia="Times New Roman" w:hAnsi="Times New Roman" w:cs="Times New Roman"/>
          <w:color w:val="00000A"/>
          <w:sz w:val="24"/>
          <w:szCs w:val="24"/>
        </w:rPr>
        <w:t xml:space="preserve"> At</w:t>
      </w:r>
      <w:r w:rsidRPr="00B010D9">
        <w:rPr>
          <w:rFonts w:ascii="Times New Roman" w:eastAsia="Times New Roman" w:hAnsi="Times New Roman" w:cs="Times New Roman"/>
          <w:color w:val="00000A"/>
          <w:sz w:val="24"/>
          <w:szCs w:val="24"/>
        </w:rPr>
        <w:t xml:space="preserve"> </w:t>
      </w:r>
      <w:r w:rsidRPr="00B010D9">
        <w:rPr>
          <w:rStyle w:val="InternetLink"/>
          <w:rFonts w:ascii="Times New Roman" w:eastAsia="Times New Roman" w:hAnsi="Times New Roman" w:cs="Times New Roman"/>
          <w:color w:val="00000A"/>
          <w:sz w:val="24"/>
          <w:szCs w:val="24"/>
          <w:lang w:val="en-US"/>
        </w:rPr>
        <w:t>http://norma.ine.mx/documents/27912/276852/2014_Regto_Transparencia.pdf/8dffabb3-fed9-421a-80f9-2b9ebff9d879</w:t>
      </w:r>
      <w:r w:rsidRPr="00B010D9">
        <w:rPr>
          <w:rFonts w:ascii="Times New Roman" w:eastAsia="Times New Roman" w:hAnsi="Times New Roman" w:cs="Times New Roman"/>
          <w:color w:val="00000A"/>
          <w:sz w:val="24"/>
          <w:szCs w:val="24"/>
          <w:u w:val="single"/>
        </w:rPr>
        <w:t xml:space="preserve"> </w:t>
      </w:r>
      <w:r w:rsidRPr="00B010D9">
        <w:rPr>
          <w:rFonts w:ascii="Times New Roman" w:eastAsia="Times New Roman" w:hAnsi="Times New Roman" w:cs="Times New Roman"/>
          <w:color w:val="00000A"/>
          <w:sz w:val="24"/>
          <w:szCs w:val="24"/>
        </w:rPr>
        <w:t xml:space="preserve">[15 </w:t>
      </w:r>
      <w:r>
        <w:rPr>
          <w:rFonts w:ascii="Times New Roman" w:eastAsia="Times New Roman" w:hAnsi="Times New Roman" w:cs="Times New Roman"/>
          <w:color w:val="00000A"/>
          <w:sz w:val="24"/>
          <w:szCs w:val="24"/>
        </w:rPr>
        <w:t>March</w:t>
      </w:r>
      <w:r w:rsidRPr="00B010D9">
        <w:rPr>
          <w:rFonts w:ascii="Times New Roman" w:eastAsia="Times New Roman" w:hAnsi="Times New Roman" w:cs="Times New Roman"/>
          <w:color w:val="00000A"/>
          <w:sz w:val="24"/>
          <w:szCs w:val="24"/>
        </w:rPr>
        <w:t xml:space="preserve"> 2015].</w:t>
      </w:r>
    </w:p>
    <w:p w14:paraId="4D769E68"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B010D9">
        <w:rPr>
          <w:rFonts w:ascii="Times New Roman" w:eastAsia="Times New Roman" w:hAnsi="Times New Roman" w:cs="Times New Roman"/>
          <w:color w:val="00000A"/>
          <w:sz w:val="24"/>
          <w:szCs w:val="24"/>
        </w:rPr>
        <w:t xml:space="preserve">________ (2015b), </w:t>
      </w:r>
      <w:proofErr w:type="spellStart"/>
      <w:r w:rsidRPr="00B010D9">
        <w:rPr>
          <w:rFonts w:ascii="Times New Roman" w:eastAsia="Times New Roman" w:hAnsi="Times New Roman" w:cs="Times New Roman"/>
          <w:color w:val="00000A"/>
          <w:sz w:val="24"/>
          <w:szCs w:val="24"/>
        </w:rPr>
        <w:t>Sistema</w:t>
      </w:r>
      <w:proofErr w:type="spellEnd"/>
      <w:r w:rsidRPr="00B010D9">
        <w:rPr>
          <w:rFonts w:ascii="Times New Roman" w:eastAsia="Times New Roman" w:hAnsi="Times New Roman" w:cs="Times New Roman"/>
          <w:color w:val="00000A"/>
          <w:sz w:val="24"/>
          <w:szCs w:val="24"/>
        </w:rPr>
        <w:t xml:space="preserve"> de </w:t>
      </w:r>
      <w:proofErr w:type="spellStart"/>
      <w:r w:rsidRPr="00B010D9">
        <w:rPr>
          <w:rFonts w:ascii="Times New Roman" w:eastAsia="Times New Roman" w:hAnsi="Times New Roman" w:cs="Times New Roman"/>
          <w:color w:val="00000A"/>
          <w:sz w:val="24"/>
          <w:szCs w:val="24"/>
        </w:rPr>
        <w:t>Información</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Geográfica</w:t>
      </w:r>
      <w:proofErr w:type="spellEnd"/>
      <w:r w:rsidRPr="00B010D9">
        <w:rPr>
          <w:rFonts w:ascii="Times New Roman" w:eastAsia="Times New Roman" w:hAnsi="Times New Roman" w:cs="Times New Roman"/>
          <w:color w:val="00000A"/>
          <w:sz w:val="24"/>
          <w:szCs w:val="24"/>
        </w:rPr>
        <w:t xml:space="preserve"> Electoral</w:t>
      </w:r>
      <w:r>
        <w:rPr>
          <w:rFonts w:ascii="Times New Roman" w:eastAsia="Times New Roman" w:hAnsi="Times New Roman" w:cs="Times New Roman"/>
          <w:color w:val="00000A"/>
          <w:sz w:val="24"/>
          <w:szCs w:val="24"/>
        </w:rPr>
        <w:t xml:space="preserve">  </w:t>
      </w:r>
      <w:r>
        <w:rPr>
          <w:rFonts w:ascii="Times New Roman" w:hAnsi="Times New Roman" w:cs="Times New Roman"/>
          <w:color w:val="00000A"/>
          <w:spacing w:val="-9"/>
          <w:sz w:val="24"/>
          <w:szCs w:val="24"/>
        </w:rPr>
        <w:t>[Geographic-Electoral Information System]</w:t>
      </w:r>
      <w:r w:rsidRPr="00B010D9">
        <w:rPr>
          <w:rFonts w:ascii="Times New Roman" w:eastAsia="Times New Roman" w:hAnsi="Times New Roman" w:cs="Times New Roman"/>
          <w:color w:val="00000A"/>
          <w:sz w:val="24"/>
          <w:szCs w:val="24"/>
        </w:rPr>
        <w:t>.</w:t>
      </w:r>
      <w:proofErr w:type="gramEnd"/>
      <w:r w:rsidRPr="00B010D9">
        <w:rPr>
          <w:rFonts w:ascii="Times New Roman" w:eastAsia="Times New Roman" w:hAnsi="Times New Roman" w:cs="Times New Roman"/>
          <w:color w:val="00000A"/>
          <w:sz w:val="24"/>
          <w:szCs w:val="24"/>
        </w:rPr>
        <w:t xml:space="preserve"> </w:t>
      </w:r>
      <w:proofErr w:type="gramStart"/>
      <w:r w:rsidRPr="00B010D9">
        <w:rPr>
          <w:rFonts w:ascii="Times New Roman" w:eastAsia="Times New Roman" w:hAnsi="Times New Roman" w:cs="Times New Roman"/>
          <w:color w:val="00000A"/>
          <w:sz w:val="24"/>
          <w:szCs w:val="24"/>
        </w:rPr>
        <w:t>En</w:t>
      </w:r>
      <w:r>
        <w:rPr>
          <w:rFonts w:ascii="Times New Roman" w:eastAsia="Times New Roman" w:hAnsi="Times New Roman" w:cs="Times New Roman"/>
          <w:color w:val="00000A"/>
          <w:sz w:val="24"/>
          <w:szCs w:val="24"/>
        </w:rPr>
        <w:t xml:space="preserve"> </w:t>
      </w:r>
      <w:r w:rsidRPr="00B010D9">
        <w:rPr>
          <w:rStyle w:val="InternetLink"/>
          <w:rFonts w:ascii="Times New Roman" w:eastAsia="Times New Roman" w:hAnsi="Times New Roman" w:cs="Times New Roman"/>
          <w:sz w:val="24"/>
          <w:szCs w:val="24"/>
          <w:lang w:val="en-US"/>
        </w:rPr>
        <w:t>http://cartografia.ife.org.mx/</w:t>
      </w:r>
      <w:r w:rsidRPr="00B010D9">
        <w:rPr>
          <w:rFonts w:ascii="Times New Roman" w:eastAsia="Times New Roman" w:hAnsi="Times New Roman" w:cs="Times New Roman"/>
          <w:color w:val="00000A"/>
          <w:sz w:val="24"/>
          <w:szCs w:val="24"/>
        </w:rPr>
        <w:t xml:space="preserve"> [12 de </w:t>
      </w:r>
      <w:proofErr w:type="spellStart"/>
      <w:r w:rsidRPr="00B010D9">
        <w:rPr>
          <w:rFonts w:ascii="Times New Roman" w:eastAsia="Times New Roman" w:hAnsi="Times New Roman" w:cs="Times New Roman"/>
          <w:color w:val="00000A"/>
          <w:sz w:val="24"/>
          <w:szCs w:val="24"/>
        </w:rPr>
        <w:t>diciembre</w:t>
      </w:r>
      <w:proofErr w:type="spellEnd"/>
      <w:r w:rsidRPr="00B010D9">
        <w:rPr>
          <w:rFonts w:ascii="Times New Roman" w:eastAsia="Times New Roman" w:hAnsi="Times New Roman" w:cs="Times New Roman"/>
          <w:color w:val="00000A"/>
          <w:sz w:val="24"/>
          <w:szCs w:val="24"/>
        </w:rPr>
        <w:t xml:space="preserve"> de 2015].</w:t>
      </w:r>
      <w:proofErr w:type="gramEnd"/>
      <w:r>
        <w:rPr>
          <w:rFonts w:ascii="Times New Roman" w:eastAsia="Times New Roman" w:hAnsi="Times New Roman" w:cs="Times New Roman"/>
          <w:color w:val="00000A"/>
          <w:sz w:val="24"/>
          <w:szCs w:val="24"/>
        </w:rPr>
        <w:t xml:space="preserve"> </w:t>
      </w:r>
    </w:p>
    <w:p w14:paraId="5AA7D252"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B010D9">
        <w:rPr>
          <w:rFonts w:ascii="Times New Roman" w:eastAsia="Times New Roman" w:hAnsi="Times New Roman" w:cs="Times New Roman"/>
          <w:color w:val="00000A"/>
          <w:sz w:val="24"/>
          <w:szCs w:val="24"/>
        </w:rPr>
        <w:t xml:space="preserve">________ (2015c), </w:t>
      </w:r>
      <w:proofErr w:type="spellStart"/>
      <w:r w:rsidRPr="00B010D9">
        <w:rPr>
          <w:rFonts w:ascii="Times New Roman" w:eastAsia="Times New Roman" w:hAnsi="Times New Roman" w:cs="Times New Roman"/>
          <w:color w:val="00000A"/>
          <w:sz w:val="24"/>
          <w:szCs w:val="24"/>
        </w:rPr>
        <w:t>Productos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cartográficos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básicos</w:t>
      </w:r>
      <w:proofErr w:type="spellEnd"/>
      <w:r w:rsidRPr="00B010D9">
        <w:rPr>
          <w:rFonts w:ascii="Times New Roman" w:eastAsia="Times New Roman" w:hAnsi="Times New Roman" w:cs="Times New Roman"/>
          <w:color w:val="00000A"/>
          <w:sz w:val="24"/>
          <w:szCs w:val="24"/>
        </w:rPr>
        <w:t>.</w:t>
      </w:r>
      <w:proofErr w:type="gramEnd"/>
      <w:r w:rsidRPr="00B010D9">
        <w:rPr>
          <w:rFonts w:ascii="Times New Roman" w:eastAsia="Times New Roman" w:hAnsi="Times New Roman" w:cs="Times New Roman"/>
          <w:color w:val="00000A"/>
          <w:sz w:val="24"/>
          <w:szCs w:val="24"/>
        </w:rPr>
        <w:t xml:space="preserve"> </w:t>
      </w:r>
      <w:proofErr w:type="gramStart"/>
      <w:r w:rsidRPr="00B010D9">
        <w:rPr>
          <w:rFonts w:ascii="Times New Roman" w:eastAsia="Times New Roman" w:hAnsi="Times New Roman" w:cs="Times New Roman"/>
          <w:color w:val="00000A"/>
          <w:sz w:val="24"/>
          <w:szCs w:val="24"/>
        </w:rPr>
        <w:t xml:space="preserve">En </w:t>
      </w:r>
      <w:r w:rsidRPr="00B010D9">
        <w:rPr>
          <w:rStyle w:val="InternetLink"/>
          <w:rFonts w:ascii="Times New Roman" w:eastAsia="Times New Roman" w:hAnsi="Times New Roman" w:cs="Times New Roman"/>
          <w:sz w:val="24"/>
          <w:szCs w:val="24"/>
          <w:lang w:val="en-US"/>
        </w:rPr>
        <w:t>http://www.ine.mx/archivos3/portal/historico/contenido/Geografia_Electoral_y_Cartografia/</w:t>
      </w:r>
      <w:r w:rsidRPr="00B010D9">
        <w:rPr>
          <w:rFonts w:ascii="Times New Roman" w:eastAsia="Times New Roman" w:hAnsi="Times New Roman" w:cs="Times New Roman"/>
          <w:color w:val="00000A"/>
          <w:sz w:val="24"/>
          <w:szCs w:val="24"/>
        </w:rPr>
        <w:t xml:space="preserve"> [12 de </w:t>
      </w:r>
      <w:proofErr w:type="spellStart"/>
      <w:r w:rsidRPr="00B010D9">
        <w:rPr>
          <w:rFonts w:ascii="Times New Roman" w:eastAsia="Times New Roman" w:hAnsi="Times New Roman" w:cs="Times New Roman"/>
          <w:color w:val="00000A"/>
          <w:sz w:val="24"/>
          <w:szCs w:val="24"/>
        </w:rPr>
        <w:t>diciembre</w:t>
      </w:r>
      <w:proofErr w:type="spellEnd"/>
      <w:r w:rsidRPr="00B010D9">
        <w:rPr>
          <w:rFonts w:ascii="Times New Roman" w:eastAsia="Times New Roman" w:hAnsi="Times New Roman" w:cs="Times New Roman"/>
          <w:color w:val="00000A"/>
          <w:sz w:val="24"/>
          <w:szCs w:val="24"/>
        </w:rPr>
        <w:t xml:space="preserve"> de 2015].</w:t>
      </w:r>
      <w:proofErr w:type="gramEnd"/>
    </w:p>
    <w:p w14:paraId="733C8C1F" w14:textId="77777777" w:rsidR="00410700" w:rsidRPr="00B010D9" w:rsidRDefault="00410700" w:rsidP="00410700">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hAnsi="Times New Roman" w:cs="Times New Roman"/>
          <w:color w:val="00000A"/>
          <w:sz w:val="24"/>
          <w:szCs w:val="24"/>
        </w:rPr>
        <w:t xml:space="preserve">Islas </w:t>
      </w:r>
      <w:proofErr w:type="spellStart"/>
      <w:r w:rsidRPr="00B010D9">
        <w:rPr>
          <w:rFonts w:ascii="Times New Roman" w:hAnsi="Times New Roman" w:cs="Times New Roman"/>
          <w:color w:val="00000A"/>
          <w:sz w:val="24"/>
          <w:szCs w:val="24"/>
        </w:rPr>
        <w:t>Colín</w:t>
      </w:r>
      <w:proofErr w:type="spellEnd"/>
      <w:r w:rsidRPr="00B010D9">
        <w:rPr>
          <w:rFonts w:ascii="Times New Roman" w:hAnsi="Times New Roman" w:cs="Times New Roman"/>
          <w:color w:val="00000A"/>
          <w:sz w:val="24"/>
          <w:szCs w:val="24"/>
        </w:rPr>
        <w:t xml:space="preserve">, Alfredo (2007), </w:t>
      </w:r>
      <w:proofErr w:type="spellStart"/>
      <w:r w:rsidRPr="00B010D9">
        <w:rPr>
          <w:rFonts w:ascii="Times New Roman" w:hAnsi="Times New Roman" w:cs="Times New Roman"/>
          <w:i/>
          <w:color w:val="00000A"/>
          <w:sz w:val="24"/>
          <w:szCs w:val="24"/>
        </w:rPr>
        <w:t>Elecciones</w:t>
      </w:r>
      <w:proofErr w:type="spellEnd"/>
      <w:r w:rsidRPr="00B010D9">
        <w:rPr>
          <w:rFonts w:ascii="Times New Roman" w:hAnsi="Times New Roman" w:cs="Times New Roman"/>
          <w:i/>
          <w:color w:val="00000A"/>
          <w:sz w:val="24"/>
          <w:szCs w:val="24"/>
        </w:rPr>
        <w:t xml:space="preserve"> y </w:t>
      </w:r>
      <w:proofErr w:type="spellStart"/>
      <w:r w:rsidRPr="00B010D9">
        <w:rPr>
          <w:rFonts w:ascii="Times New Roman" w:hAnsi="Times New Roman" w:cs="Times New Roman"/>
          <w:i/>
          <w:color w:val="00000A"/>
          <w:sz w:val="24"/>
          <w:szCs w:val="24"/>
        </w:rPr>
        <w:t>geografía</w:t>
      </w:r>
      <w:proofErr w:type="spellEnd"/>
      <w:r w:rsidRPr="00B010D9">
        <w:rPr>
          <w:rFonts w:ascii="Times New Roman" w:hAnsi="Times New Roman" w:cs="Times New Roman"/>
          <w:i/>
          <w:color w:val="00000A"/>
          <w:sz w:val="24"/>
          <w:szCs w:val="24"/>
        </w:rPr>
        <w:t xml:space="preserve"> electoral en México</w:t>
      </w:r>
      <w:r>
        <w:rPr>
          <w:rFonts w:ascii="Times New Roman" w:hAnsi="Times New Roman" w:cs="Times New Roman"/>
          <w:i/>
          <w:color w:val="00000A"/>
          <w:sz w:val="24"/>
          <w:szCs w:val="24"/>
        </w:rPr>
        <w:t xml:space="preserve"> </w:t>
      </w:r>
      <w:r>
        <w:rPr>
          <w:rFonts w:ascii="Times New Roman" w:hAnsi="Times New Roman" w:cs="Times New Roman"/>
          <w:color w:val="00000A"/>
          <w:spacing w:val="-9"/>
          <w:sz w:val="24"/>
          <w:szCs w:val="24"/>
        </w:rPr>
        <w:t>[Elections and electoral geography in Mexico]</w:t>
      </w:r>
      <w:r w:rsidRPr="00B010D9">
        <w:rPr>
          <w:rFonts w:ascii="Times New Roman" w:hAnsi="Times New Roman" w:cs="Times New Roman"/>
          <w:color w:val="00000A"/>
          <w:sz w:val="24"/>
          <w:szCs w:val="24"/>
        </w:rPr>
        <w:t xml:space="preserve">. </w:t>
      </w:r>
      <w:proofErr w:type="gramStart"/>
      <w:r>
        <w:rPr>
          <w:rFonts w:ascii="Times New Roman" w:hAnsi="Times New Roman" w:cs="Times New Roman"/>
          <w:color w:val="00000A"/>
          <w:sz w:val="24"/>
          <w:szCs w:val="24"/>
        </w:rPr>
        <w:t>Mexico City</w:t>
      </w:r>
      <w:r w:rsidRPr="00B010D9">
        <w:rPr>
          <w:rFonts w:ascii="Times New Roman" w:hAnsi="Times New Roman" w:cs="Times New Roman"/>
          <w:color w:val="00000A"/>
          <w:sz w:val="24"/>
          <w:szCs w:val="24"/>
        </w:rPr>
        <w:t xml:space="preserve">: Instituto Electoral del Distrito Federal- Miguel Ángel </w:t>
      </w:r>
      <w:proofErr w:type="spellStart"/>
      <w:r w:rsidRPr="00B010D9">
        <w:rPr>
          <w:rFonts w:ascii="Times New Roman" w:hAnsi="Times New Roman" w:cs="Times New Roman"/>
          <w:color w:val="00000A"/>
          <w:sz w:val="24"/>
          <w:szCs w:val="24"/>
        </w:rPr>
        <w:t>Porrúa</w:t>
      </w:r>
      <w:proofErr w:type="spellEnd"/>
      <w:r w:rsidRPr="00B010D9">
        <w:rPr>
          <w:rFonts w:ascii="Times New Roman" w:hAnsi="Times New Roman" w:cs="Times New Roman"/>
          <w:color w:val="00000A"/>
          <w:sz w:val="24"/>
          <w:szCs w:val="24"/>
        </w:rPr>
        <w:t>.</w:t>
      </w:r>
      <w:proofErr w:type="gramEnd"/>
      <w:r w:rsidRPr="00B010D9">
        <w:rPr>
          <w:rFonts w:ascii="Times New Roman" w:hAnsi="Times New Roman" w:cs="Times New Roman"/>
          <w:color w:val="00000A"/>
          <w:sz w:val="24"/>
          <w:szCs w:val="24"/>
        </w:rPr>
        <w:t xml:space="preserve"> </w:t>
      </w:r>
    </w:p>
    <w:p w14:paraId="74D87686"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222222"/>
          <w:sz w:val="24"/>
          <w:szCs w:val="24"/>
        </w:rPr>
      </w:pPr>
      <w:proofErr w:type="spellStart"/>
      <w:r w:rsidRPr="00B010D9">
        <w:rPr>
          <w:rFonts w:ascii="Times New Roman" w:eastAsia="Times New Roman" w:hAnsi="Times New Roman" w:cs="Times New Roman"/>
          <w:color w:val="00000A"/>
          <w:sz w:val="24"/>
          <w:szCs w:val="24"/>
        </w:rPr>
        <w:t>Jackman</w:t>
      </w:r>
      <w:proofErr w:type="spellEnd"/>
      <w:r w:rsidRPr="00B010D9">
        <w:rPr>
          <w:rFonts w:ascii="Times New Roman" w:eastAsia="Times New Roman" w:hAnsi="Times New Roman" w:cs="Times New Roman"/>
          <w:color w:val="00000A"/>
          <w:sz w:val="24"/>
          <w:szCs w:val="24"/>
        </w:rPr>
        <w:t>, Simon (1994), “</w:t>
      </w:r>
      <w:r w:rsidRPr="00B010D9">
        <w:rPr>
          <w:rFonts w:ascii="Times New Roman" w:eastAsia="Times New Roman" w:hAnsi="Times New Roman" w:cs="Times New Roman"/>
          <w:color w:val="222222"/>
          <w:sz w:val="24"/>
          <w:szCs w:val="24"/>
        </w:rPr>
        <w:t>Measuring electoral bias: Australia, 1949–93</w:t>
      </w:r>
      <w:r>
        <w:rPr>
          <w:rFonts w:ascii="Times New Roman" w:eastAsia="Times New Roman" w:hAnsi="Times New Roman" w:cs="Times New Roman"/>
          <w:color w:val="222222"/>
          <w:sz w:val="24"/>
          <w:szCs w:val="24"/>
        </w:rPr>
        <w:t>.”</w:t>
      </w:r>
      <w:r w:rsidRPr="00B010D9">
        <w:rPr>
          <w:rFonts w:ascii="Times New Roman" w:eastAsia="Times New Roman" w:hAnsi="Times New Roman" w:cs="Times New Roman"/>
          <w:color w:val="222222"/>
          <w:sz w:val="24"/>
          <w:szCs w:val="24"/>
        </w:rPr>
        <w:t> </w:t>
      </w:r>
      <w:proofErr w:type="gramStart"/>
      <w:r w:rsidRPr="00B010D9">
        <w:rPr>
          <w:rFonts w:ascii="Times New Roman" w:eastAsia="Times New Roman" w:hAnsi="Times New Roman" w:cs="Times New Roman"/>
          <w:i/>
          <w:iCs/>
          <w:color w:val="222222"/>
          <w:sz w:val="24"/>
          <w:szCs w:val="24"/>
        </w:rPr>
        <w:t>British Journal of Political Science</w:t>
      </w:r>
      <w:r w:rsidRPr="00B010D9">
        <w:rPr>
          <w:rFonts w:ascii="Times New Roman" w:eastAsia="Times New Roman" w:hAnsi="Times New Roman" w:cs="Times New Roman"/>
          <w:color w:val="222222"/>
          <w:sz w:val="24"/>
          <w:szCs w:val="24"/>
        </w:rPr>
        <w:t>, </w:t>
      </w:r>
      <w:r w:rsidRPr="00B010D9">
        <w:rPr>
          <w:rFonts w:ascii="Times New Roman" w:eastAsia="Times New Roman" w:hAnsi="Times New Roman" w:cs="Times New Roman"/>
          <w:i/>
          <w:iCs/>
          <w:color w:val="222222"/>
          <w:sz w:val="24"/>
          <w:szCs w:val="24"/>
        </w:rPr>
        <w:t>24</w:t>
      </w:r>
      <w:r w:rsidRPr="00B010D9">
        <w:rPr>
          <w:rFonts w:ascii="Times New Roman" w:eastAsia="Times New Roman" w:hAnsi="Times New Roman" w:cs="Times New Roman"/>
          <w:color w:val="222222"/>
          <w:sz w:val="24"/>
          <w:szCs w:val="24"/>
        </w:rPr>
        <w:t>(03), 319-357.</w:t>
      </w:r>
      <w:proofErr w:type="gramEnd"/>
    </w:p>
    <w:p w14:paraId="2F47D6DC"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222222"/>
          <w:sz w:val="24"/>
          <w:szCs w:val="24"/>
        </w:rPr>
      </w:pPr>
      <w:r w:rsidRPr="00B010D9">
        <w:rPr>
          <w:rFonts w:ascii="Times New Roman" w:eastAsia="Times New Roman" w:hAnsi="Times New Roman" w:cs="Times New Roman"/>
          <w:color w:val="00000A"/>
          <w:sz w:val="24"/>
          <w:szCs w:val="24"/>
        </w:rPr>
        <w:t>Johnston, Ronald J. (2002), “</w:t>
      </w:r>
      <w:r w:rsidRPr="00B010D9">
        <w:rPr>
          <w:rFonts w:ascii="Times New Roman" w:eastAsia="Times New Roman" w:hAnsi="Times New Roman" w:cs="Times New Roman"/>
          <w:color w:val="222222"/>
          <w:sz w:val="24"/>
          <w:szCs w:val="24"/>
        </w:rPr>
        <w:t>Manipulating maps and winning elections: measuring the impact of malapportionment and gerrymandering</w:t>
      </w:r>
      <w:r>
        <w:rPr>
          <w:rFonts w:ascii="Times New Roman" w:eastAsia="Times New Roman" w:hAnsi="Times New Roman" w:cs="Times New Roman"/>
          <w:color w:val="222222"/>
          <w:sz w:val="24"/>
          <w:szCs w:val="24"/>
        </w:rPr>
        <w:t>.”</w:t>
      </w:r>
      <w:r w:rsidRPr="00B010D9">
        <w:rPr>
          <w:rStyle w:val="apple-converted-space"/>
          <w:rFonts w:ascii="Times New Roman" w:eastAsia="Times New Roman" w:hAnsi="Times New Roman" w:cs="Times New Roman"/>
          <w:color w:val="222222"/>
          <w:sz w:val="24"/>
          <w:szCs w:val="24"/>
        </w:rPr>
        <w:t> </w:t>
      </w:r>
      <w:proofErr w:type="gramStart"/>
      <w:r w:rsidRPr="00B010D9">
        <w:rPr>
          <w:rFonts w:ascii="Times New Roman" w:eastAsia="Times New Roman" w:hAnsi="Times New Roman" w:cs="Times New Roman"/>
          <w:i/>
          <w:iCs/>
          <w:color w:val="222222"/>
          <w:sz w:val="24"/>
          <w:szCs w:val="24"/>
        </w:rPr>
        <w:t>Political Geography</w:t>
      </w:r>
      <w:r w:rsidRPr="00B010D9">
        <w:rPr>
          <w:rFonts w:ascii="Times New Roman" w:eastAsia="Times New Roman" w:hAnsi="Times New Roman" w:cs="Times New Roman"/>
          <w:color w:val="222222"/>
          <w:sz w:val="24"/>
          <w:szCs w:val="24"/>
        </w:rPr>
        <w:t xml:space="preserve">, </w:t>
      </w:r>
      <w:r w:rsidRPr="00B010D9">
        <w:rPr>
          <w:rFonts w:ascii="Times New Roman" w:eastAsia="Times New Roman" w:hAnsi="Times New Roman" w:cs="Times New Roman"/>
          <w:i/>
          <w:iCs/>
          <w:color w:val="222222"/>
          <w:sz w:val="24"/>
          <w:szCs w:val="24"/>
        </w:rPr>
        <w:t>21</w:t>
      </w:r>
      <w:r w:rsidRPr="00B010D9">
        <w:rPr>
          <w:rFonts w:ascii="Times New Roman" w:eastAsia="Times New Roman" w:hAnsi="Times New Roman" w:cs="Times New Roman"/>
          <w:color w:val="222222"/>
          <w:sz w:val="24"/>
          <w:szCs w:val="24"/>
        </w:rPr>
        <w:t>(1), 1-31.</w:t>
      </w:r>
      <w:proofErr w:type="gramEnd"/>
    </w:p>
    <w:p w14:paraId="720A8A37" w14:textId="77777777" w:rsidR="00410700" w:rsidRPr="00B010D9" w:rsidRDefault="00410700" w:rsidP="00410700">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eastAsia="Times New Roman" w:hAnsi="Times New Roman" w:cs="Times New Roman"/>
          <w:color w:val="222222"/>
          <w:sz w:val="24"/>
          <w:szCs w:val="24"/>
        </w:rPr>
        <w:t>Johnston, R., Rossiter, D.,</w:t>
      </w:r>
      <w:r>
        <w:rPr>
          <w:rFonts w:ascii="Times New Roman" w:eastAsia="Times New Roman" w:hAnsi="Times New Roman" w:cs="Times New Roman"/>
          <w:color w:val="222222"/>
          <w:sz w:val="24"/>
          <w:szCs w:val="24"/>
        </w:rPr>
        <w:t xml:space="preserve"> and </w:t>
      </w:r>
      <w:r w:rsidRPr="00B010D9">
        <w:rPr>
          <w:rFonts w:ascii="Times New Roman" w:eastAsia="Times New Roman" w:hAnsi="Times New Roman" w:cs="Times New Roman"/>
          <w:color w:val="222222"/>
          <w:sz w:val="24"/>
          <w:szCs w:val="24"/>
        </w:rPr>
        <w:t>Pattie, C. (1999), “Integrating and decomposing the sources of partisan bias: Brookes' method and the impact of redistricting in Great Britain</w:t>
      </w:r>
      <w:r>
        <w:rPr>
          <w:rFonts w:ascii="Times New Roman" w:eastAsia="Times New Roman" w:hAnsi="Times New Roman" w:cs="Times New Roman"/>
          <w:color w:val="222222"/>
          <w:sz w:val="24"/>
          <w:szCs w:val="24"/>
        </w:rPr>
        <w:t>.”</w:t>
      </w:r>
      <w:r w:rsidRPr="00B010D9">
        <w:rPr>
          <w:rFonts w:ascii="Times New Roman" w:eastAsia="Times New Roman" w:hAnsi="Times New Roman" w:cs="Times New Roman"/>
          <w:color w:val="222222"/>
          <w:sz w:val="24"/>
          <w:szCs w:val="24"/>
        </w:rPr>
        <w:t> </w:t>
      </w:r>
      <w:r w:rsidRPr="00B010D9">
        <w:rPr>
          <w:rFonts w:ascii="Times New Roman" w:eastAsia="Times New Roman" w:hAnsi="Times New Roman" w:cs="Times New Roman"/>
          <w:i/>
          <w:iCs/>
          <w:color w:val="222222"/>
          <w:sz w:val="24"/>
          <w:szCs w:val="24"/>
        </w:rPr>
        <w:t>Electoral studies</w:t>
      </w:r>
      <w:r w:rsidRPr="00B010D9">
        <w:rPr>
          <w:rFonts w:ascii="Times New Roman" w:eastAsia="Times New Roman" w:hAnsi="Times New Roman" w:cs="Times New Roman"/>
          <w:color w:val="222222"/>
          <w:sz w:val="24"/>
          <w:szCs w:val="24"/>
        </w:rPr>
        <w:t>, </w:t>
      </w:r>
      <w:r w:rsidRPr="00B010D9">
        <w:rPr>
          <w:rFonts w:ascii="Times New Roman" w:eastAsia="Times New Roman" w:hAnsi="Times New Roman" w:cs="Times New Roman"/>
          <w:i/>
          <w:iCs/>
          <w:color w:val="222222"/>
          <w:sz w:val="24"/>
          <w:szCs w:val="24"/>
        </w:rPr>
        <w:t>18</w:t>
      </w:r>
      <w:r w:rsidRPr="00B010D9">
        <w:rPr>
          <w:rFonts w:ascii="Times New Roman" w:eastAsia="Times New Roman" w:hAnsi="Times New Roman" w:cs="Times New Roman"/>
          <w:color w:val="222222"/>
          <w:sz w:val="24"/>
          <w:szCs w:val="24"/>
        </w:rPr>
        <w:t>(3), 367-378.</w:t>
      </w:r>
    </w:p>
    <w:p w14:paraId="19654716" w14:textId="77777777" w:rsidR="00410700" w:rsidRPr="00B010D9" w:rsidRDefault="00410700" w:rsidP="00410700">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López Levi, </w:t>
      </w:r>
      <w:proofErr w:type="spellStart"/>
      <w:r w:rsidRPr="00B010D9">
        <w:rPr>
          <w:rFonts w:ascii="Times New Roman" w:eastAsia="Times New Roman" w:hAnsi="Times New Roman" w:cs="Times New Roman"/>
          <w:color w:val="00000A"/>
          <w:sz w:val="24"/>
          <w:szCs w:val="24"/>
        </w:rPr>
        <w:t>Liliana</w:t>
      </w:r>
      <w:proofErr w:type="spellEnd"/>
      <w:r w:rsidRPr="00B010D9">
        <w:rPr>
          <w:rFonts w:ascii="Times New Roman" w:eastAsia="Times New Roman" w:hAnsi="Times New Roman" w:cs="Times New Roman"/>
          <w:color w:val="00000A"/>
          <w:sz w:val="24"/>
          <w:szCs w:val="24"/>
        </w:rPr>
        <w:t xml:space="preserve"> (2006), “Redistritación electoral en México: </w:t>
      </w:r>
      <w:proofErr w:type="spellStart"/>
      <w:r w:rsidRPr="00B010D9">
        <w:rPr>
          <w:rFonts w:ascii="Times New Roman" w:eastAsia="Times New Roman" w:hAnsi="Times New Roman" w:cs="Times New Roman"/>
          <w:color w:val="00000A"/>
          <w:sz w:val="24"/>
          <w:szCs w:val="24"/>
        </w:rPr>
        <w:t>logros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pasados</w:t>
      </w:r>
      <w:proofErr w:type="spellEnd"/>
      <w:r w:rsidRPr="00B010D9">
        <w:rPr>
          <w:rFonts w:ascii="Times New Roman" w:eastAsia="Times New Roman" w:hAnsi="Times New Roman" w:cs="Times New Roman"/>
          <w:color w:val="00000A"/>
          <w:sz w:val="24"/>
          <w:szCs w:val="24"/>
        </w:rPr>
        <w:t xml:space="preserve"> y </w:t>
      </w:r>
      <w:proofErr w:type="spellStart"/>
      <w:r w:rsidRPr="00B010D9">
        <w:rPr>
          <w:rFonts w:ascii="Times New Roman" w:eastAsia="Times New Roman" w:hAnsi="Times New Roman" w:cs="Times New Roman"/>
          <w:color w:val="00000A"/>
          <w:sz w:val="24"/>
          <w:szCs w:val="24"/>
        </w:rPr>
        <w:t>retos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futuros</w:t>
      </w:r>
      <w:proofErr w:type="spellEnd"/>
      <w:r w:rsidRPr="00B010D9">
        <w:rPr>
          <w:rFonts w:ascii="Times New Roman" w:eastAsia="Times New Roman" w:hAnsi="Times New Roman" w:cs="Times New Roman"/>
          <w:color w:val="00000A"/>
          <w:sz w:val="24"/>
          <w:szCs w:val="24"/>
        </w:rPr>
        <w:t>”</w:t>
      </w:r>
      <w:r w:rsidRPr="005E7D5B">
        <w:rPr>
          <w:rFonts w:ascii="Times New Roman" w:hAnsi="Times New Roman" w:cs="Times New Roman"/>
          <w:color w:val="00000A"/>
          <w:spacing w:val="-9"/>
          <w:sz w:val="24"/>
          <w:szCs w:val="24"/>
        </w:rPr>
        <w:t xml:space="preserve"> </w:t>
      </w:r>
      <w:r>
        <w:rPr>
          <w:rFonts w:ascii="Times New Roman" w:hAnsi="Times New Roman" w:cs="Times New Roman"/>
          <w:color w:val="00000A"/>
          <w:spacing w:val="-9"/>
          <w:sz w:val="24"/>
          <w:szCs w:val="24"/>
        </w:rPr>
        <w:t>[Electoral redistricting in Mexico. Past achievements and future challenges].</w:t>
      </w:r>
      <w:r w:rsidRPr="00B010D9">
        <w:rPr>
          <w:rFonts w:ascii="Times New Roman" w:eastAsia="Times New Roman" w:hAnsi="Times New Roman" w:cs="Times New Roman"/>
          <w:color w:val="00000A"/>
          <w:sz w:val="24"/>
          <w:szCs w:val="24"/>
        </w:rPr>
        <w:t> </w:t>
      </w:r>
      <w:r>
        <w:rPr>
          <w:rFonts w:ascii="Times New Roman" w:eastAsia="Times New Roman" w:hAnsi="Times New Roman" w:cs="Times New Roman"/>
          <w:color w:val="00000A"/>
          <w:sz w:val="24"/>
          <w:szCs w:val="24"/>
        </w:rPr>
        <w:t xml:space="preserve"> </w:t>
      </w:r>
      <w:proofErr w:type="spellStart"/>
      <w:proofErr w:type="gramStart"/>
      <w:r w:rsidRPr="00B010D9">
        <w:rPr>
          <w:rFonts w:ascii="Times New Roman" w:eastAsia="Times New Roman" w:hAnsi="Times New Roman" w:cs="Times New Roman"/>
          <w:i/>
          <w:iCs/>
          <w:color w:val="00000A"/>
          <w:sz w:val="24"/>
          <w:szCs w:val="24"/>
        </w:rPr>
        <w:t>Investigaciones</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geográficas</w:t>
      </w:r>
      <w:proofErr w:type="spellEnd"/>
      <w:r w:rsidRPr="00B010D9">
        <w:rPr>
          <w:rFonts w:ascii="Times New Roman" w:eastAsia="Times New Roman" w:hAnsi="Times New Roman" w:cs="Times New Roman"/>
          <w:color w:val="00000A"/>
          <w:sz w:val="24"/>
          <w:szCs w:val="24"/>
        </w:rPr>
        <w:t>, (61), 99-113.</w:t>
      </w:r>
      <w:proofErr w:type="gramEnd"/>
    </w:p>
    <w:p w14:paraId="5D64C812"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B010D9">
        <w:rPr>
          <w:rFonts w:ascii="Times New Roman" w:eastAsia="Times New Roman" w:hAnsi="Times New Roman" w:cs="Times New Roman"/>
          <w:color w:val="00000A"/>
          <w:sz w:val="24"/>
          <w:szCs w:val="24"/>
        </w:rPr>
        <w:t xml:space="preserve">López Levi, </w:t>
      </w:r>
      <w:proofErr w:type="spellStart"/>
      <w:r w:rsidRPr="00B010D9">
        <w:rPr>
          <w:rFonts w:ascii="Times New Roman" w:eastAsia="Times New Roman" w:hAnsi="Times New Roman" w:cs="Times New Roman"/>
          <w:color w:val="00000A"/>
          <w:sz w:val="24"/>
          <w:szCs w:val="24"/>
        </w:rPr>
        <w:t>Liliana</w:t>
      </w:r>
      <w:proofErr w:type="spellEnd"/>
      <w:r>
        <w:rPr>
          <w:rFonts w:ascii="Times New Roman" w:eastAsia="Times New Roman" w:hAnsi="Times New Roman" w:cs="Times New Roman"/>
          <w:color w:val="00000A"/>
          <w:sz w:val="24"/>
          <w:szCs w:val="24"/>
        </w:rPr>
        <w:t xml:space="preserve"> and </w:t>
      </w:r>
      <w:r w:rsidRPr="00B010D9">
        <w:rPr>
          <w:rFonts w:ascii="Times New Roman" w:eastAsia="Times New Roman" w:hAnsi="Times New Roman" w:cs="Times New Roman"/>
          <w:color w:val="00000A"/>
          <w:sz w:val="24"/>
          <w:szCs w:val="24"/>
        </w:rPr>
        <w:t xml:space="preserve">Soto Reyes </w:t>
      </w:r>
      <w:proofErr w:type="spellStart"/>
      <w:r w:rsidRPr="00B010D9">
        <w:rPr>
          <w:rFonts w:ascii="Times New Roman" w:eastAsia="Times New Roman" w:hAnsi="Times New Roman" w:cs="Times New Roman"/>
          <w:color w:val="00000A"/>
          <w:sz w:val="24"/>
          <w:szCs w:val="24"/>
        </w:rPr>
        <w:t>Garmendia</w:t>
      </w:r>
      <w:proofErr w:type="spellEnd"/>
      <w:r w:rsidRPr="00B010D9">
        <w:rPr>
          <w:rFonts w:ascii="Times New Roman" w:eastAsia="Times New Roman" w:hAnsi="Times New Roman" w:cs="Times New Roman"/>
          <w:color w:val="00000A"/>
          <w:sz w:val="24"/>
          <w:szCs w:val="24"/>
        </w:rPr>
        <w:t>, E. (2008), “</w:t>
      </w:r>
      <w:proofErr w:type="spellStart"/>
      <w:r w:rsidRPr="00B010D9">
        <w:rPr>
          <w:rFonts w:ascii="Times New Roman" w:eastAsia="Times New Roman" w:hAnsi="Times New Roman" w:cs="Times New Roman"/>
          <w:color w:val="00000A"/>
          <w:sz w:val="24"/>
          <w:szCs w:val="24"/>
        </w:rPr>
        <w:t>Federalismo</w:t>
      </w:r>
      <w:proofErr w:type="spellEnd"/>
      <w:r w:rsidRPr="00B010D9">
        <w:rPr>
          <w:rFonts w:ascii="Times New Roman" w:eastAsia="Times New Roman" w:hAnsi="Times New Roman" w:cs="Times New Roman"/>
          <w:color w:val="00000A"/>
          <w:sz w:val="24"/>
          <w:szCs w:val="24"/>
        </w:rPr>
        <w:t xml:space="preserve"> y redistritación electoral en México”</w:t>
      </w:r>
      <w:r w:rsidRPr="005E7D5B">
        <w:rPr>
          <w:rFonts w:ascii="Times New Roman" w:hAnsi="Times New Roman" w:cs="Times New Roman"/>
          <w:color w:val="00000A"/>
          <w:spacing w:val="-9"/>
          <w:sz w:val="24"/>
          <w:szCs w:val="24"/>
        </w:rPr>
        <w:t xml:space="preserve"> </w:t>
      </w:r>
      <w:r>
        <w:rPr>
          <w:rFonts w:ascii="Times New Roman" w:hAnsi="Times New Roman" w:cs="Times New Roman"/>
          <w:color w:val="00000A"/>
          <w:spacing w:val="-9"/>
          <w:sz w:val="24"/>
          <w:szCs w:val="24"/>
        </w:rPr>
        <w:t>[Federalism and electoral redistricting in Mexico].</w:t>
      </w:r>
      <w:proofErr w:type="gramEnd"/>
      <w:r w:rsidRPr="00B010D9">
        <w:rPr>
          <w:rFonts w:ascii="Times New Roman" w:eastAsia="Times New Roman" w:hAnsi="Times New Roman" w:cs="Times New Roman"/>
          <w:color w:val="00000A"/>
          <w:sz w:val="24"/>
          <w:szCs w:val="24"/>
        </w:rPr>
        <w:t> </w:t>
      </w:r>
      <w:proofErr w:type="gramStart"/>
      <w:r w:rsidRPr="00B010D9">
        <w:rPr>
          <w:rFonts w:ascii="Times New Roman" w:eastAsia="Times New Roman" w:hAnsi="Times New Roman" w:cs="Times New Roman"/>
          <w:i/>
          <w:iCs/>
          <w:color w:val="00000A"/>
          <w:sz w:val="24"/>
          <w:szCs w:val="24"/>
        </w:rPr>
        <w:t xml:space="preserve">Política y </w:t>
      </w:r>
      <w:proofErr w:type="spellStart"/>
      <w:r w:rsidRPr="00B010D9">
        <w:rPr>
          <w:rFonts w:ascii="Times New Roman" w:eastAsia="Times New Roman" w:hAnsi="Times New Roman" w:cs="Times New Roman"/>
          <w:i/>
          <w:iCs/>
          <w:color w:val="00000A"/>
          <w:sz w:val="24"/>
          <w:szCs w:val="24"/>
        </w:rPr>
        <w:t>cultura</w:t>
      </w:r>
      <w:proofErr w:type="spellEnd"/>
      <w:r w:rsidRPr="00B010D9">
        <w:rPr>
          <w:rFonts w:ascii="Times New Roman" w:eastAsia="Times New Roman" w:hAnsi="Times New Roman" w:cs="Times New Roman"/>
          <w:color w:val="00000A"/>
          <w:sz w:val="24"/>
          <w:szCs w:val="24"/>
        </w:rPr>
        <w:t>, (29), 125-147.</w:t>
      </w:r>
      <w:proofErr w:type="gramEnd"/>
    </w:p>
    <w:p w14:paraId="7E5C3367"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010D9">
        <w:rPr>
          <w:rFonts w:ascii="Times New Roman" w:eastAsia="Times New Roman" w:hAnsi="Times New Roman" w:cs="Times New Roman"/>
          <w:color w:val="00000A"/>
          <w:sz w:val="24"/>
          <w:szCs w:val="24"/>
        </w:rPr>
        <w:t>Lujambio</w:t>
      </w:r>
      <w:proofErr w:type="spellEnd"/>
      <w:r w:rsidRPr="00B010D9">
        <w:rPr>
          <w:rFonts w:ascii="Times New Roman" w:eastAsia="Times New Roman" w:hAnsi="Times New Roman" w:cs="Times New Roman"/>
          <w:color w:val="00000A"/>
          <w:sz w:val="24"/>
          <w:szCs w:val="24"/>
        </w:rPr>
        <w:t xml:space="preserve">, Alonso and </w:t>
      </w:r>
      <w:proofErr w:type="spellStart"/>
      <w:r w:rsidRPr="00B010D9">
        <w:rPr>
          <w:rFonts w:ascii="Times New Roman" w:eastAsia="Times New Roman" w:hAnsi="Times New Roman" w:cs="Times New Roman"/>
          <w:color w:val="00000A"/>
          <w:sz w:val="24"/>
          <w:szCs w:val="24"/>
        </w:rPr>
        <w:t>Horacio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Vives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Segl</w:t>
      </w:r>
      <w:proofErr w:type="spellEnd"/>
      <w:r w:rsidRPr="00B010D9">
        <w:rPr>
          <w:rFonts w:ascii="Times New Roman" w:eastAsia="Times New Roman" w:hAnsi="Times New Roman" w:cs="Times New Roman"/>
          <w:color w:val="00000A"/>
          <w:sz w:val="24"/>
          <w:szCs w:val="24"/>
        </w:rPr>
        <w:t>. (2008), “From politics to technicalities: Mexican redistricting in historical perspective</w:t>
      </w:r>
      <w:r>
        <w:rPr>
          <w:rFonts w:ascii="Times New Roman" w:eastAsia="Times New Roman" w:hAnsi="Times New Roman" w:cs="Times New Roman"/>
          <w:color w:val="00000A"/>
          <w:sz w:val="24"/>
          <w:szCs w:val="24"/>
        </w:rPr>
        <w:t>.”</w:t>
      </w:r>
      <w:r w:rsidRPr="00B010D9">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In:</w:t>
      </w:r>
      <w:r w:rsidRPr="00B010D9">
        <w:rPr>
          <w:rFonts w:ascii="Times New Roman" w:eastAsia="Times New Roman" w:hAnsi="Times New Roman" w:cs="Times New Roman"/>
          <w:color w:val="00000A"/>
          <w:sz w:val="24"/>
          <w:szCs w:val="24"/>
        </w:rPr>
        <w:t xml:space="preserve"> Handley, Lisa and Bernard </w:t>
      </w:r>
      <w:proofErr w:type="spellStart"/>
      <w:r w:rsidRPr="00B010D9">
        <w:rPr>
          <w:rFonts w:ascii="Times New Roman" w:eastAsia="Times New Roman" w:hAnsi="Times New Roman" w:cs="Times New Roman"/>
          <w:color w:val="00000A"/>
          <w:sz w:val="24"/>
          <w:szCs w:val="24"/>
        </w:rPr>
        <w:t>Grofman</w:t>
      </w:r>
      <w:proofErr w:type="spellEnd"/>
      <w:r w:rsidRPr="00B010D9">
        <w:rPr>
          <w:rFonts w:ascii="Times New Roman" w:eastAsia="Times New Roman" w:hAnsi="Times New Roman" w:cs="Times New Roman"/>
          <w:color w:val="00000A"/>
          <w:sz w:val="24"/>
          <w:szCs w:val="24"/>
        </w:rPr>
        <w:t xml:space="preserve"> Eds</w:t>
      </w:r>
      <w:proofErr w:type="gramStart"/>
      <w:r w:rsidRPr="00B010D9">
        <w:rPr>
          <w:rFonts w:ascii="Times New Roman" w:eastAsia="Times New Roman" w:hAnsi="Times New Roman" w:cs="Times New Roman"/>
          <w:color w:val="00000A"/>
          <w:sz w:val="24"/>
          <w:szCs w:val="24"/>
        </w:rPr>
        <w:t>.,</w:t>
      </w:r>
      <w:proofErr w:type="gramEnd"/>
      <w:r w:rsidRPr="00B010D9">
        <w:rPr>
          <w:rFonts w:ascii="Times New Roman" w:eastAsia="Times New Roman" w:hAnsi="Times New Roman" w:cs="Times New Roman"/>
          <w:color w:val="00000A"/>
          <w:sz w:val="24"/>
          <w:szCs w:val="24"/>
        </w:rPr>
        <w:t xml:space="preserve"> </w:t>
      </w:r>
      <w:r w:rsidRPr="00B010D9">
        <w:rPr>
          <w:rFonts w:ascii="Times New Roman" w:eastAsia="Times New Roman" w:hAnsi="Times New Roman" w:cs="Times New Roman"/>
          <w:i/>
          <w:color w:val="00000A"/>
          <w:sz w:val="24"/>
          <w:szCs w:val="24"/>
        </w:rPr>
        <w:t>Redistricting in Comparative Perspective</w:t>
      </w:r>
      <w:r w:rsidRPr="00B010D9">
        <w:rPr>
          <w:rFonts w:ascii="Times New Roman" w:eastAsia="Times New Roman" w:hAnsi="Times New Roman" w:cs="Times New Roman"/>
          <w:color w:val="00000A"/>
          <w:sz w:val="24"/>
          <w:szCs w:val="24"/>
        </w:rPr>
        <w:t xml:space="preserve">, Oxford: Oxford University Press. </w:t>
      </w:r>
    </w:p>
    <w:p w14:paraId="322CE098"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Magar, Eric, Alejandro Trelles, Micah Altman,</w:t>
      </w:r>
      <w:r>
        <w:rPr>
          <w:rFonts w:ascii="Times New Roman" w:eastAsia="Times New Roman" w:hAnsi="Times New Roman" w:cs="Times New Roman"/>
          <w:color w:val="00000A"/>
          <w:sz w:val="24"/>
          <w:szCs w:val="24"/>
        </w:rPr>
        <w:t xml:space="preserve"> and </w:t>
      </w:r>
      <w:r w:rsidRPr="00B010D9">
        <w:rPr>
          <w:rFonts w:ascii="Times New Roman" w:eastAsia="Times New Roman" w:hAnsi="Times New Roman" w:cs="Times New Roman"/>
          <w:color w:val="00000A"/>
          <w:sz w:val="24"/>
          <w:szCs w:val="24"/>
        </w:rPr>
        <w:t>Michael McDonald (2015), “Measuring malapportionment, gerrymander, and turnout effects in multi-party systems</w:t>
      </w:r>
      <w:r>
        <w:rPr>
          <w:rFonts w:ascii="Times New Roman" w:eastAsia="Times New Roman" w:hAnsi="Times New Roman" w:cs="Times New Roman"/>
          <w:color w:val="00000A"/>
          <w:sz w:val="24"/>
          <w:szCs w:val="24"/>
        </w:rPr>
        <w:t>.”</w:t>
      </w:r>
      <w:r w:rsidRPr="00B010D9">
        <w:rPr>
          <w:rFonts w:ascii="Times New Roman" w:eastAsia="Times New Roman" w:hAnsi="Times New Roman" w:cs="Times New Roman"/>
          <w:color w:val="00000A"/>
          <w:sz w:val="24"/>
          <w:szCs w:val="24"/>
        </w:rPr>
        <w:t xml:space="preserve"> </w:t>
      </w:r>
      <w:proofErr w:type="gramStart"/>
      <w:r w:rsidRPr="00AB6C6A">
        <w:rPr>
          <w:rFonts w:ascii="Times New Roman" w:eastAsia="Times New Roman" w:hAnsi="Times New Roman" w:cs="Times New Roman"/>
          <w:color w:val="00000A"/>
          <w:sz w:val="24"/>
          <w:szCs w:val="24"/>
        </w:rPr>
        <w:t>Typescript</w:t>
      </w:r>
      <w:r w:rsidRPr="00B010D9">
        <w:rPr>
          <w:rFonts w:ascii="Times New Roman" w:eastAsia="Times New Roman" w:hAnsi="Times New Roman" w:cs="Times New Roman"/>
          <w:color w:val="00000A"/>
          <w:sz w:val="24"/>
          <w:szCs w:val="24"/>
        </w:rPr>
        <w:t>, ITAM.</w:t>
      </w:r>
      <w:proofErr w:type="gramEnd"/>
      <w:r w:rsidRPr="00B010D9">
        <w:rPr>
          <w:rFonts w:ascii="Times New Roman" w:eastAsia="Times New Roman" w:hAnsi="Times New Roman" w:cs="Times New Roman"/>
          <w:color w:val="00000A"/>
          <w:sz w:val="24"/>
          <w:szCs w:val="24"/>
        </w:rPr>
        <w:t xml:space="preserve"> </w:t>
      </w:r>
    </w:p>
    <w:p w14:paraId="7EB0E987"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Martínez Assad, Carlos R. (1990),</w:t>
      </w:r>
      <w:r w:rsidRPr="00B010D9">
        <w:rPr>
          <w:rStyle w:val="apple-converted-space"/>
          <w:rFonts w:ascii="Times New Roman" w:eastAsia="Times New Roman" w:hAnsi="Times New Roman" w:cs="Times New Roman"/>
          <w:color w:val="00000A"/>
          <w:sz w:val="24"/>
          <w:szCs w:val="24"/>
        </w:rPr>
        <w:t> </w:t>
      </w:r>
      <w:r w:rsidRPr="00B010D9">
        <w:rPr>
          <w:rFonts w:ascii="Times New Roman" w:eastAsia="Times New Roman" w:hAnsi="Times New Roman" w:cs="Times New Roman"/>
          <w:i/>
          <w:iCs/>
          <w:color w:val="00000A"/>
          <w:sz w:val="24"/>
          <w:szCs w:val="24"/>
        </w:rPr>
        <w:t xml:space="preserve">Balance y </w:t>
      </w:r>
      <w:proofErr w:type="spellStart"/>
      <w:r w:rsidRPr="00B010D9">
        <w:rPr>
          <w:rFonts w:ascii="Times New Roman" w:eastAsia="Times New Roman" w:hAnsi="Times New Roman" w:cs="Times New Roman"/>
          <w:i/>
          <w:iCs/>
          <w:color w:val="00000A"/>
          <w:sz w:val="24"/>
          <w:szCs w:val="24"/>
        </w:rPr>
        <w:t>perspectivas</w:t>
      </w:r>
      <w:proofErr w:type="spellEnd"/>
      <w:r w:rsidRPr="00B010D9">
        <w:rPr>
          <w:rFonts w:ascii="Times New Roman" w:eastAsia="Times New Roman" w:hAnsi="Times New Roman" w:cs="Times New Roman"/>
          <w:i/>
          <w:iCs/>
          <w:color w:val="00000A"/>
          <w:sz w:val="24"/>
          <w:szCs w:val="24"/>
        </w:rPr>
        <w:t xml:space="preserve"> de los </w:t>
      </w:r>
      <w:proofErr w:type="spellStart"/>
      <w:r w:rsidRPr="00B010D9">
        <w:rPr>
          <w:rFonts w:ascii="Times New Roman" w:eastAsia="Times New Roman" w:hAnsi="Times New Roman" w:cs="Times New Roman"/>
          <w:i/>
          <w:iCs/>
          <w:color w:val="00000A"/>
          <w:sz w:val="24"/>
          <w:szCs w:val="24"/>
        </w:rPr>
        <w:t>estudios</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regionales</w:t>
      </w:r>
      <w:proofErr w:type="spellEnd"/>
      <w:r w:rsidRPr="00B010D9">
        <w:rPr>
          <w:rFonts w:ascii="Times New Roman" w:eastAsia="Times New Roman" w:hAnsi="Times New Roman" w:cs="Times New Roman"/>
          <w:i/>
          <w:iCs/>
          <w:color w:val="00000A"/>
          <w:sz w:val="24"/>
          <w:szCs w:val="24"/>
        </w:rPr>
        <w:t xml:space="preserve"> en México</w:t>
      </w:r>
      <w:r>
        <w:rPr>
          <w:rFonts w:ascii="Times New Roman" w:eastAsia="Times New Roman" w:hAnsi="Times New Roman" w:cs="Times New Roman"/>
          <w:i/>
          <w:iCs/>
          <w:color w:val="00000A"/>
          <w:sz w:val="24"/>
          <w:szCs w:val="24"/>
        </w:rPr>
        <w:t xml:space="preserve"> </w:t>
      </w:r>
      <w:r>
        <w:rPr>
          <w:rFonts w:ascii="Times New Roman" w:hAnsi="Times New Roman" w:cs="Times New Roman"/>
          <w:color w:val="00000A"/>
          <w:spacing w:val="-9"/>
          <w:sz w:val="24"/>
          <w:szCs w:val="24"/>
        </w:rPr>
        <w:t>[Balance and prospects of regional studies in Mexico].</w:t>
      </w:r>
      <w:r w:rsidRPr="00B010D9">
        <w:rPr>
          <w:rFonts w:ascii="Times New Roman" w:eastAsia="Times New Roman" w:hAnsi="Times New Roman" w:cs="Times New Roman"/>
          <w:color w:val="00000A"/>
          <w:sz w:val="24"/>
          <w:szCs w:val="24"/>
        </w:rPr>
        <w:t xml:space="preserve"> M</w:t>
      </w:r>
      <w:r>
        <w:rPr>
          <w:rFonts w:ascii="Times New Roman" w:eastAsia="Times New Roman" w:hAnsi="Times New Roman" w:cs="Times New Roman"/>
          <w:color w:val="00000A"/>
          <w:sz w:val="24"/>
          <w:szCs w:val="24"/>
        </w:rPr>
        <w:t>e</w:t>
      </w:r>
      <w:r w:rsidRPr="00B010D9">
        <w:rPr>
          <w:rFonts w:ascii="Times New Roman" w:eastAsia="Times New Roman" w:hAnsi="Times New Roman" w:cs="Times New Roman"/>
          <w:color w:val="00000A"/>
          <w:sz w:val="24"/>
          <w:szCs w:val="24"/>
        </w:rPr>
        <w:t>xico</w:t>
      </w:r>
      <w:r>
        <w:rPr>
          <w:rFonts w:ascii="Times New Roman" w:eastAsia="Times New Roman" w:hAnsi="Times New Roman" w:cs="Times New Roman"/>
          <w:color w:val="00000A"/>
          <w:sz w:val="24"/>
          <w:szCs w:val="24"/>
        </w:rPr>
        <w:t xml:space="preserve"> City</w:t>
      </w:r>
      <w:r w:rsidRPr="00B010D9">
        <w:rPr>
          <w:rFonts w:ascii="Times New Roman" w:eastAsia="Times New Roman" w:hAnsi="Times New Roman" w:cs="Times New Roman"/>
          <w:color w:val="00000A"/>
          <w:sz w:val="24"/>
          <w:szCs w:val="24"/>
        </w:rPr>
        <w:t xml:space="preserve">: Miguel Angel </w:t>
      </w:r>
      <w:proofErr w:type="spellStart"/>
      <w:r w:rsidRPr="00B010D9">
        <w:rPr>
          <w:rFonts w:ascii="Times New Roman" w:eastAsia="Times New Roman" w:hAnsi="Times New Roman" w:cs="Times New Roman"/>
          <w:color w:val="00000A"/>
          <w:sz w:val="24"/>
          <w:szCs w:val="24"/>
        </w:rPr>
        <w:t>Porrua</w:t>
      </w:r>
      <w:proofErr w:type="spellEnd"/>
      <w:r w:rsidRPr="00B010D9">
        <w:rPr>
          <w:rFonts w:ascii="Times New Roman" w:eastAsia="Times New Roman" w:hAnsi="Times New Roman" w:cs="Times New Roman"/>
          <w:color w:val="00000A"/>
          <w:sz w:val="24"/>
          <w:szCs w:val="24"/>
        </w:rPr>
        <w:t>, 1990.</w:t>
      </w:r>
    </w:p>
    <w:p w14:paraId="63FBD6BA" w14:textId="77777777" w:rsidR="00410700" w:rsidRPr="00B010D9" w:rsidRDefault="00410700" w:rsidP="00410700">
      <w:pPr>
        <w:pStyle w:val="LO-normal"/>
        <w:spacing w:line="240" w:lineRule="auto"/>
        <w:ind w:left="720" w:hanging="720"/>
        <w:contextualSpacing/>
        <w:rPr>
          <w:rFonts w:ascii="Times New Roman" w:hAnsi="Times New Roman" w:cs="Times New Roman"/>
          <w:color w:val="00000A"/>
          <w:sz w:val="24"/>
          <w:szCs w:val="24"/>
        </w:rPr>
      </w:pPr>
      <w:proofErr w:type="spellStart"/>
      <w:r w:rsidRPr="00B010D9">
        <w:rPr>
          <w:rFonts w:ascii="Times New Roman" w:hAnsi="Times New Roman" w:cs="Times New Roman"/>
          <w:color w:val="00000A"/>
          <w:sz w:val="24"/>
          <w:szCs w:val="24"/>
        </w:rPr>
        <w:t>Molinar</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Horcasitas</w:t>
      </w:r>
      <w:proofErr w:type="spellEnd"/>
      <w:r w:rsidRPr="00B010D9">
        <w:rPr>
          <w:rFonts w:ascii="Times New Roman" w:hAnsi="Times New Roman" w:cs="Times New Roman"/>
          <w:color w:val="00000A"/>
          <w:sz w:val="24"/>
          <w:szCs w:val="24"/>
        </w:rPr>
        <w:t>, Juan (1990), "</w:t>
      </w:r>
      <w:proofErr w:type="spellStart"/>
      <w:r w:rsidRPr="00B010D9">
        <w:rPr>
          <w:rFonts w:ascii="Times New Roman" w:hAnsi="Times New Roman" w:cs="Times New Roman"/>
          <w:color w:val="00000A"/>
          <w:sz w:val="24"/>
          <w:szCs w:val="24"/>
        </w:rPr>
        <w:t>Geografía</w:t>
      </w:r>
      <w:proofErr w:type="spellEnd"/>
      <w:r w:rsidRPr="00B010D9">
        <w:rPr>
          <w:rFonts w:ascii="Times New Roman" w:hAnsi="Times New Roman" w:cs="Times New Roman"/>
          <w:color w:val="00000A"/>
          <w:sz w:val="24"/>
          <w:szCs w:val="24"/>
        </w:rPr>
        <w:t xml:space="preserve"> electoral"</w:t>
      </w:r>
      <w:r>
        <w:rPr>
          <w:rFonts w:ascii="Times New Roman" w:hAnsi="Times New Roman" w:cs="Times New Roman"/>
          <w:color w:val="00000A"/>
          <w:spacing w:val="-9"/>
          <w:sz w:val="24"/>
          <w:szCs w:val="24"/>
        </w:rPr>
        <w:t>[Electoral geography].</w:t>
      </w:r>
      <w:r w:rsidRPr="00B010D9">
        <w:rPr>
          <w:rFonts w:ascii="Times New Roman" w:hAnsi="Times New Roman" w:cs="Times New Roman"/>
          <w:color w:val="00000A"/>
          <w:sz w:val="24"/>
          <w:szCs w:val="24"/>
        </w:rPr>
        <w:t xml:space="preserve"> </w:t>
      </w:r>
      <w:proofErr w:type="gramStart"/>
      <w:r w:rsidRPr="00B010D9">
        <w:rPr>
          <w:rFonts w:ascii="Times New Roman" w:hAnsi="Times New Roman" w:cs="Times New Roman"/>
          <w:color w:val="00000A"/>
          <w:sz w:val="24"/>
          <w:szCs w:val="24"/>
        </w:rPr>
        <w:t>en</w:t>
      </w:r>
      <w:proofErr w:type="gramEnd"/>
      <w:r w:rsidRPr="00B010D9">
        <w:rPr>
          <w:rFonts w:ascii="Times New Roman" w:hAnsi="Times New Roman" w:cs="Times New Roman"/>
          <w:color w:val="00000A"/>
          <w:sz w:val="24"/>
          <w:szCs w:val="24"/>
        </w:rPr>
        <w:t xml:space="preserve"> Martínez Assad, Carlos </w:t>
      </w:r>
      <w:proofErr w:type="spellStart"/>
      <w:r w:rsidRPr="00B010D9">
        <w:rPr>
          <w:rFonts w:ascii="Times New Roman" w:hAnsi="Times New Roman" w:cs="Times New Roman"/>
          <w:color w:val="00000A"/>
          <w:sz w:val="24"/>
          <w:szCs w:val="24"/>
        </w:rPr>
        <w:t>Co</w:t>
      </w:r>
      <w:r>
        <w:rPr>
          <w:rFonts w:ascii="Times New Roman" w:hAnsi="Times New Roman" w:cs="Times New Roman"/>
          <w:color w:val="00000A"/>
          <w:sz w:val="24"/>
          <w:szCs w:val="24"/>
        </w:rPr>
        <w:t>o</w:t>
      </w:r>
      <w:r w:rsidRPr="00B010D9">
        <w:rPr>
          <w:rFonts w:ascii="Times New Roman" w:hAnsi="Times New Roman" w:cs="Times New Roman"/>
          <w:color w:val="00000A"/>
          <w:sz w:val="24"/>
          <w:szCs w:val="24"/>
        </w:rPr>
        <w:t>rd</w:t>
      </w:r>
      <w:proofErr w:type="spellEnd"/>
      <w:r w:rsidRPr="00B010D9">
        <w:rPr>
          <w:rFonts w:ascii="Times New Roman" w:hAnsi="Times New Roman" w:cs="Times New Roman"/>
          <w:color w:val="00000A"/>
          <w:sz w:val="24"/>
          <w:szCs w:val="24"/>
        </w:rPr>
        <w:t xml:space="preserve">., </w:t>
      </w:r>
      <w:r w:rsidRPr="00B010D9">
        <w:rPr>
          <w:rFonts w:ascii="Times New Roman" w:hAnsi="Times New Roman" w:cs="Times New Roman"/>
          <w:i/>
          <w:color w:val="00000A"/>
          <w:sz w:val="24"/>
          <w:szCs w:val="24"/>
        </w:rPr>
        <w:t>Balance y </w:t>
      </w:r>
      <w:proofErr w:type="spellStart"/>
      <w:r w:rsidRPr="00B010D9">
        <w:rPr>
          <w:rFonts w:ascii="Times New Roman" w:hAnsi="Times New Roman" w:cs="Times New Roman"/>
          <w:i/>
          <w:color w:val="00000A"/>
          <w:sz w:val="24"/>
          <w:szCs w:val="24"/>
        </w:rPr>
        <w:t>perspectivas</w:t>
      </w:r>
      <w:proofErr w:type="spellEnd"/>
      <w:r w:rsidRPr="00B010D9">
        <w:rPr>
          <w:rFonts w:ascii="Times New Roman" w:hAnsi="Times New Roman" w:cs="Times New Roman"/>
          <w:i/>
          <w:color w:val="00000A"/>
          <w:sz w:val="24"/>
          <w:szCs w:val="24"/>
        </w:rPr>
        <w:t xml:space="preserve"> de los </w:t>
      </w:r>
      <w:proofErr w:type="spellStart"/>
      <w:r w:rsidRPr="00B010D9">
        <w:rPr>
          <w:rFonts w:ascii="Times New Roman" w:hAnsi="Times New Roman" w:cs="Times New Roman"/>
          <w:i/>
          <w:color w:val="00000A"/>
          <w:sz w:val="24"/>
          <w:szCs w:val="24"/>
        </w:rPr>
        <w:t>estudios</w:t>
      </w:r>
      <w:proofErr w:type="spellEnd"/>
      <w:r w:rsidRPr="00B010D9">
        <w:rPr>
          <w:rFonts w:ascii="Times New Roman" w:hAnsi="Times New Roman" w:cs="Times New Roman"/>
          <w:i/>
          <w:color w:val="00000A"/>
          <w:sz w:val="24"/>
          <w:szCs w:val="24"/>
        </w:rPr>
        <w:t> </w:t>
      </w:r>
      <w:proofErr w:type="spellStart"/>
      <w:r w:rsidRPr="00B010D9">
        <w:rPr>
          <w:rFonts w:ascii="Times New Roman" w:hAnsi="Times New Roman" w:cs="Times New Roman"/>
          <w:i/>
          <w:color w:val="00000A"/>
          <w:sz w:val="24"/>
          <w:szCs w:val="24"/>
        </w:rPr>
        <w:t>regionales</w:t>
      </w:r>
      <w:proofErr w:type="spellEnd"/>
      <w:r w:rsidRPr="00B010D9">
        <w:rPr>
          <w:rFonts w:ascii="Times New Roman" w:hAnsi="Times New Roman" w:cs="Times New Roman"/>
          <w:i/>
          <w:color w:val="00000A"/>
          <w:sz w:val="24"/>
          <w:szCs w:val="24"/>
        </w:rPr>
        <w:t xml:space="preserve"> en México</w:t>
      </w:r>
      <w:r w:rsidRPr="00B010D9">
        <w:rPr>
          <w:rFonts w:ascii="Times New Roman" w:hAnsi="Times New Roman" w:cs="Times New Roman"/>
          <w:color w:val="00000A"/>
          <w:sz w:val="24"/>
          <w:szCs w:val="24"/>
        </w:rPr>
        <w:t xml:space="preserve">, </w:t>
      </w:r>
      <w:r w:rsidRPr="00B010D9">
        <w:rPr>
          <w:rFonts w:ascii="Times New Roman" w:eastAsia="Times New Roman" w:hAnsi="Times New Roman" w:cs="Times New Roman"/>
          <w:color w:val="00000A"/>
          <w:sz w:val="24"/>
          <w:szCs w:val="24"/>
        </w:rPr>
        <w:t>M</w:t>
      </w:r>
      <w:r>
        <w:rPr>
          <w:rFonts w:ascii="Times New Roman" w:eastAsia="Times New Roman" w:hAnsi="Times New Roman" w:cs="Times New Roman"/>
          <w:color w:val="00000A"/>
          <w:sz w:val="24"/>
          <w:szCs w:val="24"/>
        </w:rPr>
        <w:t>e</w:t>
      </w:r>
      <w:r w:rsidRPr="00B010D9">
        <w:rPr>
          <w:rFonts w:ascii="Times New Roman" w:eastAsia="Times New Roman" w:hAnsi="Times New Roman" w:cs="Times New Roman"/>
          <w:color w:val="00000A"/>
          <w:sz w:val="24"/>
          <w:szCs w:val="24"/>
        </w:rPr>
        <w:t>xico</w:t>
      </w:r>
      <w:r>
        <w:rPr>
          <w:rFonts w:ascii="Times New Roman" w:eastAsia="Times New Roman" w:hAnsi="Times New Roman" w:cs="Times New Roman"/>
          <w:color w:val="00000A"/>
          <w:sz w:val="24"/>
          <w:szCs w:val="24"/>
        </w:rPr>
        <w:t xml:space="preserve"> City: </w:t>
      </w:r>
      <w:r w:rsidRPr="00B010D9">
        <w:rPr>
          <w:rFonts w:ascii="Times New Roman" w:hAnsi="Times New Roman" w:cs="Times New Roman"/>
          <w:color w:val="00000A"/>
          <w:sz w:val="24"/>
          <w:szCs w:val="24"/>
        </w:rPr>
        <w:t xml:space="preserve">CIIH-UNAM/Editorial </w:t>
      </w:r>
      <w:proofErr w:type="spellStart"/>
      <w:r w:rsidRPr="00B010D9">
        <w:rPr>
          <w:rFonts w:ascii="Times New Roman" w:hAnsi="Times New Roman" w:cs="Times New Roman"/>
          <w:color w:val="00000A"/>
          <w:sz w:val="24"/>
          <w:szCs w:val="24"/>
        </w:rPr>
        <w:t>Porrúa</w:t>
      </w:r>
      <w:proofErr w:type="spellEnd"/>
      <w:r w:rsidRPr="00B010D9">
        <w:rPr>
          <w:rFonts w:ascii="Times New Roman" w:hAnsi="Times New Roman" w:cs="Times New Roman"/>
          <w:color w:val="00000A"/>
          <w:sz w:val="24"/>
          <w:szCs w:val="24"/>
        </w:rPr>
        <w:t>.</w:t>
      </w:r>
    </w:p>
    <w:p w14:paraId="4F6992FB"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Otero, </w:t>
      </w:r>
      <w:proofErr w:type="spellStart"/>
      <w:r w:rsidRPr="00B010D9">
        <w:rPr>
          <w:rFonts w:ascii="Times New Roman" w:eastAsia="Times New Roman" w:hAnsi="Times New Roman" w:cs="Times New Roman"/>
          <w:color w:val="00000A"/>
          <w:sz w:val="24"/>
          <w:szCs w:val="24"/>
        </w:rPr>
        <w:t>Jimena</w:t>
      </w:r>
      <w:proofErr w:type="spellEnd"/>
      <w:r w:rsidRPr="00B010D9">
        <w:rPr>
          <w:rFonts w:ascii="Times New Roman" w:eastAsia="Times New Roman" w:hAnsi="Times New Roman" w:cs="Times New Roman"/>
          <w:color w:val="00000A"/>
          <w:sz w:val="24"/>
          <w:szCs w:val="24"/>
        </w:rPr>
        <w:t xml:space="preserve">. (2003), “Gerrymandering en México? La </w:t>
      </w:r>
      <w:proofErr w:type="spellStart"/>
      <w:r w:rsidRPr="00B010D9">
        <w:rPr>
          <w:rFonts w:ascii="Times New Roman" w:eastAsia="Times New Roman" w:hAnsi="Times New Roman" w:cs="Times New Roman"/>
          <w:color w:val="00000A"/>
          <w:sz w:val="24"/>
          <w:szCs w:val="24"/>
        </w:rPr>
        <w:t>geografía</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política</w:t>
      </w:r>
      <w:proofErr w:type="spellEnd"/>
      <w:r w:rsidRPr="00B010D9">
        <w:rPr>
          <w:rFonts w:ascii="Times New Roman" w:eastAsia="Times New Roman" w:hAnsi="Times New Roman" w:cs="Times New Roman"/>
          <w:color w:val="00000A"/>
          <w:sz w:val="24"/>
          <w:szCs w:val="24"/>
        </w:rPr>
        <w:t xml:space="preserve"> federal, 1994-1997”</w:t>
      </w:r>
      <w:r w:rsidRPr="005E7D5B">
        <w:rPr>
          <w:rFonts w:ascii="Times New Roman" w:hAnsi="Times New Roman" w:cs="Times New Roman"/>
          <w:color w:val="00000A"/>
          <w:spacing w:val="-9"/>
          <w:sz w:val="24"/>
          <w:szCs w:val="24"/>
        </w:rPr>
        <w:t xml:space="preserve"> </w:t>
      </w:r>
      <w:r>
        <w:rPr>
          <w:rFonts w:ascii="Times New Roman" w:hAnsi="Times New Roman" w:cs="Times New Roman"/>
          <w:color w:val="00000A"/>
          <w:spacing w:val="-9"/>
          <w:sz w:val="24"/>
          <w:szCs w:val="24"/>
        </w:rPr>
        <w:t>[Federal political geography, 1994-1997].</w:t>
      </w:r>
      <w:r w:rsidRPr="00B010D9">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Undergraduate thesis. Mexico City</w:t>
      </w:r>
      <w:r w:rsidRPr="00B010D9">
        <w:rPr>
          <w:rFonts w:ascii="Times New Roman" w:eastAsia="Times New Roman" w:hAnsi="Times New Roman" w:cs="Times New Roman"/>
          <w:color w:val="00000A"/>
          <w:sz w:val="24"/>
          <w:szCs w:val="24"/>
        </w:rPr>
        <w:t xml:space="preserve">: Instituto </w:t>
      </w:r>
      <w:proofErr w:type="spellStart"/>
      <w:r w:rsidRPr="00B010D9">
        <w:rPr>
          <w:rFonts w:ascii="Times New Roman" w:eastAsia="Times New Roman" w:hAnsi="Times New Roman" w:cs="Times New Roman"/>
          <w:color w:val="00000A"/>
          <w:sz w:val="24"/>
          <w:szCs w:val="24"/>
        </w:rPr>
        <w:t>Tecnológico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Autónomo</w:t>
      </w:r>
      <w:proofErr w:type="spellEnd"/>
      <w:r w:rsidRPr="00B010D9">
        <w:rPr>
          <w:rFonts w:ascii="Times New Roman" w:eastAsia="Times New Roman" w:hAnsi="Times New Roman" w:cs="Times New Roman"/>
          <w:color w:val="00000A"/>
          <w:sz w:val="24"/>
          <w:szCs w:val="24"/>
        </w:rPr>
        <w:t xml:space="preserve"> de México.</w:t>
      </w:r>
    </w:p>
    <w:p w14:paraId="2038993A"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222222"/>
          <w:sz w:val="24"/>
          <w:szCs w:val="24"/>
        </w:rPr>
        <w:t xml:space="preserve">Owen, G., &amp; </w:t>
      </w:r>
      <w:proofErr w:type="spellStart"/>
      <w:r w:rsidRPr="00B010D9">
        <w:rPr>
          <w:rFonts w:ascii="Times New Roman" w:eastAsia="Times New Roman" w:hAnsi="Times New Roman" w:cs="Times New Roman"/>
          <w:color w:val="222222"/>
          <w:sz w:val="24"/>
          <w:szCs w:val="24"/>
        </w:rPr>
        <w:t>Grofman</w:t>
      </w:r>
      <w:proofErr w:type="spellEnd"/>
      <w:r w:rsidRPr="00B010D9">
        <w:rPr>
          <w:rFonts w:ascii="Times New Roman" w:eastAsia="Times New Roman" w:hAnsi="Times New Roman" w:cs="Times New Roman"/>
          <w:color w:val="222222"/>
          <w:sz w:val="24"/>
          <w:szCs w:val="24"/>
        </w:rPr>
        <w:t>, B. (1988), “Optimal partisan gerrymandering</w:t>
      </w:r>
      <w:r>
        <w:rPr>
          <w:rFonts w:ascii="Times New Roman" w:eastAsia="Times New Roman" w:hAnsi="Times New Roman" w:cs="Times New Roman"/>
          <w:color w:val="222222"/>
          <w:sz w:val="24"/>
          <w:szCs w:val="24"/>
        </w:rPr>
        <w:t>.”</w:t>
      </w:r>
      <w:r w:rsidRPr="00B010D9">
        <w:rPr>
          <w:rFonts w:ascii="Times New Roman" w:eastAsia="Times New Roman" w:hAnsi="Times New Roman" w:cs="Times New Roman"/>
          <w:color w:val="222222"/>
          <w:sz w:val="24"/>
          <w:szCs w:val="24"/>
        </w:rPr>
        <w:t> </w:t>
      </w:r>
      <w:proofErr w:type="gramStart"/>
      <w:r w:rsidRPr="00B010D9">
        <w:rPr>
          <w:rFonts w:ascii="Times New Roman" w:eastAsia="Times New Roman" w:hAnsi="Times New Roman" w:cs="Times New Roman"/>
          <w:i/>
          <w:iCs/>
          <w:color w:val="222222"/>
          <w:sz w:val="24"/>
          <w:szCs w:val="24"/>
        </w:rPr>
        <w:t>Political Geography Quarterly</w:t>
      </w:r>
      <w:r w:rsidRPr="00B010D9">
        <w:rPr>
          <w:rFonts w:ascii="Times New Roman" w:eastAsia="Times New Roman" w:hAnsi="Times New Roman" w:cs="Times New Roman"/>
          <w:color w:val="222222"/>
          <w:sz w:val="24"/>
          <w:szCs w:val="24"/>
        </w:rPr>
        <w:t>, </w:t>
      </w:r>
      <w:r w:rsidRPr="00B010D9">
        <w:rPr>
          <w:rFonts w:ascii="Times New Roman" w:eastAsia="Times New Roman" w:hAnsi="Times New Roman" w:cs="Times New Roman"/>
          <w:i/>
          <w:iCs/>
          <w:color w:val="222222"/>
          <w:sz w:val="24"/>
          <w:szCs w:val="24"/>
        </w:rPr>
        <w:t>7</w:t>
      </w:r>
      <w:r w:rsidRPr="00B010D9">
        <w:rPr>
          <w:rFonts w:ascii="Times New Roman" w:eastAsia="Times New Roman" w:hAnsi="Times New Roman" w:cs="Times New Roman"/>
          <w:color w:val="222222"/>
          <w:sz w:val="24"/>
          <w:szCs w:val="24"/>
        </w:rPr>
        <w:t>(1), 5-22.</w:t>
      </w:r>
      <w:proofErr w:type="gramEnd"/>
    </w:p>
    <w:p w14:paraId="365B0B15" w14:textId="77777777" w:rsidR="00410700" w:rsidRPr="00B010D9" w:rsidRDefault="00410700" w:rsidP="00410700">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hAnsi="Times New Roman" w:cs="Times New Roman"/>
          <w:color w:val="00000A"/>
          <w:sz w:val="24"/>
          <w:szCs w:val="24"/>
        </w:rPr>
        <w:lastRenderedPageBreak/>
        <w:t>Palacios Mora, Celia</w:t>
      </w:r>
      <w:r>
        <w:rPr>
          <w:rFonts w:ascii="Times New Roman" w:hAnsi="Times New Roman" w:cs="Times New Roman"/>
          <w:color w:val="00000A"/>
          <w:sz w:val="24"/>
          <w:szCs w:val="24"/>
        </w:rPr>
        <w:t xml:space="preserve"> and </w:t>
      </w:r>
      <w:proofErr w:type="spellStart"/>
      <w:r w:rsidRPr="00B010D9">
        <w:rPr>
          <w:rFonts w:ascii="Times New Roman" w:hAnsi="Times New Roman" w:cs="Times New Roman"/>
          <w:color w:val="00000A"/>
          <w:sz w:val="24"/>
          <w:szCs w:val="24"/>
        </w:rPr>
        <w:t>Eruviel</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Tirado</w:t>
      </w:r>
      <w:proofErr w:type="spellEnd"/>
      <w:r w:rsidRPr="00B010D9">
        <w:rPr>
          <w:rFonts w:ascii="Times New Roman" w:hAnsi="Times New Roman" w:cs="Times New Roman"/>
          <w:color w:val="00000A"/>
          <w:sz w:val="24"/>
          <w:szCs w:val="24"/>
        </w:rPr>
        <w:t xml:space="preserve"> Cervantes (2009), “</w:t>
      </w:r>
      <w:proofErr w:type="spellStart"/>
      <w:r w:rsidRPr="00B010D9">
        <w:rPr>
          <w:rFonts w:ascii="Times New Roman" w:hAnsi="Times New Roman" w:cs="Times New Roman"/>
          <w:color w:val="00000A"/>
          <w:sz w:val="24"/>
          <w:szCs w:val="24"/>
        </w:rPr>
        <w:t>Circunscripciones</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electorales</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plurinominales</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configuración</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geográfica</w:t>
      </w:r>
      <w:proofErr w:type="spellEnd"/>
      <w:r w:rsidRPr="00B010D9">
        <w:rPr>
          <w:rFonts w:ascii="Times New Roman" w:hAnsi="Times New Roman" w:cs="Times New Roman"/>
          <w:color w:val="00000A"/>
          <w:sz w:val="24"/>
          <w:szCs w:val="24"/>
        </w:rPr>
        <w:t xml:space="preserve"> y </w:t>
      </w:r>
      <w:proofErr w:type="spellStart"/>
      <w:r w:rsidRPr="00B010D9">
        <w:rPr>
          <w:rFonts w:ascii="Times New Roman" w:hAnsi="Times New Roman" w:cs="Times New Roman"/>
          <w:color w:val="00000A"/>
          <w:sz w:val="24"/>
          <w:szCs w:val="24"/>
        </w:rPr>
        <w:t>equilibrio</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poblacional</w:t>
      </w:r>
      <w:proofErr w:type="spellEnd"/>
      <w:r w:rsidRPr="00B010D9">
        <w:rPr>
          <w:rFonts w:ascii="Times New Roman" w:hAnsi="Times New Roman" w:cs="Times New Roman"/>
          <w:color w:val="00000A"/>
          <w:sz w:val="24"/>
          <w:szCs w:val="24"/>
        </w:rPr>
        <w:t xml:space="preserve">. </w:t>
      </w:r>
      <w:proofErr w:type="gramStart"/>
      <w:r w:rsidRPr="00B010D9">
        <w:rPr>
          <w:rFonts w:ascii="Times New Roman" w:hAnsi="Times New Roman" w:cs="Times New Roman"/>
          <w:color w:val="00000A"/>
          <w:sz w:val="24"/>
          <w:szCs w:val="24"/>
        </w:rPr>
        <w:t>1977-2007”</w:t>
      </w:r>
      <w:r w:rsidRPr="005E7D5B">
        <w:rPr>
          <w:rFonts w:ascii="Times New Roman" w:hAnsi="Times New Roman" w:cs="Times New Roman"/>
          <w:color w:val="00000A"/>
          <w:spacing w:val="-9"/>
          <w:sz w:val="24"/>
          <w:szCs w:val="24"/>
        </w:rPr>
        <w:t xml:space="preserve"> </w:t>
      </w:r>
      <w:r>
        <w:rPr>
          <w:rFonts w:ascii="Times New Roman" w:hAnsi="Times New Roman" w:cs="Times New Roman"/>
          <w:color w:val="00000A"/>
          <w:spacing w:val="-9"/>
          <w:sz w:val="24"/>
          <w:szCs w:val="24"/>
        </w:rPr>
        <w:t xml:space="preserve">[Plurality </w:t>
      </w:r>
      <w:proofErr w:type="spellStart"/>
      <w:r w:rsidRPr="00762AFC">
        <w:rPr>
          <w:rFonts w:ascii="Times New Roman" w:hAnsi="Times New Roman" w:cs="Times New Roman"/>
          <w:i/>
          <w:color w:val="00000A"/>
          <w:spacing w:val="-9"/>
          <w:sz w:val="24"/>
          <w:szCs w:val="24"/>
        </w:rPr>
        <w:t>circunscripciones</w:t>
      </w:r>
      <w:proofErr w:type="spellEnd"/>
      <w:r w:rsidRPr="00762AFC">
        <w:rPr>
          <w:rFonts w:ascii="Times New Roman" w:hAnsi="Times New Roman" w:cs="Times New Roman"/>
          <w:i/>
          <w:color w:val="00000A"/>
          <w:spacing w:val="-9"/>
          <w:sz w:val="24"/>
          <w:szCs w:val="24"/>
        </w:rPr>
        <w:t xml:space="preserve"> </w:t>
      </w:r>
      <w:proofErr w:type="spellStart"/>
      <w:r w:rsidRPr="00762AFC">
        <w:rPr>
          <w:rFonts w:ascii="Times New Roman" w:hAnsi="Times New Roman" w:cs="Times New Roman"/>
          <w:i/>
          <w:color w:val="00000A"/>
          <w:spacing w:val="-9"/>
          <w:sz w:val="24"/>
          <w:szCs w:val="24"/>
        </w:rPr>
        <w:t>electorales</w:t>
      </w:r>
      <w:proofErr w:type="spellEnd"/>
      <w:r>
        <w:rPr>
          <w:rFonts w:ascii="Times New Roman" w:hAnsi="Times New Roman" w:cs="Times New Roman"/>
          <w:color w:val="00000A"/>
          <w:spacing w:val="-9"/>
          <w:sz w:val="24"/>
          <w:szCs w:val="24"/>
        </w:rPr>
        <w:t>: geographical configuration and population balance, 1997-2007].</w:t>
      </w:r>
      <w:proofErr w:type="gram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i/>
          <w:color w:val="00000A"/>
          <w:sz w:val="24"/>
          <w:szCs w:val="24"/>
        </w:rPr>
        <w:t>Investigaciones</w:t>
      </w:r>
      <w:proofErr w:type="spellEnd"/>
      <w:r w:rsidRPr="00B010D9">
        <w:rPr>
          <w:rFonts w:ascii="Times New Roman" w:hAnsi="Times New Roman" w:cs="Times New Roman"/>
          <w:i/>
          <w:color w:val="00000A"/>
          <w:sz w:val="24"/>
          <w:szCs w:val="24"/>
        </w:rPr>
        <w:t xml:space="preserve"> </w:t>
      </w:r>
      <w:proofErr w:type="spellStart"/>
      <w:r w:rsidRPr="00B010D9">
        <w:rPr>
          <w:rFonts w:ascii="Times New Roman" w:hAnsi="Times New Roman" w:cs="Times New Roman"/>
          <w:i/>
          <w:color w:val="00000A"/>
          <w:sz w:val="24"/>
          <w:szCs w:val="24"/>
        </w:rPr>
        <w:t>Geográficas</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Boletín</w:t>
      </w:r>
      <w:proofErr w:type="spellEnd"/>
      <w:r w:rsidRPr="00B010D9">
        <w:rPr>
          <w:rFonts w:ascii="Times New Roman" w:hAnsi="Times New Roman" w:cs="Times New Roman"/>
          <w:color w:val="00000A"/>
          <w:sz w:val="24"/>
          <w:szCs w:val="24"/>
        </w:rPr>
        <w:t xml:space="preserve"> del Instituto de </w:t>
      </w:r>
      <w:proofErr w:type="spellStart"/>
      <w:r w:rsidRPr="00B010D9">
        <w:rPr>
          <w:rFonts w:ascii="Times New Roman" w:hAnsi="Times New Roman" w:cs="Times New Roman"/>
          <w:color w:val="00000A"/>
          <w:sz w:val="24"/>
          <w:szCs w:val="24"/>
        </w:rPr>
        <w:t>Geografía</w:t>
      </w:r>
      <w:proofErr w:type="spellEnd"/>
      <w:r w:rsidRPr="00B010D9">
        <w:rPr>
          <w:rFonts w:ascii="Times New Roman" w:hAnsi="Times New Roman" w:cs="Times New Roman"/>
          <w:color w:val="00000A"/>
          <w:sz w:val="24"/>
          <w:szCs w:val="24"/>
        </w:rPr>
        <w:t xml:space="preserve">, UNAM, 69: 102-115. </w:t>
      </w:r>
    </w:p>
    <w:p w14:paraId="5DC4E344"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010D9">
        <w:rPr>
          <w:rFonts w:ascii="Times New Roman" w:eastAsia="Times New Roman" w:hAnsi="Times New Roman" w:cs="Times New Roman"/>
          <w:color w:val="00000A"/>
          <w:sz w:val="24"/>
          <w:szCs w:val="24"/>
        </w:rPr>
        <w:t>Presidencia</w:t>
      </w:r>
      <w:proofErr w:type="spellEnd"/>
      <w:r w:rsidRPr="00B010D9">
        <w:rPr>
          <w:rFonts w:ascii="Times New Roman" w:eastAsia="Times New Roman" w:hAnsi="Times New Roman" w:cs="Times New Roman"/>
          <w:color w:val="00000A"/>
          <w:sz w:val="24"/>
          <w:szCs w:val="24"/>
        </w:rPr>
        <w:t xml:space="preserve"> de la </w:t>
      </w:r>
      <w:proofErr w:type="spellStart"/>
      <w:r w:rsidRPr="00B010D9">
        <w:rPr>
          <w:rFonts w:ascii="Times New Roman" w:eastAsia="Times New Roman" w:hAnsi="Times New Roman" w:cs="Times New Roman"/>
          <w:color w:val="00000A"/>
          <w:sz w:val="24"/>
          <w:szCs w:val="24"/>
        </w:rPr>
        <w:t>República</w:t>
      </w:r>
      <w:proofErr w:type="spellEnd"/>
      <w:r w:rsidRPr="00B010D9">
        <w:rPr>
          <w:rFonts w:ascii="Times New Roman" w:eastAsia="Times New Roman" w:hAnsi="Times New Roman" w:cs="Times New Roman"/>
          <w:color w:val="00000A"/>
          <w:sz w:val="24"/>
          <w:szCs w:val="24"/>
        </w:rPr>
        <w:t xml:space="preserve"> (2015), </w:t>
      </w:r>
      <w:proofErr w:type="spellStart"/>
      <w:r w:rsidRPr="00B010D9">
        <w:rPr>
          <w:rFonts w:ascii="Times New Roman" w:eastAsia="Times New Roman" w:hAnsi="Times New Roman" w:cs="Times New Roman"/>
          <w:color w:val="00000A"/>
          <w:sz w:val="24"/>
          <w:szCs w:val="24"/>
        </w:rPr>
        <w:t>Decreto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por</w:t>
      </w:r>
      <w:proofErr w:type="spellEnd"/>
      <w:r w:rsidRPr="00B010D9">
        <w:rPr>
          <w:rFonts w:ascii="Times New Roman" w:eastAsia="Times New Roman" w:hAnsi="Times New Roman" w:cs="Times New Roman"/>
          <w:color w:val="00000A"/>
          <w:sz w:val="24"/>
          <w:szCs w:val="24"/>
        </w:rPr>
        <w:t xml:space="preserve"> el </w:t>
      </w:r>
      <w:proofErr w:type="spellStart"/>
      <w:r w:rsidRPr="00B010D9">
        <w:rPr>
          <w:rFonts w:ascii="Times New Roman" w:eastAsia="Times New Roman" w:hAnsi="Times New Roman" w:cs="Times New Roman"/>
          <w:color w:val="00000A"/>
          <w:sz w:val="24"/>
          <w:szCs w:val="24"/>
        </w:rPr>
        <w:t>que</w:t>
      </w:r>
      <w:proofErr w:type="spellEnd"/>
      <w:r w:rsidRPr="00B010D9">
        <w:rPr>
          <w:rFonts w:ascii="Times New Roman" w:eastAsia="Times New Roman" w:hAnsi="Times New Roman" w:cs="Times New Roman"/>
          <w:color w:val="00000A"/>
          <w:sz w:val="24"/>
          <w:szCs w:val="24"/>
        </w:rPr>
        <w:t xml:space="preserve"> se </w:t>
      </w:r>
      <w:proofErr w:type="spellStart"/>
      <w:r w:rsidRPr="00B010D9">
        <w:rPr>
          <w:rFonts w:ascii="Times New Roman" w:eastAsia="Times New Roman" w:hAnsi="Times New Roman" w:cs="Times New Roman"/>
          <w:color w:val="00000A"/>
          <w:sz w:val="24"/>
          <w:szCs w:val="24"/>
        </w:rPr>
        <w:t>establece</w:t>
      </w:r>
      <w:proofErr w:type="spellEnd"/>
      <w:r w:rsidRPr="00B010D9">
        <w:rPr>
          <w:rFonts w:ascii="Times New Roman" w:eastAsia="Times New Roman" w:hAnsi="Times New Roman" w:cs="Times New Roman"/>
          <w:color w:val="00000A"/>
          <w:sz w:val="24"/>
          <w:szCs w:val="24"/>
        </w:rPr>
        <w:t xml:space="preserve"> la </w:t>
      </w:r>
      <w:proofErr w:type="spellStart"/>
      <w:r w:rsidRPr="00B010D9">
        <w:rPr>
          <w:rFonts w:ascii="Times New Roman" w:eastAsia="Times New Roman" w:hAnsi="Times New Roman" w:cs="Times New Roman"/>
          <w:color w:val="00000A"/>
          <w:sz w:val="24"/>
          <w:szCs w:val="24"/>
        </w:rPr>
        <w:t>regulación</w:t>
      </w:r>
      <w:proofErr w:type="spellEnd"/>
      <w:r w:rsidRPr="00B010D9">
        <w:rPr>
          <w:rFonts w:ascii="Times New Roman" w:eastAsia="Times New Roman" w:hAnsi="Times New Roman" w:cs="Times New Roman"/>
          <w:color w:val="00000A"/>
          <w:sz w:val="24"/>
          <w:szCs w:val="24"/>
        </w:rPr>
        <w:t xml:space="preserve"> en </w:t>
      </w:r>
      <w:proofErr w:type="spellStart"/>
      <w:r w:rsidRPr="00B010D9">
        <w:rPr>
          <w:rFonts w:ascii="Times New Roman" w:eastAsia="Times New Roman" w:hAnsi="Times New Roman" w:cs="Times New Roman"/>
          <w:color w:val="00000A"/>
          <w:sz w:val="24"/>
          <w:szCs w:val="24"/>
        </w:rPr>
        <w:t>materia</w:t>
      </w:r>
      <w:proofErr w:type="spellEnd"/>
      <w:r w:rsidRPr="00B010D9">
        <w:rPr>
          <w:rFonts w:ascii="Times New Roman" w:eastAsia="Times New Roman" w:hAnsi="Times New Roman" w:cs="Times New Roman"/>
          <w:color w:val="00000A"/>
          <w:sz w:val="24"/>
          <w:szCs w:val="24"/>
        </w:rPr>
        <w:t xml:space="preserve"> de </w:t>
      </w:r>
      <w:proofErr w:type="spellStart"/>
      <w:r w:rsidRPr="00B010D9">
        <w:rPr>
          <w:rFonts w:ascii="Times New Roman" w:eastAsia="Times New Roman" w:hAnsi="Times New Roman" w:cs="Times New Roman"/>
          <w:color w:val="00000A"/>
          <w:sz w:val="24"/>
          <w:szCs w:val="24"/>
        </w:rPr>
        <w:t>Datos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Abiertos</w:t>
      </w:r>
      <w:proofErr w:type="spellEnd"/>
      <w:r>
        <w:rPr>
          <w:rFonts w:ascii="Times New Roman" w:eastAsia="Times New Roman" w:hAnsi="Times New Roman" w:cs="Times New Roman"/>
          <w:color w:val="00000A"/>
          <w:sz w:val="24"/>
          <w:szCs w:val="24"/>
        </w:rPr>
        <w:t xml:space="preserve"> </w:t>
      </w:r>
      <w:r>
        <w:rPr>
          <w:rFonts w:ascii="Times New Roman" w:hAnsi="Times New Roman" w:cs="Times New Roman"/>
          <w:color w:val="00000A"/>
          <w:spacing w:val="-9"/>
          <w:sz w:val="24"/>
          <w:szCs w:val="24"/>
        </w:rPr>
        <w:t>[Decree establishing regulation in the matter of Open Data].</w:t>
      </w:r>
      <w:r w:rsidRPr="00B010D9">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i/>
          <w:color w:val="00000A"/>
          <w:sz w:val="24"/>
          <w:szCs w:val="24"/>
        </w:rPr>
        <w:t>Mexico City</w:t>
      </w:r>
      <w:r w:rsidRPr="00B010D9">
        <w:rPr>
          <w:rFonts w:ascii="Times New Roman" w:eastAsia="Times New Roman" w:hAnsi="Times New Roman" w:cs="Times New Roman"/>
          <w:i/>
          <w:color w:val="00000A"/>
          <w:sz w:val="24"/>
          <w:szCs w:val="24"/>
        </w:rPr>
        <w:t xml:space="preserve">: </w:t>
      </w:r>
      <w:proofErr w:type="spellStart"/>
      <w:r w:rsidRPr="00B010D9">
        <w:rPr>
          <w:rFonts w:ascii="Times New Roman" w:eastAsia="Times New Roman" w:hAnsi="Times New Roman" w:cs="Times New Roman"/>
          <w:i/>
          <w:color w:val="00000A"/>
          <w:sz w:val="24"/>
          <w:szCs w:val="24"/>
        </w:rPr>
        <w:t>Diario</w:t>
      </w:r>
      <w:proofErr w:type="spellEnd"/>
      <w:r w:rsidRPr="00B010D9">
        <w:rPr>
          <w:rFonts w:ascii="Times New Roman" w:eastAsia="Times New Roman" w:hAnsi="Times New Roman" w:cs="Times New Roman"/>
          <w:i/>
          <w:color w:val="00000A"/>
          <w:sz w:val="24"/>
          <w:szCs w:val="24"/>
        </w:rPr>
        <w:t xml:space="preserve"> </w:t>
      </w:r>
      <w:proofErr w:type="spellStart"/>
      <w:r w:rsidRPr="00B010D9">
        <w:rPr>
          <w:rFonts w:ascii="Times New Roman" w:eastAsia="Times New Roman" w:hAnsi="Times New Roman" w:cs="Times New Roman"/>
          <w:i/>
          <w:color w:val="00000A"/>
          <w:sz w:val="24"/>
          <w:szCs w:val="24"/>
        </w:rPr>
        <w:t>Oficial</w:t>
      </w:r>
      <w:proofErr w:type="spellEnd"/>
      <w:r w:rsidRPr="00B010D9">
        <w:rPr>
          <w:rFonts w:ascii="Times New Roman" w:eastAsia="Times New Roman" w:hAnsi="Times New Roman" w:cs="Times New Roman"/>
          <w:i/>
          <w:color w:val="00000A"/>
          <w:sz w:val="24"/>
          <w:szCs w:val="24"/>
        </w:rPr>
        <w:t xml:space="preserve"> de la </w:t>
      </w:r>
      <w:proofErr w:type="spellStart"/>
      <w:r w:rsidRPr="00B010D9">
        <w:rPr>
          <w:rFonts w:ascii="Times New Roman" w:eastAsia="Times New Roman" w:hAnsi="Times New Roman" w:cs="Times New Roman"/>
          <w:i/>
          <w:color w:val="00000A"/>
          <w:sz w:val="24"/>
          <w:szCs w:val="24"/>
        </w:rPr>
        <w:t>Federación</w:t>
      </w:r>
      <w:proofErr w:type="spellEnd"/>
      <w:r w:rsidRPr="00B010D9">
        <w:rPr>
          <w:rFonts w:ascii="Times New Roman" w:eastAsia="Times New Roman" w:hAnsi="Times New Roman" w:cs="Times New Roman"/>
          <w:i/>
          <w:color w:val="00000A"/>
          <w:sz w:val="24"/>
          <w:szCs w:val="24"/>
        </w:rPr>
        <w:t xml:space="preserve">. </w:t>
      </w:r>
      <w:r>
        <w:rPr>
          <w:rFonts w:ascii="Times New Roman" w:eastAsia="Times New Roman" w:hAnsi="Times New Roman" w:cs="Times New Roman"/>
          <w:i/>
          <w:color w:val="00000A"/>
          <w:sz w:val="24"/>
          <w:szCs w:val="24"/>
        </w:rPr>
        <w:t>20 February</w:t>
      </w:r>
      <w:r w:rsidRPr="00B010D9">
        <w:rPr>
          <w:rFonts w:ascii="Times New Roman" w:eastAsia="Times New Roman" w:hAnsi="Times New Roman" w:cs="Times New Roman"/>
          <w:i/>
          <w:color w:val="00000A"/>
          <w:sz w:val="24"/>
          <w:szCs w:val="24"/>
        </w:rPr>
        <w:t xml:space="preserve"> 2015. </w:t>
      </w:r>
      <w:r>
        <w:rPr>
          <w:rFonts w:ascii="Times New Roman" w:eastAsia="Times New Roman" w:hAnsi="Times New Roman" w:cs="Times New Roman"/>
          <w:i/>
          <w:color w:val="00000A"/>
          <w:sz w:val="24"/>
          <w:szCs w:val="24"/>
        </w:rPr>
        <w:t>In:</w:t>
      </w:r>
      <w:r w:rsidRPr="00B010D9">
        <w:rPr>
          <w:rFonts w:ascii="Times New Roman" w:eastAsia="Times New Roman" w:hAnsi="Times New Roman" w:cs="Times New Roman"/>
          <w:i/>
          <w:color w:val="00000A"/>
          <w:sz w:val="24"/>
          <w:szCs w:val="24"/>
        </w:rPr>
        <w:t xml:space="preserve"> </w:t>
      </w:r>
      <w:r w:rsidRPr="00B010D9">
        <w:rPr>
          <w:rStyle w:val="InternetLink"/>
          <w:rFonts w:ascii="Times New Roman" w:eastAsia="Times New Roman" w:hAnsi="Times New Roman" w:cs="Times New Roman"/>
          <w:color w:val="00000A"/>
          <w:sz w:val="24"/>
          <w:szCs w:val="24"/>
          <w:lang w:val="en-US"/>
        </w:rPr>
        <w:t>http://www.dof.gob.mx/nota_detalle.php</w:t>
      </w:r>
      <w:proofErr w:type="gramStart"/>
      <w:r w:rsidRPr="00B010D9">
        <w:rPr>
          <w:rStyle w:val="InternetLink"/>
          <w:rFonts w:ascii="Times New Roman" w:eastAsia="Times New Roman" w:hAnsi="Times New Roman" w:cs="Times New Roman"/>
          <w:color w:val="00000A"/>
          <w:sz w:val="24"/>
          <w:szCs w:val="24"/>
          <w:lang w:val="en-US"/>
        </w:rPr>
        <w:t>?codigo</w:t>
      </w:r>
      <w:proofErr w:type="gramEnd"/>
      <w:r w:rsidRPr="00B010D9">
        <w:rPr>
          <w:rStyle w:val="InternetLink"/>
          <w:rFonts w:ascii="Times New Roman" w:eastAsia="Times New Roman" w:hAnsi="Times New Roman" w:cs="Times New Roman"/>
          <w:color w:val="00000A"/>
          <w:sz w:val="24"/>
          <w:szCs w:val="24"/>
          <w:lang w:val="en-US"/>
        </w:rPr>
        <w:t>=5382838&amp;fecha=20/02/2015</w:t>
      </w:r>
      <w:r w:rsidRPr="00B010D9">
        <w:rPr>
          <w:rFonts w:ascii="Times New Roman" w:eastAsia="Times New Roman" w:hAnsi="Times New Roman" w:cs="Times New Roman"/>
          <w:color w:val="00000A"/>
          <w:sz w:val="24"/>
          <w:szCs w:val="24"/>
          <w:u w:val="single"/>
        </w:rPr>
        <w:t xml:space="preserve"> </w:t>
      </w:r>
      <w:r w:rsidRPr="00B010D9">
        <w:rPr>
          <w:rFonts w:ascii="Times New Roman" w:eastAsia="Times New Roman" w:hAnsi="Times New Roman" w:cs="Times New Roman"/>
          <w:color w:val="00000A"/>
          <w:sz w:val="24"/>
          <w:szCs w:val="24"/>
        </w:rPr>
        <w:t xml:space="preserve">[18 </w:t>
      </w:r>
      <w:r>
        <w:rPr>
          <w:rFonts w:ascii="Times New Roman" w:eastAsia="Times New Roman" w:hAnsi="Times New Roman" w:cs="Times New Roman"/>
          <w:color w:val="00000A"/>
          <w:sz w:val="24"/>
          <w:szCs w:val="24"/>
        </w:rPr>
        <w:t>March</w:t>
      </w:r>
      <w:r w:rsidRPr="00B010D9">
        <w:rPr>
          <w:rFonts w:ascii="Times New Roman" w:eastAsia="Times New Roman" w:hAnsi="Times New Roman" w:cs="Times New Roman"/>
          <w:color w:val="00000A"/>
          <w:sz w:val="24"/>
          <w:szCs w:val="24"/>
        </w:rPr>
        <w:t xml:space="preserve"> 2015].</w:t>
      </w:r>
    </w:p>
    <w:p w14:paraId="654FA235" w14:textId="77777777" w:rsidR="00410700" w:rsidRPr="00B010D9" w:rsidRDefault="00410700" w:rsidP="00410700">
      <w:pPr>
        <w:pStyle w:val="LO-normal"/>
        <w:spacing w:line="240" w:lineRule="auto"/>
        <w:ind w:left="720" w:hanging="720"/>
        <w:contextualSpacing/>
        <w:rPr>
          <w:rStyle w:val="InternetLink"/>
          <w:rFonts w:ascii="Times New Roman" w:eastAsia="Times New Roman" w:hAnsi="Times New Roman" w:cs="Times New Roman"/>
          <w:color w:val="00000A"/>
          <w:sz w:val="24"/>
          <w:szCs w:val="24"/>
          <w:lang w:val="en-US"/>
        </w:rPr>
      </w:pPr>
      <w:r w:rsidRPr="00B010D9">
        <w:rPr>
          <w:rFonts w:ascii="Times New Roman" w:eastAsia="Times New Roman" w:hAnsi="Times New Roman" w:cs="Times New Roman"/>
          <w:color w:val="00000A"/>
          <w:sz w:val="24"/>
          <w:szCs w:val="24"/>
        </w:rPr>
        <w:t xml:space="preserve">Robinson, David G. and Yu, Harlan and Zeller, William P. and </w:t>
      </w:r>
      <w:proofErr w:type="spellStart"/>
      <w:r w:rsidRPr="00B010D9">
        <w:rPr>
          <w:rFonts w:ascii="Times New Roman" w:eastAsia="Times New Roman" w:hAnsi="Times New Roman" w:cs="Times New Roman"/>
          <w:color w:val="00000A"/>
          <w:sz w:val="24"/>
          <w:szCs w:val="24"/>
        </w:rPr>
        <w:t>Felten</w:t>
      </w:r>
      <w:proofErr w:type="spellEnd"/>
      <w:r w:rsidRPr="00B010D9">
        <w:rPr>
          <w:rFonts w:ascii="Times New Roman" w:eastAsia="Times New Roman" w:hAnsi="Times New Roman" w:cs="Times New Roman"/>
          <w:color w:val="00000A"/>
          <w:sz w:val="24"/>
          <w:szCs w:val="24"/>
        </w:rPr>
        <w:t xml:space="preserve">, Edward W. (2009), “Government Data and the Invisible Hand” Fall 2009. </w:t>
      </w:r>
      <w:r w:rsidRPr="00B010D9">
        <w:rPr>
          <w:rFonts w:ascii="Times New Roman" w:eastAsia="Times New Roman" w:hAnsi="Times New Roman" w:cs="Times New Roman"/>
          <w:i/>
          <w:color w:val="00000A"/>
          <w:sz w:val="24"/>
          <w:szCs w:val="24"/>
        </w:rPr>
        <w:t>Yale Journal of Law &amp; Technology</w:t>
      </w:r>
      <w:r w:rsidRPr="00B010D9">
        <w:rPr>
          <w:rFonts w:ascii="Times New Roman" w:eastAsia="Times New Roman" w:hAnsi="Times New Roman" w:cs="Times New Roman"/>
          <w:color w:val="00000A"/>
          <w:sz w:val="24"/>
          <w:szCs w:val="24"/>
        </w:rPr>
        <w:t xml:space="preserve">, Vol. 11, p. 160. </w:t>
      </w:r>
      <w:r>
        <w:rPr>
          <w:rFonts w:ascii="Times New Roman" w:eastAsia="Times New Roman" w:hAnsi="Times New Roman" w:cs="Times New Roman"/>
          <w:color w:val="00000A"/>
          <w:sz w:val="24"/>
          <w:szCs w:val="24"/>
        </w:rPr>
        <w:t>A</w:t>
      </w:r>
      <w:r w:rsidRPr="00B010D9">
        <w:rPr>
          <w:rFonts w:ascii="Times New Roman" w:eastAsia="Times New Roman" w:hAnsi="Times New Roman" w:cs="Times New Roman"/>
          <w:color w:val="00000A"/>
          <w:sz w:val="24"/>
          <w:szCs w:val="24"/>
        </w:rPr>
        <w:t xml:space="preserve">t </w:t>
      </w:r>
      <w:proofErr w:type="spellStart"/>
      <w:r w:rsidRPr="00B010D9">
        <w:rPr>
          <w:rFonts w:ascii="Times New Roman" w:eastAsia="Times New Roman" w:hAnsi="Times New Roman" w:cs="Times New Roman"/>
          <w:color w:val="00000A"/>
          <w:sz w:val="24"/>
          <w:szCs w:val="24"/>
        </w:rPr>
        <w:t>SSRN</w:t>
      </w:r>
      <w:proofErr w:type="gramStart"/>
      <w:r w:rsidRPr="00B010D9">
        <w:rPr>
          <w:rFonts w:ascii="Times New Roman" w:eastAsia="Times New Roman" w:hAnsi="Times New Roman" w:cs="Times New Roman"/>
          <w:color w:val="00000A"/>
          <w:sz w:val="24"/>
          <w:szCs w:val="24"/>
        </w:rPr>
        <w:t>:</w:t>
      </w:r>
      <w:r w:rsidRPr="00B010D9">
        <w:rPr>
          <w:rStyle w:val="InternetLink"/>
          <w:rFonts w:ascii="Times New Roman" w:eastAsia="Times New Roman" w:hAnsi="Times New Roman" w:cs="Times New Roman"/>
          <w:color w:val="00000A"/>
          <w:sz w:val="24"/>
          <w:szCs w:val="24"/>
          <w:lang w:val="en-US"/>
        </w:rPr>
        <w:t>http</w:t>
      </w:r>
      <w:proofErr w:type="spellEnd"/>
      <w:proofErr w:type="gramEnd"/>
      <w:r w:rsidRPr="00B010D9">
        <w:rPr>
          <w:rStyle w:val="InternetLink"/>
          <w:rFonts w:ascii="Times New Roman" w:eastAsia="Times New Roman" w:hAnsi="Times New Roman" w:cs="Times New Roman"/>
          <w:color w:val="00000A"/>
          <w:sz w:val="24"/>
          <w:szCs w:val="24"/>
          <w:lang w:val="en-US"/>
        </w:rPr>
        <w:t>://ssrn.com/abstract=1138083</w:t>
      </w:r>
      <w:r>
        <w:rPr>
          <w:rStyle w:val="InternetLink"/>
          <w:rFonts w:ascii="Times New Roman" w:eastAsia="Times New Roman" w:hAnsi="Times New Roman" w:cs="Times New Roman"/>
          <w:color w:val="00000A"/>
          <w:sz w:val="24"/>
          <w:szCs w:val="24"/>
          <w:lang w:val="en-US"/>
        </w:rPr>
        <w:t xml:space="preserve"> [24 March, 2015]</w:t>
      </w:r>
    </w:p>
    <w:p w14:paraId="3B0ECAC8"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u w:val="single"/>
          <w:lang w:eastAsia="uz-Cyrl-UZ" w:bidi="uz-Cyrl-UZ"/>
        </w:rPr>
      </w:pPr>
      <w:r w:rsidRPr="00B010D9">
        <w:rPr>
          <w:rFonts w:ascii="Times New Roman" w:eastAsia="Times New Roman" w:hAnsi="Times New Roman" w:cs="Times New Roman"/>
          <w:color w:val="222222"/>
          <w:sz w:val="24"/>
          <w:szCs w:val="24"/>
        </w:rPr>
        <w:t>Rossiter, D. J., Johnston, R. J., &amp; Pattie, C. J. (1998), “The Partisan Impacts of Non</w:t>
      </w:r>
      <w:r w:rsidRPr="00B010D9">
        <w:rPr>
          <w:rFonts w:ascii="American Typewriter" w:eastAsia="Times New Roman" w:hAnsi="American Typewriter" w:cs="American Typewriter"/>
          <w:color w:val="222222"/>
          <w:sz w:val="24"/>
          <w:szCs w:val="24"/>
        </w:rPr>
        <w:t>‐</w:t>
      </w:r>
      <w:r w:rsidRPr="00B010D9">
        <w:rPr>
          <w:rFonts w:ascii="Times New Roman" w:eastAsia="Times New Roman" w:hAnsi="Times New Roman" w:cs="Times New Roman"/>
          <w:color w:val="222222"/>
          <w:sz w:val="24"/>
          <w:szCs w:val="24"/>
        </w:rPr>
        <w:t>Partisan Redistricting: Northern Ireland 1993–95</w:t>
      </w:r>
      <w:r>
        <w:rPr>
          <w:rFonts w:ascii="Times New Roman" w:eastAsia="Times New Roman" w:hAnsi="Times New Roman" w:cs="Times New Roman"/>
          <w:color w:val="222222"/>
          <w:sz w:val="24"/>
          <w:szCs w:val="24"/>
        </w:rPr>
        <w:t>.”</w:t>
      </w:r>
      <w:r w:rsidRPr="00B010D9">
        <w:rPr>
          <w:rFonts w:ascii="Times New Roman" w:eastAsia="Times New Roman" w:hAnsi="Times New Roman" w:cs="Times New Roman"/>
          <w:color w:val="222222"/>
          <w:sz w:val="24"/>
          <w:szCs w:val="24"/>
        </w:rPr>
        <w:t> </w:t>
      </w:r>
      <w:proofErr w:type="gramStart"/>
      <w:r w:rsidRPr="00B010D9">
        <w:rPr>
          <w:rFonts w:ascii="Times New Roman" w:eastAsia="Times New Roman" w:hAnsi="Times New Roman" w:cs="Times New Roman"/>
          <w:i/>
          <w:iCs/>
          <w:color w:val="222222"/>
          <w:sz w:val="24"/>
          <w:szCs w:val="24"/>
        </w:rPr>
        <w:t>Transactions of the Institute of British Geographers</w:t>
      </w:r>
      <w:r w:rsidRPr="00B010D9">
        <w:rPr>
          <w:rFonts w:ascii="Times New Roman" w:eastAsia="Times New Roman" w:hAnsi="Times New Roman" w:cs="Times New Roman"/>
          <w:color w:val="222222"/>
          <w:sz w:val="24"/>
          <w:szCs w:val="24"/>
        </w:rPr>
        <w:t>, </w:t>
      </w:r>
      <w:r w:rsidRPr="00B010D9">
        <w:rPr>
          <w:rFonts w:ascii="Times New Roman" w:eastAsia="Times New Roman" w:hAnsi="Times New Roman" w:cs="Times New Roman"/>
          <w:i/>
          <w:iCs/>
          <w:color w:val="222222"/>
          <w:sz w:val="24"/>
          <w:szCs w:val="24"/>
        </w:rPr>
        <w:t>23</w:t>
      </w:r>
      <w:r w:rsidRPr="00B010D9">
        <w:rPr>
          <w:rFonts w:ascii="Times New Roman" w:eastAsia="Times New Roman" w:hAnsi="Times New Roman" w:cs="Times New Roman"/>
          <w:color w:val="222222"/>
          <w:sz w:val="24"/>
          <w:szCs w:val="24"/>
        </w:rPr>
        <w:t>(4), 455-480.</w:t>
      </w:r>
      <w:proofErr w:type="gramEnd"/>
    </w:p>
    <w:p w14:paraId="41863A57"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010D9">
        <w:rPr>
          <w:rFonts w:ascii="Times New Roman" w:eastAsia="Times New Roman" w:hAnsi="Times New Roman" w:cs="Times New Roman"/>
          <w:color w:val="00000A"/>
          <w:sz w:val="24"/>
          <w:szCs w:val="24"/>
        </w:rPr>
        <w:t>Rincón-García</w:t>
      </w:r>
      <w:proofErr w:type="spellEnd"/>
      <w:r w:rsidRPr="00B010D9">
        <w:rPr>
          <w:rFonts w:ascii="Times New Roman" w:eastAsia="Times New Roman" w:hAnsi="Times New Roman" w:cs="Times New Roman"/>
          <w:color w:val="00000A"/>
          <w:sz w:val="24"/>
          <w:szCs w:val="24"/>
        </w:rPr>
        <w:t>, E. A., Gutiérrez-Andrade, M. Á., de-los-</w:t>
      </w:r>
      <w:proofErr w:type="spellStart"/>
      <w:r w:rsidRPr="00B010D9">
        <w:rPr>
          <w:rFonts w:ascii="Times New Roman" w:eastAsia="Times New Roman" w:hAnsi="Times New Roman" w:cs="Times New Roman"/>
          <w:color w:val="00000A"/>
          <w:sz w:val="24"/>
          <w:szCs w:val="24"/>
        </w:rPr>
        <w:t>Cobos</w:t>
      </w:r>
      <w:proofErr w:type="spellEnd"/>
      <w:r w:rsidRPr="00B010D9">
        <w:rPr>
          <w:rFonts w:ascii="Times New Roman" w:eastAsia="Times New Roman" w:hAnsi="Times New Roman" w:cs="Times New Roman"/>
          <w:color w:val="00000A"/>
          <w:sz w:val="24"/>
          <w:szCs w:val="24"/>
        </w:rPr>
        <w:t xml:space="preserve">-Silva, S. G., Lara-Velázquez, P., Mora-Gutiérrez, R. A., &amp; </w:t>
      </w:r>
      <w:proofErr w:type="spellStart"/>
      <w:r w:rsidRPr="00B010D9">
        <w:rPr>
          <w:rFonts w:ascii="Times New Roman" w:eastAsia="Times New Roman" w:hAnsi="Times New Roman" w:cs="Times New Roman"/>
          <w:color w:val="00000A"/>
          <w:sz w:val="24"/>
          <w:szCs w:val="24"/>
        </w:rPr>
        <w:t>Ponsich</w:t>
      </w:r>
      <w:proofErr w:type="spellEnd"/>
      <w:r w:rsidRPr="00B010D9">
        <w:rPr>
          <w:rFonts w:ascii="Times New Roman" w:eastAsia="Times New Roman" w:hAnsi="Times New Roman" w:cs="Times New Roman"/>
          <w:color w:val="00000A"/>
          <w:sz w:val="24"/>
          <w:szCs w:val="24"/>
        </w:rPr>
        <w:t>, A (2015), “ABC, A Viable Algorithm for the Political Districting Problem</w:t>
      </w:r>
      <w:r>
        <w:rPr>
          <w:rFonts w:ascii="Times New Roman" w:eastAsia="Times New Roman" w:hAnsi="Times New Roman" w:cs="Times New Roman"/>
          <w:color w:val="00000A"/>
          <w:sz w:val="24"/>
          <w:szCs w:val="24"/>
        </w:rPr>
        <w:t>.”</w:t>
      </w:r>
      <w:r w:rsidRPr="00B010D9">
        <w:rPr>
          <w:rFonts w:ascii="Times New Roman" w:eastAsia="Times New Roman" w:hAnsi="Times New Roman" w:cs="Times New Roman"/>
          <w:color w:val="00000A"/>
          <w:sz w:val="24"/>
          <w:szCs w:val="24"/>
        </w:rPr>
        <w:t xml:space="preserve"> </w:t>
      </w:r>
      <w:proofErr w:type="gramStart"/>
      <w:r w:rsidRPr="00B010D9">
        <w:rPr>
          <w:rFonts w:ascii="Times New Roman" w:eastAsia="Times New Roman" w:hAnsi="Times New Roman" w:cs="Times New Roman"/>
          <w:color w:val="00000A"/>
          <w:sz w:val="24"/>
          <w:szCs w:val="24"/>
        </w:rPr>
        <w:t>In </w:t>
      </w:r>
      <w:r w:rsidRPr="00B010D9">
        <w:rPr>
          <w:rFonts w:ascii="Times New Roman" w:eastAsia="Times New Roman" w:hAnsi="Times New Roman" w:cs="Times New Roman"/>
          <w:i/>
          <w:iCs/>
          <w:color w:val="00000A"/>
          <w:sz w:val="24"/>
          <w:szCs w:val="24"/>
        </w:rPr>
        <w:t>Scientific Methods for the Treatment of Uncertainty in Social Sciences</w:t>
      </w:r>
      <w:r w:rsidRPr="00B010D9">
        <w:rPr>
          <w:rFonts w:ascii="Times New Roman" w:eastAsia="Times New Roman" w:hAnsi="Times New Roman" w:cs="Times New Roman"/>
          <w:color w:val="00000A"/>
          <w:sz w:val="24"/>
          <w:szCs w:val="24"/>
        </w:rPr>
        <w:t> (pp. 269-278), Springer International Publishing.</w:t>
      </w:r>
      <w:proofErr w:type="gramEnd"/>
    </w:p>
    <w:p w14:paraId="5578F3B8"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Shugart, Matthew and Martin P. Wattenberg, </w:t>
      </w:r>
      <w:proofErr w:type="spellStart"/>
      <w:proofErr w:type="gramStart"/>
      <w:r w:rsidRPr="00B010D9">
        <w:rPr>
          <w:rFonts w:ascii="Times New Roman" w:eastAsia="Times New Roman" w:hAnsi="Times New Roman" w:cs="Times New Roman"/>
          <w:color w:val="00000A"/>
          <w:sz w:val="24"/>
          <w:szCs w:val="24"/>
        </w:rPr>
        <w:t>eds</w:t>
      </w:r>
      <w:proofErr w:type="spellEnd"/>
      <w:proofErr w:type="gramEnd"/>
      <w:r w:rsidRPr="00B010D9">
        <w:rPr>
          <w:rFonts w:ascii="Times New Roman" w:eastAsia="Times New Roman" w:hAnsi="Times New Roman" w:cs="Times New Roman"/>
          <w:color w:val="00000A"/>
          <w:sz w:val="24"/>
          <w:szCs w:val="24"/>
        </w:rPr>
        <w:t xml:space="preserve"> (2001), </w:t>
      </w:r>
      <w:r w:rsidRPr="00B010D9">
        <w:rPr>
          <w:rFonts w:ascii="Times New Roman" w:eastAsia="Times New Roman" w:hAnsi="Times New Roman" w:cs="Times New Roman"/>
          <w:i/>
          <w:color w:val="00000A"/>
          <w:sz w:val="24"/>
          <w:szCs w:val="24"/>
        </w:rPr>
        <w:t>Mixed-Member Electoral Systems: The Best of Both Worlds?</w:t>
      </w:r>
      <w:r w:rsidRPr="00B010D9">
        <w:rPr>
          <w:rFonts w:ascii="Times New Roman" w:eastAsia="Times New Roman" w:hAnsi="Times New Roman" w:cs="Times New Roman"/>
          <w:color w:val="00000A"/>
          <w:sz w:val="24"/>
          <w:szCs w:val="24"/>
        </w:rPr>
        <w:t xml:space="preserve"> Oxford: Oxford University Press.</w:t>
      </w:r>
    </w:p>
    <w:p w14:paraId="1C2ACB10"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Smith, Heidi Jane (2015), “Accountability as a public administration process</w:t>
      </w:r>
      <w:r>
        <w:rPr>
          <w:rFonts w:ascii="Times New Roman" w:eastAsia="Times New Roman" w:hAnsi="Times New Roman" w:cs="Times New Roman"/>
          <w:color w:val="00000A"/>
          <w:sz w:val="24"/>
          <w:szCs w:val="24"/>
        </w:rPr>
        <w:t>.”</w:t>
      </w:r>
      <w:r w:rsidRPr="00B010D9">
        <w:rPr>
          <w:rFonts w:ascii="Times New Roman" w:eastAsia="Times New Roman" w:hAnsi="Times New Roman" w:cs="Times New Roman"/>
          <w:color w:val="00000A"/>
          <w:sz w:val="24"/>
          <w:szCs w:val="24"/>
        </w:rPr>
        <w:t xml:space="preserve"> </w:t>
      </w:r>
      <w:proofErr w:type="gramStart"/>
      <w:r w:rsidRPr="00B010D9">
        <w:rPr>
          <w:rFonts w:ascii="Times New Roman" w:eastAsia="Times New Roman" w:hAnsi="Times New Roman" w:cs="Times New Roman"/>
          <w:color w:val="00000A"/>
          <w:sz w:val="24"/>
          <w:szCs w:val="24"/>
        </w:rPr>
        <w:t>ITAM, Working Paper.</w:t>
      </w:r>
      <w:proofErr w:type="gramEnd"/>
      <w:r w:rsidRPr="00B010D9">
        <w:rPr>
          <w:rFonts w:ascii="Times New Roman" w:eastAsia="Times New Roman" w:hAnsi="Times New Roman" w:cs="Times New Roman"/>
          <w:color w:val="00000A"/>
          <w:sz w:val="24"/>
          <w:szCs w:val="24"/>
        </w:rPr>
        <w:t xml:space="preserve"> </w:t>
      </w:r>
    </w:p>
    <w:p w14:paraId="30BCE9E6" w14:textId="77777777" w:rsidR="00410700" w:rsidRPr="005E7D5B"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010D9">
        <w:rPr>
          <w:rFonts w:ascii="Times New Roman" w:eastAsia="Times New Roman" w:hAnsi="Times New Roman" w:cs="Times New Roman"/>
          <w:color w:val="00000A"/>
          <w:sz w:val="24"/>
          <w:szCs w:val="24"/>
        </w:rPr>
        <w:t>Sonnleitner</w:t>
      </w:r>
      <w:proofErr w:type="spellEnd"/>
      <w:r w:rsidRPr="00B010D9">
        <w:rPr>
          <w:rFonts w:ascii="Times New Roman" w:eastAsia="Times New Roman" w:hAnsi="Times New Roman" w:cs="Times New Roman"/>
          <w:color w:val="00000A"/>
          <w:sz w:val="24"/>
          <w:szCs w:val="24"/>
        </w:rPr>
        <w:t xml:space="preserve">, Willibald (2001), </w:t>
      </w:r>
      <w:r w:rsidRPr="00B010D9">
        <w:rPr>
          <w:rFonts w:ascii="Times New Roman" w:eastAsia="Times New Roman" w:hAnsi="Times New Roman" w:cs="Times New Roman"/>
          <w:i/>
          <w:color w:val="00000A"/>
          <w:sz w:val="24"/>
          <w:szCs w:val="24"/>
        </w:rPr>
        <w:t xml:space="preserve">Los </w:t>
      </w:r>
      <w:proofErr w:type="spellStart"/>
      <w:r w:rsidRPr="00B010D9">
        <w:rPr>
          <w:rFonts w:ascii="Times New Roman" w:eastAsia="Times New Roman" w:hAnsi="Times New Roman" w:cs="Times New Roman"/>
          <w:i/>
          <w:color w:val="00000A"/>
          <w:sz w:val="24"/>
          <w:szCs w:val="24"/>
        </w:rPr>
        <w:t>indígenas</w:t>
      </w:r>
      <w:proofErr w:type="spellEnd"/>
      <w:r w:rsidRPr="00B010D9">
        <w:rPr>
          <w:rFonts w:ascii="Times New Roman" w:eastAsia="Times New Roman" w:hAnsi="Times New Roman" w:cs="Times New Roman"/>
          <w:i/>
          <w:color w:val="00000A"/>
          <w:sz w:val="24"/>
          <w:szCs w:val="24"/>
        </w:rPr>
        <w:t xml:space="preserve"> y la </w:t>
      </w:r>
      <w:proofErr w:type="spellStart"/>
      <w:r w:rsidRPr="00B010D9">
        <w:rPr>
          <w:rFonts w:ascii="Times New Roman" w:eastAsia="Times New Roman" w:hAnsi="Times New Roman" w:cs="Times New Roman"/>
          <w:i/>
          <w:color w:val="00000A"/>
          <w:sz w:val="24"/>
          <w:szCs w:val="24"/>
        </w:rPr>
        <w:t>democratización</w:t>
      </w:r>
      <w:proofErr w:type="spellEnd"/>
      <w:r w:rsidRPr="00B010D9">
        <w:rPr>
          <w:rFonts w:ascii="Times New Roman" w:eastAsia="Times New Roman" w:hAnsi="Times New Roman" w:cs="Times New Roman"/>
          <w:i/>
          <w:color w:val="00000A"/>
          <w:sz w:val="24"/>
          <w:szCs w:val="24"/>
        </w:rPr>
        <w:t xml:space="preserve"> electoral.</w:t>
      </w:r>
      <w:r w:rsidRPr="00B010D9">
        <w:rPr>
          <w:rStyle w:val="apple-converted-space"/>
          <w:rFonts w:ascii="Times New Roman" w:eastAsia="Times New Roman" w:hAnsi="Times New Roman" w:cs="Times New Roman"/>
          <w:i/>
          <w:color w:val="00000A"/>
          <w:sz w:val="24"/>
          <w:szCs w:val="24"/>
        </w:rPr>
        <w:t> </w:t>
      </w:r>
      <w:proofErr w:type="spellStart"/>
      <w:proofErr w:type="gramStart"/>
      <w:r w:rsidRPr="00B010D9">
        <w:rPr>
          <w:rFonts w:ascii="Times New Roman" w:eastAsia="Times New Roman" w:hAnsi="Times New Roman" w:cs="Times New Roman"/>
          <w:i/>
          <w:iCs/>
          <w:color w:val="00000A"/>
          <w:sz w:val="24"/>
          <w:szCs w:val="24"/>
        </w:rPr>
        <w:t>Una</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década</w:t>
      </w:r>
      <w:proofErr w:type="spellEnd"/>
      <w:r w:rsidRPr="00B010D9">
        <w:rPr>
          <w:rFonts w:ascii="Times New Roman" w:eastAsia="Times New Roman" w:hAnsi="Times New Roman" w:cs="Times New Roman"/>
          <w:i/>
          <w:iCs/>
          <w:color w:val="00000A"/>
          <w:sz w:val="24"/>
          <w:szCs w:val="24"/>
        </w:rPr>
        <w:t xml:space="preserve"> de </w:t>
      </w:r>
      <w:proofErr w:type="spellStart"/>
      <w:r w:rsidRPr="00B010D9">
        <w:rPr>
          <w:rFonts w:ascii="Times New Roman" w:eastAsia="Times New Roman" w:hAnsi="Times New Roman" w:cs="Times New Roman"/>
          <w:i/>
          <w:iCs/>
          <w:color w:val="00000A"/>
          <w:sz w:val="24"/>
          <w:szCs w:val="24"/>
        </w:rPr>
        <w:t>cambio</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político</w:t>
      </w:r>
      <w:proofErr w:type="spellEnd"/>
      <w:r w:rsidRPr="00B010D9">
        <w:rPr>
          <w:rFonts w:ascii="Times New Roman" w:eastAsia="Times New Roman" w:hAnsi="Times New Roman" w:cs="Times New Roman"/>
          <w:i/>
          <w:iCs/>
          <w:color w:val="00000A"/>
          <w:sz w:val="24"/>
          <w:szCs w:val="24"/>
        </w:rPr>
        <w:t xml:space="preserve"> entre los </w:t>
      </w:r>
      <w:proofErr w:type="spellStart"/>
      <w:r w:rsidRPr="00B010D9">
        <w:rPr>
          <w:rFonts w:ascii="Times New Roman" w:eastAsia="Times New Roman" w:hAnsi="Times New Roman" w:cs="Times New Roman"/>
          <w:i/>
          <w:iCs/>
          <w:color w:val="00000A"/>
          <w:sz w:val="24"/>
          <w:szCs w:val="24"/>
        </w:rPr>
        <w:t>tzotziles</w:t>
      </w:r>
      <w:proofErr w:type="spellEnd"/>
      <w:r w:rsidRPr="00B010D9">
        <w:rPr>
          <w:rFonts w:ascii="Times New Roman" w:eastAsia="Times New Roman" w:hAnsi="Times New Roman" w:cs="Times New Roman"/>
          <w:i/>
          <w:iCs/>
          <w:color w:val="00000A"/>
          <w:sz w:val="24"/>
          <w:szCs w:val="24"/>
        </w:rPr>
        <w:t xml:space="preserve"> y </w:t>
      </w:r>
      <w:proofErr w:type="spellStart"/>
      <w:r w:rsidRPr="00B010D9">
        <w:rPr>
          <w:rFonts w:ascii="Times New Roman" w:eastAsia="Times New Roman" w:hAnsi="Times New Roman" w:cs="Times New Roman"/>
          <w:i/>
          <w:iCs/>
          <w:color w:val="00000A"/>
          <w:sz w:val="24"/>
          <w:szCs w:val="24"/>
        </w:rPr>
        <w:t>tzeltales</w:t>
      </w:r>
      <w:proofErr w:type="spellEnd"/>
      <w:r w:rsidRPr="00B010D9">
        <w:rPr>
          <w:rFonts w:ascii="Times New Roman" w:eastAsia="Times New Roman" w:hAnsi="Times New Roman" w:cs="Times New Roman"/>
          <w:i/>
          <w:iCs/>
          <w:color w:val="00000A"/>
          <w:sz w:val="24"/>
          <w:szCs w:val="24"/>
        </w:rPr>
        <w:t xml:space="preserve"> de Los Altos de Chiapas (1988-2000)</w:t>
      </w:r>
      <w:r>
        <w:rPr>
          <w:rFonts w:ascii="Times New Roman" w:eastAsia="Times New Roman" w:hAnsi="Times New Roman" w:cs="Times New Roman"/>
          <w:i/>
          <w:iCs/>
          <w:color w:val="00000A"/>
          <w:sz w:val="24"/>
          <w:szCs w:val="24"/>
        </w:rPr>
        <w:t xml:space="preserve"> </w:t>
      </w:r>
      <w:r>
        <w:rPr>
          <w:rFonts w:ascii="Times New Roman" w:hAnsi="Times New Roman" w:cs="Times New Roman"/>
          <w:color w:val="00000A"/>
          <w:spacing w:val="-9"/>
          <w:sz w:val="24"/>
          <w:szCs w:val="24"/>
        </w:rPr>
        <w:t xml:space="preserve">[Indigenous peoples and electoral democratization: A decade of political change among the </w:t>
      </w:r>
      <w:proofErr w:type="spellStart"/>
      <w:r>
        <w:rPr>
          <w:rFonts w:ascii="Times New Roman" w:hAnsi="Times New Roman" w:cs="Times New Roman"/>
          <w:color w:val="00000A"/>
          <w:spacing w:val="-9"/>
          <w:sz w:val="24"/>
          <w:szCs w:val="24"/>
        </w:rPr>
        <w:t>Tzotzil</w:t>
      </w:r>
      <w:proofErr w:type="spellEnd"/>
      <w:r>
        <w:rPr>
          <w:rFonts w:ascii="Times New Roman" w:hAnsi="Times New Roman" w:cs="Times New Roman"/>
          <w:color w:val="00000A"/>
          <w:spacing w:val="-9"/>
          <w:sz w:val="24"/>
          <w:szCs w:val="24"/>
        </w:rPr>
        <w:t xml:space="preserve"> and </w:t>
      </w:r>
      <w:proofErr w:type="spellStart"/>
      <w:r>
        <w:rPr>
          <w:rFonts w:ascii="Times New Roman" w:hAnsi="Times New Roman" w:cs="Times New Roman"/>
          <w:color w:val="00000A"/>
          <w:spacing w:val="-9"/>
          <w:sz w:val="24"/>
          <w:szCs w:val="24"/>
        </w:rPr>
        <w:t>Tzeltal</w:t>
      </w:r>
      <w:proofErr w:type="spellEnd"/>
      <w:r>
        <w:rPr>
          <w:rFonts w:ascii="Times New Roman" w:hAnsi="Times New Roman" w:cs="Times New Roman"/>
          <w:color w:val="00000A"/>
          <w:spacing w:val="-9"/>
          <w:sz w:val="24"/>
          <w:szCs w:val="24"/>
        </w:rPr>
        <w:t xml:space="preserve"> people of Los Altos de Chiapas, 1988-2000].</w:t>
      </w:r>
      <w:proofErr w:type="gramEnd"/>
      <w:r>
        <w:rPr>
          <w:rFonts w:ascii="Times New Roman" w:hAnsi="Times New Roman" w:cs="Times New Roman"/>
          <w:color w:val="00000A"/>
          <w:spacing w:val="-9"/>
          <w:sz w:val="24"/>
          <w:szCs w:val="24"/>
        </w:rPr>
        <w:t xml:space="preserve"> </w:t>
      </w:r>
      <w:r w:rsidRPr="00B010D9">
        <w:rPr>
          <w:rFonts w:ascii="Times New Roman" w:eastAsia="Times New Roman" w:hAnsi="Times New Roman" w:cs="Times New Roman"/>
          <w:i/>
          <w:iCs/>
          <w:color w:val="00000A"/>
          <w:sz w:val="24"/>
          <w:szCs w:val="24"/>
        </w:rPr>
        <w:t xml:space="preserve"> </w:t>
      </w:r>
      <w:proofErr w:type="gramStart"/>
      <w:r w:rsidRPr="00B010D9">
        <w:rPr>
          <w:rFonts w:ascii="Times New Roman" w:eastAsia="Times New Roman" w:hAnsi="Times New Roman" w:cs="Times New Roman"/>
          <w:color w:val="00000A"/>
          <w:sz w:val="24"/>
          <w:szCs w:val="24"/>
        </w:rPr>
        <w:t>M</w:t>
      </w:r>
      <w:r>
        <w:rPr>
          <w:rFonts w:ascii="Times New Roman" w:eastAsia="Times New Roman" w:hAnsi="Times New Roman" w:cs="Times New Roman"/>
          <w:color w:val="00000A"/>
          <w:sz w:val="24"/>
          <w:szCs w:val="24"/>
        </w:rPr>
        <w:t>e</w:t>
      </w:r>
      <w:r w:rsidRPr="00B010D9">
        <w:rPr>
          <w:rFonts w:ascii="Times New Roman" w:eastAsia="Times New Roman" w:hAnsi="Times New Roman" w:cs="Times New Roman"/>
          <w:color w:val="00000A"/>
          <w:sz w:val="24"/>
          <w:szCs w:val="24"/>
        </w:rPr>
        <w:t>xico</w:t>
      </w:r>
      <w:r>
        <w:rPr>
          <w:rFonts w:ascii="Times New Roman" w:eastAsia="Times New Roman" w:hAnsi="Times New Roman" w:cs="Times New Roman"/>
          <w:color w:val="00000A"/>
          <w:sz w:val="24"/>
          <w:szCs w:val="24"/>
        </w:rPr>
        <w:t xml:space="preserve"> City</w:t>
      </w:r>
      <w:r w:rsidRPr="00762AFC">
        <w:rPr>
          <w:rFonts w:ascii="Times New Roman" w:eastAsia="Times New Roman" w:hAnsi="Times New Roman" w:cs="Times New Roman"/>
          <w:iCs/>
          <w:color w:val="00000A"/>
          <w:sz w:val="24"/>
          <w:szCs w:val="24"/>
        </w:rPr>
        <w:t xml:space="preserve">: El </w:t>
      </w:r>
      <w:proofErr w:type="spellStart"/>
      <w:r w:rsidRPr="00762AFC">
        <w:rPr>
          <w:rFonts w:ascii="Times New Roman" w:eastAsia="Times New Roman" w:hAnsi="Times New Roman" w:cs="Times New Roman"/>
          <w:iCs/>
          <w:color w:val="00000A"/>
          <w:sz w:val="24"/>
          <w:szCs w:val="24"/>
        </w:rPr>
        <w:t>Colegio</w:t>
      </w:r>
      <w:proofErr w:type="spellEnd"/>
      <w:r w:rsidRPr="00762AFC">
        <w:rPr>
          <w:rFonts w:ascii="Times New Roman" w:eastAsia="Times New Roman" w:hAnsi="Times New Roman" w:cs="Times New Roman"/>
          <w:iCs/>
          <w:color w:val="00000A"/>
          <w:sz w:val="24"/>
          <w:szCs w:val="24"/>
        </w:rPr>
        <w:t xml:space="preserve"> de México-Instituto Federal Electoral)</w:t>
      </w:r>
      <w:r w:rsidRPr="005E7D5B">
        <w:rPr>
          <w:rFonts w:ascii="Times New Roman" w:eastAsia="Times New Roman" w:hAnsi="Times New Roman" w:cs="Times New Roman"/>
          <w:color w:val="00000A"/>
          <w:sz w:val="24"/>
          <w:szCs w:val="24"/>
        </w:rPr>
        <w:t>.</w:t>
      </w:r>
      <w:proofErr w:type="gramEnd"/>
    </w:p>
    <w:p w14:paraId="5A65E229"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________ (2013a), </w:t>
      </w:r>
      <w:r w:rsidRPr="00B010D9">
        <w:rPr>
          <w:rFonts w:ascii="Times New Roman" w:eastAsia="Times New Roman" w:hAnsi="Times New Roman" w:cs="Times New Roman"/>
          <w:i/>
          <w:iCs/>
          <w:color w:val="00000A"/>
          <w:sz w:val="24"/>
          <w:szCs w:val="24"/>
        </w:rPr>
        <w:t xml:space="preserve">La </w:t>
      </w:r>
      <w:proofErr w:type="spellStart"/>
      <w:r w:rsidRPr="00B010D9">
        <w:rPr>
          <w:rFonts w:ascii="Times New Roman" w:eastAsia="Times New Roman" w:hAnsi="Times New Roman" w:cs="Times New Roman"/>
          <w:i/>
          <w:iCs/>
          <w:color w:val="00000A"/>
          <w:sz w:val="24"/>
          <w:szCs w:val="24"/>
        </w:rPr>
        <w:t>representación</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legislativa</w:t>
      </w:r>
      <w:proofErr w:type="spellEnd"/>
      <w:r w:rsidRPr="00B010D9">
        <w:rPr>
          <w:rFonts w:ascii="Times New Roman" w:eastAsia="Times New Roman" w:hAnsi="Times New Roman" w:cs="Times New Roman"/>
          <w:i/>
          <w:iCs/>
          <w:color w:val="00000A"/>
          <w:sz w:val="24"/>
          <w:szCs w:val="24"/>
        </w:rPr>
        <w:t xml:space="preserve"> de los </w:t>
      </w:r>
      <w:proofErr w:type="spellStart"/>
      <w:r w:rsidRPr="00B010D9">
        <w:rPr>
          <w:rFonts w:ascii="Times New Roman" w:eastAsia="Times New Roman" w:hAnsi="Times New Roman" w:cs="Times New Roman"/>
          <w:i/>
          <w:iCs/>
          <w:color w:val="00000A"/>
          <w:sz w:val="24"/>
          <w:szCs w:val="24"/>
        </w:rPr>
        <w:t>indígenas</w:t>
      </w:r>
      <w:proofErr w:type="spellEnd"/>
      <w:r w:rsidRPr="00B010D9">
        <w:rPr>
          <w:rFonts w:ascii="Times New Roman" w:eastAsia="Times New Roman" w:hAnsi="Times New Roman" w:cs="Times New Roman"/>
          <w:i/>
          <w:iCs/>
          <w:color w:val="00000A"/>
          <w:sz w:val="24"/>
          <w:szCs w:val="24"/>
        </w:rPr>
        <w:t xml:space="preserve"> en México: De la </w:t>
      </w:r>
      <w:proofErr w:type="spellStart"/>
      <w:r w:rsidRPr="00B010D9">
        <w:rPr>
          <w:rFonts w:ascii="Times New Roman" w:eastAsia="Times New Roman" w:hAnsi="Times New Roman" w:cs="Times New Roman"/>
          <w:i/>
          <w:iCs/>
          <w:color w:val="00000A"/>
          <w:sz w:val="24"/>
          <w:szCs w:val="24"/>
        </w:rPr>
        <w:t>representatividad</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descriptiva</w:t>
      </w:r>
      <w:proofErr w:type="spellEnd"/>
      <w:r w:rsidRPr="00B010D9">
        <w:rPr>
          <w:rFonts w:ascii="Times New Roman" w:eastAsia="Times New Roman" w:hAnsi="Times New Roman" w:cs="Times New Roman"/>
          <w:i/>
          <w:iCs/>
          <w:color w:val="00000A"/>
          <w:sz w:val="24"/>
          <w:szCs w:val="24"/>
        </w:rPr>
        <w:t xml:space="preserve"> a </w:t>
      </w:r>
      <w:proofErr w:type="spellStart"/>
      <w:r w:rsidRPr="00B010D9">
        <w:rPr>
          <w:rFonts w:ascii="Times New Roman" w:eastAsia="Times New Roman" w:hAnsi="Times New Roman" w:cs="Times New Roman"/>
          <w:i/>
          <w:iCs/>
          <w:color w:val="00000A"/>
          <w:sz w:val="24"/>
          <w:szCs w:val="24"/>
        </w:rPr>
        <w:t>una</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representación</w:t>
      </w:r>
      <w:proofErr w:type="spellEnd"/>
      <w:r w:rsidRPr="00B010D9">
        <w:rPr>
          <w:rFonts w:ascii="Times New Roman" w:eastAsia="Times New Roman" w:hAnsi="Times New Roman" w:cs="Times New Roman"/>
          <w:i/>
          <w:iCs/>
          <w:color w:val="00000A"/>
          <w:sz w:val="24"/>
          <w:szCs w:val="24"/>
        </w:rPr>
        <w:t xml:space="preserve"> de </w:t>
      </w:r>
      <w:proofErr w:type="spellStart"/>
      <w:r w:rsidRPr="00B010D9">
        <w:rPr>
          <w:rFonts w:ascii="Times New Roman" w:eastAsia="Times New Roman" w:hAnsi="Times New Roman" w:cs="Times New Roman"/>
          <w:i/>
          <w:iCs/>
          <w:color w:val="00000A"/>
          <w:sz w:val="24"/>
          <w:szCs w:val="24"/>
        </w:rPr>
        <w:t>mejor</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calidad</w:t>
      </w:r>
      <w:proofErr w:type="spellEnd"/>
      <w:r w:rsidRPr="00B010D9">
        <w:rPr>
          <w:rFonts w:ascii="Times New Roman" w:eastAsia="Times New Roman" w:hAnsi="Times New Roman" w:cs="Times New Roman"/>
          <w:color w:val="00000A"/>
          <w:sz w:val="24"/>
          <w:szCs w:val="24"/>
        </w:rPr>
        <w:t xml:space="preserve">. </w:t>
      </w:r>
      <w:r>
        <w:rPr>
          <w:rFonts w:ascii="Times New Roman" w:hAnsi="Times New Roman" w:cs="Times New Roman"/>
          <w:color w:val="00000A"/>
          <w:spacing w:val="-9"/>
          <w:sz w:val="24"/>
          <w:szCs w:val="24"/>
        </w:rPr>
        <w:t xml:space="preserve">[Legislative representation of indigenous people in Mexico: From descriptive representation to a better quality representation].  </w:t>
      </w:r>
      <w:r>
        <w:rPr>
          <w:rFonts w:ascii="Times New Roman" w:eastAsia="Times New Roman" w:hAnsi="Times New Roman" w:cs="Times New Roman"/>
          <w:color w:val="00000A"/>
          <w:sz w:val="24"/>
          <w:szCs w:val="24"/>
        </w:rPr>
        <w:t>Mexico City</w:t>
      </w:r>
      <w:r w:rsidRPr="00B010D9">
        <w:rPr>
          <w:rFonts w:ascii="Times New Roman" w:eastAsia="Times New Roman" w:hAnsi="Times New Roman" w:cs="Times New Roman"/>
          <w:color w:val="00000A"/>
          <w:sz w:val="24"/>
          <w:szCs w:val="24"/>
        </w:rPr>
        <w:t xml:space="preserve">: Tribunal Electoral del </w:t>
      </w:r>
      <w:proofErr w:type="spellStart"/>
      <w:r w:rsidRPr="00B010D9">
        <w:rPr>
          <w:rFonts w:ascii="Times New Roman" w:eastAsia="Times New Roman" w:hAnsi="Times New Roman" w:cs="Times New Roman"/>
          <w:color w:val="00000A"/>
          <w:sz w:val="24"/>
          <w:szCs w:val="24"/>
        </w:rPr>
        <w:t>Poder</w:t>
      </w:r>
      <w:proofErr w:type="spellEnd"/>
      <w:r w:rsidRPr="00B010D9">
        <w:rPr>
          <w:rFonts w:ascii="Times New Roman" w:eastAsia="Times New Roman" w:hAnsi="Times New Roman" w:cs="Times New Roman"/>
          <w:color w:val="00000A"/>
          <w:sz w:val="24"/>
          <w:szCs w:val="24"/>
        </w:rPr>
        <w:t xml:space="preserve"> Judicial de la </w:t>
      </w:r>
      <w:proofErr w:type="spellStart"/>
      <w:r w:rsidRPr="00B010D9">
        <w:rPr>
          <w:rFonts w:ascii="Times New Roman" w:eastAsia="Times New Roman" w:hAnsi="Times New Roman" w:cs="Times New Roman"/>
          <w:color w:val="00000A"/>
          <w:sz w:val="24"/>
          <w:szCs w:val="24"/>
        </w:rPr>
        <w:t>Federación</w:t>
      </w:r>
      <w:proofErr w:type="spellEnd"/>
      <w:r w:rsidRPr="00B010D9">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Available at:</w:t>
      </w:r>
      <w:r w:rsidRPr="00B010D9">
        <w:rPr>
          <w:rFonts w:ascii="Times New Roman" w:hAnsi="Times New Roman" w:cs="Times New Roman"/>
          <w:color w:val="00000A"/>
          <w:sz w:val="24"/>
          <w:szCs w:val="24"/>
        </w:rPr>
        <w:t xml:space="preserve"> </w:t>
      </w:r>
      <w:hyperlink r:id="rId18">
        <w:r w:rsidRPr="00B010D9">
          <w:rPr>
            <w:rStyle w:val="InternetLink"/>
            <w:rFonts w:ascii="Times New Roman" w:hAnsi="Times New Roman" w:cs="Times New Roman"/>
            <w:color w:val="00000A"/>
            <w:sz w:val="24"/>
            <w:szCs w:val="24"/>
            <w:lang w:val="en-US"/>
          </w:rPr>
          <w:t>http://portal.te.gob.mx/sites/default/files/32_representacion.pdf</w:t>
        </w:r>
      </w:hyperlink>
      <w:r>
        <w:rPr>
          <w:rFonts w:ascii="Times New Roman" w:hAnsi="Times New Roman" w:cs="Times New Roman"/>
          <w:color w:val="00000A"/>
          <w:sz w:val="24"/>
          <w:szCs w:val="24"/>
        </w:rPr>
        <w:t xml:space="preserve"> </w:t>
      </w:r>
      <w:r w:rsidRPr="00B010D9">
        <w:rPr>
          <w:rFonts w:ascii="Times New Roman" w:eastAsia="Times New Roman" w:hAnsi="Times New Roman" w:cs="Times New Roman"/>
          <w:color w:val="00000A"/>
          <w:sz w:val="24"/>
          <w:szCs w:val="24"/>
        </w:rPr>
        <w:t xml:space="preserve">[25 de </w:t>
      </w:r>
      <w:proofErr w:type="spellStart"/>
      <w:r w:rsidRPr="00B010D9">
        <w:rPr>
          <w:rFonts w:ascii="Times New Roman" w:eastAsia="Times New Roman" w:hAnsi="Times New Roman" w:cs="Times New Roman"/>
          <w:color w:val="00000A"/>
          <w:sz w:val="24"/>
          <w:szCs w:val="24"/>
        </w:rPr>
        <w:t>junio</w:t>
      </w:r>
      <w:proofErr w:type="spellEnd"/>
      <w:r w:rsidRPr="00B010D9">
        <w:rPr>
          <w:rFonts w:ascii="Times New Roman" w:eastAsia="Times New Roman" w:hAnsi="Times New Roman" w:cs="Times New Roman"/>
          <w:color w:val="00000A"/>
          <w:sz w:val="24"/>
          <w:szCs w:val="24"/>
        </w:rPr>
        <w:t xml:space="preserve"> de 2015].</w:t>
      </w:r>
    </w:p>
    <w:p w14:paraId="11A23549"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________ (2013b), “</w:t>
      </w:r>
      <w:proofErr w:type="spellStart"/>
      <w:r w:rsidRPr="00B010D9">
        <w:rPr>
          <w:rFonts w:ascii="Times New Roman" w:eastAsia="Times New Roman" w:hAnsi="Times New Roman" w:cs="Times New Roman"/>
          <w:color w:val="00000A"/>
          <w:sz w:val="24"/>
          <w:szCs w:val="24"/>
        </w:rPr>
        <w:t>Explorando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las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dimensiones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territoriales</w:t>
      </w:r>
      <w:proofErr w:type="spellEnd"/>
      <w:r w:rsidRPr="00B010D9">
        <w:rPr>
          <w:rFonts w:ascii="Times New Roman" w:eastAsia="Times New Roman" w:hAnsi="Times New Roman" w:cs="Times New Roman"/>
          <w:color w:val="00000A"/>
          <w:sz w:val="24"/>
          <w:szCs w:val="24"/>
        </w:rPr>
        <w:t xml:space="preserve"> del </w:t>
      </w:r>
      <w:proofErr w:type="spellStart"/>
      <w:r w:rsidRPr="00B010D9">
        <w:rPr>
          <w:rFonts w:ascii="Times New Roman" w:eastAsia="Times New Roman" w:hAnsi="Times New Roman" w:cs="Times New Roman"/>
          <w:color w:val="00000A"/>
          <w:sz w:val="24"/>
          <w:szCs w:val="24"/>
        </w:rPr>
        <w:t>comportamiento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político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reflexiones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teórico-metodológicas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sobre</w:t>
      </w:r>
      <w:proofErr w:type="spellEnd"/>
      <w:r w:rsidRPr="00B010D9">
        <w:rPr>
          <w:rFonts w:ascii="Times New Roman" w:eastAsia="Times New Roman" w:hAnsi="Times New Roman" w:cs="Times New Roman"/>
          <w:color w:val="00000A"/>
          <w:sz w:val="24"/>
          <w:szCs w:val="24"/>
        </w:rPr>
        <w:t xml:space="preserve"> la </w:t>
      </w:r>
      <w:proofErr w:type="spellStart"/>
      <w:r w:rsidRPr="00B010D9">
        <w:rPr>
          <w:rFonts w:ascii="Times New Roman" w:eastAsia="Times New Roman" w:hAnsi="Times New Roman" w:cs="Times New Roman"/>
          <w:color w:val="00000A"/>
          <w:sz w:val="24"/>
          <w:szCs w:val="24"/>
        </w:rPr>
        <w:t>geografía</w:t>
      </w:r>
      <w:proofErr w:type="spellEnd"/>
      <w:r w:rsidRPr="00B010D9">
        <w:rPr>
          <w:rFonts w:ascii="Times New Roman" w:eastAsia="Times New Roman" w:hAnsi="Times New Roman" w:cs="Times New Roman"/>
          <w:color w:val="00000A"/>
          <w:sz w:val="24"/>
          <w:szCs w:val="24"/>
        </w:rPr>
        <w:t xml:space="preserve"> electoral, la </w:t>
      </w:r>
      <w:proofErr w:type="spellStart"/>
      <w:r w:rsidRPr="00B010D9">
        <w:rPr>
          <w:rFonts w:ascii="Times New Roman" w:eastAsia="Times New Roman" w:hAnsi="Times New Roman" w:cs="Times New Roman"/>
          <w:color w:val="00000A"/>
          <w:sz w:val="24"/>
          <w:szCs w:val="24"/>
        </w:rPr>
        <w:t>cartografía</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exploratoria</w:t>
      </w:r>
      <w:proofErr w:type="spellEnd"/>
      <w:r w:rsidRPr="00B010D9">
        <w:rPr>
          <w:rFonts w:ascii="Times New Roman" w:eastAsia="Times New Roman" w:hAnsi="Times New Roman" w:cs="Times New Roman"/>
          <w:color w:val="00000A"/>
          <w:sz w:val="24"/>
          <w:szCs w:val="24"/>
        </w:rPr>
        <w:t xml:space="preserve"> y los </w:t>
      </w:r>
      <w:proofErr w:type="spellStart"/>
      <w:r w:rsidRPr="00B010D9">
        <w:rPr>
          <w:rFonts w:ascii="Times New Roman" w:eastAsia="Times New Roman" w:hAnsi="Times New Roman" w:cs="Times New Roman"/>
          <w:color w:val="00000A"/>
          <w:sz w:val="24"/>
          <w:szCs w:val="24"/>
        </w:rPr>
        <w:t>enfoques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espaciales</w:t>
      </w:r>
      <w:proofErr w:type="spellEnd"/>
      <w:r w:rsidRPr="00B010D9">
        <w:rPr>
          <w:rFonts w:ascii="Times New Roman" w:eastAsia="Times New Roman" w:hAnsi="Times New Roman" w:cs="Times New Roman"/>
          <w:color w:val="00000A"/>
          <w:sz w:val="24"/>
          <w:szCs w:val="24"/>
        </w:rPr>
        <w:t xml:space="preserve"> del </w:t>
      </w:r>
      <w:proofErr w:type="spellStart"/>
      <w:r w:rsidRPr="00B010D9">
        <w:rPr>
          <w:rFonts w:ascii="Times New Roman" w:eastAsia="Times New Roman" w:hAnsi="Times New Roman" w:cs="Times New Roman"/>
          <w:color w:val="00000A"/>
          <w:sz w:val="24"/>
          <w:szCs w:val="24"/>
        </w:rPr>
        <w:t>voto</w:t>
      </w:r>
      <w:proofErr w:type="spellEnd"/>
      <w:r w:rsidRPr="00B010D9">
        <w:rPr>
          <w:rFonts w:ascii="Times New Roman" w:eastAsia="Times New Roman" w:hAnsi="Times New Roman" w:cs="Times New Roman"/>
          <w:color w:val="00000A"/>
          <w:sz w:val="24"/>
          <w:szCs w:val="24"/>
        </w:rPr>
        <w:t xml:space="preserve">” </w:t>
      </w:r>
      <w:r>
        <w:rPr>
          <w:rFonts w:ascii="Times New Roman" w:hAnsi="Times New Roman" w:cs="Times New Roman"/>
          <w:color w:val="00000A"/>
          <w:spacing w:val="-9"/>
          <w:sz w:val="24"/>
          <w:szCs w:val="24"/>
        </w:rPr>
        <w:t xml:space="preserve">[Exploring the territorial dimensions of political behavior: Theoretic-methodological reflections on electoral geography, exploratory cartography and spatial voting focuses].  </w:t>
      </w:r>
      <w:proofErr w:type="spellStart"/>
      <w:r w:rsidRPr="00B010D9">
        <w:rPr>
          <w:rFonts w:ascii="Times New Roman" w:eastAsia="Times New Roman" w:hAnsi="Times New Roman" w:cs="Times New Roman"/>
          <w:i/>
          <w:iCs/>
          <w:color w:val="00000A"/>
          <w:sz w:val="24"/>
          <w:szCs w:val="24"/>
        </w:rPr>
        <w:t>Estudios</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Sociológicos</w:t>
      </w:r>
      <w:proofErr w:type="spellEnd"/>
      <w:r w:rsidRPr="00B010D9">
        <w:rPr>
          <w:rFonts w:ascii="Times New Roman" w:eastAsia="Times New Roman" w:hAnsi="Times New Roman" w:cs="Times New Roman"/>
          <w:color w:val="00000A"/>
          <w:sz w:val="24"/>
          <w:szCs w:val="24"/>
        </w:rPr>
        <w:t>, 97-142.</w:t>
      </w:r>
    </w:p>
    <w:p w14:paraId="16E2E4B3"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Trelles</w:t>
      </w:r>
      <w:r>
        <w:rPr>
          <w:rFonts w:ascii="Times New Roman" w:eastAsia="Times New Roman" w:hAnsi="Times New Roman" w:cs="Times New Roman"/>
          <w:color w:val="00000A"/>
          <w:sz w:val="24"/>
          <w:szCs w:val="24"/>
        </w:rPr>
        <w:t xml:space="preserve"> and </w:t>
      </w:r>
      <w:r w:rsidRPr="00B010D9">
        <w:rPr>
          <w:rFonts w:ascii="Times New Roman" w:eastAsia="Times New Roman" w:hAnsi="Times New Roman" w:cs="Times New Roman"/>
          <w:color w:val="00000A"/>
          <w:sz w:val="24"/>
          <w:szCs w:val="24"/>
        </w:rPr>
        <w:t>Martínez (2007), “</w:t>
      </w:r>
      <w:proofErr w:type="spellStart"/>
      <w:r w:rsidRPr="00B010D9">
        <w:rPr>
          <w:rFonts w:ascii="Times New Roman" w:eastAsia="Times New Roman" w:hAnsi="Times New Roman" w:cs="Times New Roman"/>
          <w:color w:val="00000A"/>
          <w:sz w:val="24"/>
          <w:szCs w:val="24"/>
        </w:rPr>
        <w:t>Fronteras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electorales</w:t>
      </w:r>
      <w:proofErr w:type="spellEnd"/>
      <w:r w:rsidRPr="00B010D9">
        <w:rPr>
          <w:rFonts w:ascii="Times New Roman" w:eastAsia="Times New Roman" w:hAnsi="Times New Roman" w:cs="Times New Roman"/>
          <w:color w:val="00000A"/>
          <w:sz w:val="24"/>
          <w:szCs w:val="24"/>
        </w:rPr>
        <w:t xml:space="preserve">. </w:t>
      </w:r>
      <w:proofErr w:type="spellStart"/>
      <w:proofErr w:type="gramStart"/>
      <w:r w:rsidRPr="00B010D9">
        <w:rPr>
          <w:rFonts w:ascii="Times New Roman" w:eastAsia="Times New Roman" w:hAnsi="Times New Roman" w:cs="Times New Roman"/>
          <w:color w:val="00000A"/>
          <w:sz w:val="24"/>
          <w:szCs w:val="24"/>
        </w:rPr>
        <w:t>Aportaciones</w:t>
      </w:r>
      <w:proofErr w:type="spellEnd"/>
      <w:r w:rsidRPr="00B010D9">
        <w:rPr>
          <w:rFonts w:ascii="Times New Roman" w:eastAsia="Times New Roman" w:hAnsi="Times New Roman" w:cs="Times New Roman"/>
          <w:color w:val="00000A"/>
          <w:sz w:val="24"/>
          <w:szCs w:val="24"/>
        </w:rPr>
        <w:t xml:space="preserve"> del </w:t>
      </w:r>
      <w:proofErr w:type="spellStart"/>
      <w:r w:rsidRPr="00B010D9">
        <w:rPr>
          <w:rFonts w:ascii="Times New Roman" w:eastAsia="Times New Roman" w:hAnsi="Times New Roman" w:cs="Times New Roman"/>
          <w:color w:val="00000A"/>
          <w:sz w:val="24"/>
          <w:szCs w:val="24"/>
        </w:rPr>
        <w:t>modelo</w:t>
      </w:r>
      <w:proofErr w:type="spellEnd"/>
      <w:r w:rsidRPr="00B010D9">
        <w:rPr>
          <w:rFonts w:ascii="Times New Roman" w:eastAsia="Times New Roman" w:hAnsi="Times New Roman" w:cs="Times New Roman"/>
          <w:color w:val="00000A"/>
          <w:sz w:val="24"/>
          <w:szCs w:val="24"/>
        </w:rPr>
        <w:t xml:space="preserve"> de redistritación </w:t>
      </w:r>
      <w:proofErr w:type="spellStart"/>
      <w:r w:rsidRPr="00B010D9">
        <w:rPr>
          <w:rFonts w:ascii="Times New Roman" w:eastAsia="Times New Roman" w:hAnsi="Times New Roman" w:cs="Times New Roman"/>
          <w:color w:val="00000A"/>
          <w:sz w:val="24"/>
          <w:szCs w:val="24"/>
        </w:rPr>
        <w:t>mexicano</w:t>
      </w:r>
      <w:proofErr w:type="spellEnd"/>
      <w:r w:rsidRPr="00B010D9">
        <w:rPr>
          <w:rFonts w:ascii="Times New Roman" w:eastAsia="Times New Roman" w:hAnsi="Times New Roman" w:cs="Times New Roman"/>
          <w:color w:val="00000A"/>
          <w:sz w:val="24"/>
          <w:szCs w:val="24"/>
        </w:rPr>
        <w:t xml:space="preserve"> al Estado de California”</w:t>
      </w:r>
      <w:r>
        <w:rPr>
          <w:rFonts w:ascii="Times New Roman" w:eastAsia="Times New Roman" w:hAnsi="Times New Roman" w:cs="Times New Roman"/>
          <w:color w:val="00000A"/>
          <w:sz w:val="24"/>
          <w:szCs w:val="24"/>
        </w:rPr>
        <w:t xml:space="preserve"> </w:t>
      </w:r>
      <w:r>
        <w:rPr>
          <w:rFonts w:ascii="Times New Roman" w:hAnsi="Times New Roman" w:cs="Times New Roman"/>
          <w:color w:val="00000A"/>
          <w:spacing w:val="-9"/>
          <w:sz w:val="24"/>
          <w:szCs w:val="24"/>
        </w:rPr>
        <w:t>[Electoral borders: Contributions of the Mexican redistricting model to the State of California].</w:t>
      </w:r>
      <w:proofErr w:type="gramEnd"/>
      <w:r>
        <w:rPr>
          <w:rFonts w:ascii="Times New Roman" w:hAnsi="Times New Roman" w:cs="Times New Roman"/>
          <w:color w:val="00000A"/>
          <w:spacing w:val="-9"/>
          <w:sz w:val="24"/>
          <w:szCs w:val="24"/>
        </w:rPr>
        <w:t xml:space="preserve">  Undergraduate thesis.</w:t>
      </w:r>
      <w:r w:rsidRPr="00B010D9">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 xml:space="preserve">Mexico </w:t>
      </w:r>
      <w:r>
        <w:rPr>
          <w:rFonts w:ascii="Times New Roman" w:eastAsia="Times New Roman" w:hAnsi="Times New Roman" w:cs="Times New Roman"/>
          <w:color w:val="00000A"/>
          <w:sz w:val="24"/>
          <w:szCs w:val="24"/>
        </w:rPr>
        <w:lastRenderedPageBreak/>
        <w:t>City</w:t>
      </w:r>
      <w:r w:rsidRPr="00B010D9">
        <w:rPr>
          <w:rFonts w:ascii="Times New Roman" w:eastAsia="Times New Roman" w:hAnsi="Times New Roman" w:cs="Times New Roman"/>
          <w:color w:val="00000A"/>
          <w:sz w:val="24"/>
          <w:szCs w:val="24"/>
        </w:rPr>
        <w:t xml:space="preserve">: Instituto </w:t>
      </w:r>
      <w:proofErr w:type="spellStart"/>
      <w:r w:rsidRPr="00B010D9">
        <w:rPr>
          <w:rFonts w:ascii="Times New Roman" w:eastAsia="Times New Roman" w:hAnsi="Times New Roman" w:cs="Times New Roman"/>
          <w:color w:val="00000A"/>
          <w:sz w:val="24"/>
          <w:szCs w:val="24"/>
        </w:rPr>
        <w:t>Tecnológico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Autónomo</w:t>
      </w:r>
      <w:proofErr w:type="spellEnd"/>
      <w:r w:rsidRPr="00B010D9">
        <w:rPr>
          <w:rFonts w:ascii="Times New Roman" w:eastAsia="Times New Roman" w:hAnsi="Times New Roman" w:cs="Times New Roman"/>
          <w:color w:val="00000A"/>
          <w:sz w:val="24"/>
          <w:szCs w:val="24"/>
        </w:rPr>
        <w:t xml:space="preserve"> de México. </w:t>
      </w:r>
    </w:p>
    <w:p w14:paraId="196C5CD4"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________ (2012), “</w:t>
      </w:r>
      <w:proofErr w:type="spellStart"/>
      <w:r w:rsidRPr="00B010D9">
        <w:rPr>
          <w:rFonts w:ascii="Times New Roman" w:eastAsia="Times New Roman" w:hAnsi="Times New Roman" w:cs="Times New Roman"/>
          <w:color w:val="00000A"/>
          <w:sz w:val="24"/>
          <w:szCs w:val="24"/>
        </w:rPr>
        <w:t>Fronteras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Electorales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Lecciones</w:t>
      </w:r>
      <w:proofErr w:type="spellEnd"/>
      <w:r w:rsidRPr="00B010D9">
        <w:rPr>
          <w:rFonts w:ascii="Times New Roman" w:eastAsia="Times New Roman" w:hAnsi="Times New Roman" w:cs="Times New Roman"/>
          <w:color w:val="00000A"/>
          <w:sz w:val="24"/>
          <w:szCs w:val="24"/>
        </w:rPr>
        <w:t xml:space="preserve"> de la redistritación en México </w:t>
      </w:r>
      <w:proofErr w:type="spellStart"/>
      <w:r w:rsidRPr="00B010D9">
        <w:rPr>
          <w:rFonts w:ascii="Times New Roman" w:eastAsia="Times New Roman" w:hAnsi="Times New Roman" w:cs="Times New Roman"/>
          <w:color w:val="00000A"/>
          <w:sz w:val="24"/>
          <w:szCs w:val="24"/>
        </w:rPr>
        <w:t>para</w:t>
      </w:r>
      <w:proofErr w:type="spellEnd"/>
      <w:r w:rsidRPr="00B010D9">
        <w:rPr>
          <w:rFonts w:ascii="Times New Roman" w:eastAsia="Times New Roman" w:hAnsi="Times New Roman" w:cs="Times New Roman"/>
          <w:color w:val="00000A"/>
          <w:sz w:val="24"/>
          <w:szCs w:val="24"/>
        </w:rPr>
        <w:t xml:space="preserve"> California</w:t>
      </w:r>
      <w:r>
        <w:rPr>
          <w:rFonts w:ascii="Times New Roman" w:eastAsia="Times New Roman" w:hAnsi="Times New Roman" w:cs="Times New Roman"/>
          <w:color w:val="00000A"/>
          <w:sz w:val="24"/>
          <w:szCs w:val="24"/>
        </w:rPr>
        <w:t xml:space="preserve">.” </w:t>
      </w:r>
      <w:proofErr w:type="gramStart"/>
      <w:r w:rsidRPr="00B010D9">
        <w:rPr>
          <w:rFonts w:ascii="Times New Roman" w:eastAsia="Times New Roman" w:hAnsi="Times New Roman" w:cs="Times New Roman"/>
          <w:i/>
          <w:color w:val="00000A"/>
          <w:sz w:val="24"/>
          <w:szCs w:val="24"/>
        </w:rPr>
        <w:t xml:space="preserve">Política y </w:t>
      </w:r>
      <w:proofErr w:type="spellStart"/>
      <w:r w:rsidRPr="00B010D9">
        <w:rPr>
          <w:rFonts w:ascii="Times New Roman" w:eastAsia="Times New Roman" w:hAnsi="Times New Roman" w:cs="Times New Roman"/>
          <w:i/>
          <w:color w:val="00000A"/>
          <w:sz w:val="24"/>
          <w:szCs w:val="24"/>
        </w:rPr>
        <w:t>Gobierno</w:t>
      </w:r>
      <w:proofErr w:type="spellEnd"/>
      <w:r w:rsidRPr="00B010D9">
        <w:rPr>
          <w:rFonts w:ascii="Times New Roman" w:eastAsia="Times New Roman" w:hAnsi="Times New Roman" w:cs="Times New Roman"/>
          <w:i/>
          <w:color w:val="00000A"/>
          <w:sz w:val="24"/>
          <w:szCs w:val="24"/>
        </w:rPr>
        <w:t>.</w:t>
      </w:r>
      <w:proofErr w:type="gramEnd"/>
      <w:r w:rsidRPr="00B010D9">
        <w:rPr>
          <w:rFonts w:ascii="Times New Roman" w:eastAsia="Times New Roman" w:hAnsi="Times New Roman" w:cs="Times New Roman"/>
          <w:i/>
          <w:color w:val="00000A"/>
          <w:sz w:val="24"/>
          <w:szCs w:val="24"/>
        </w:rPr>
        <w:t xml:space="preserve"> </w:t>
      </w:r>
      <w:r>
        <w:rPr>
          <w:rFonts w:ascii="Times New Roman" w:eastAsia="Times New Roman" w:hAnsi="Times New Roman" w:cs="Times New Roman"/>
          <w:color w:val="00000A"/>
          <w:sz w:val="24"/>
          <w:szCs w:val="24"/>
        </w:rPr>
        <w:t>Mexico City</w:t>
      </w:r>
      <w:r w:rsidRPr="00B010D9">
        <w:rPr>
          <w:rFonts w:ascii="Times New Roman" w:eastAsia="Times New Roman" w:hAnsi="Times New Roman" w:cs="Times New Roman"/>
          <w:color w:val="00000A"/>
          <w:sz w:val="24"/>
          <w:szCs w:val="24"/>
        </w:rPr>
        <w:t xml:space="preserve">: CIDE. Vol. XIX. No. 2. </w:t>
      </w:r>
    </w:p>
    <w:p w14:paraId="6D31F486"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Trelles, Alejandro, Micah Altman, Eric Magar</w:t>
      </w:r>
      <w:r>
        <w:rPr>
          <w:rFonts w:ascii="Times New Roman" w:eastAsia="Times New Roman" w:hAnsi="Times New Roman" w:cs="Times New Roman"/>
          <w:color w:val="00000A"/>
          <w:sz w:val="24"/>
          <w:szCs w:val="24"/>
        </w:rPr>
        <w:t xml:space="preserve"> and </w:t>
      </w:r>
      <w:r w:rsidRPr="00B010D9">
        <w:rPr>
          <w:rFonts w:ascii="Times New Roman" w:eastAsia="Times New Roman" w:hAnsi="Times New Roman" w:cs="Times New Roman"/>
          <w:color w:val="00000A"/>
          <w:sz w:val="24"/>
          <w:szCs w:val="24"/>
        </w:rPr>
        <w:t>Michael McDonald (2015), “Transparency, Automated Redistricting, and Partisan Strategic Interaction: The Case of Mexico” Paper presented at the Electoral Integrity Workshop, San Francisco, CA. September 2015.</w:t>
      </w:r>
    </w:p>
    <w:p w14:paraId="307EABC5" w14:textId="77777777" w:rsidR="00410700"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Tribunal Electoral del Poder Judicial de la Federación (TEPJF). 2015. Jurisprudencia 37/2015. México Cit..</w:t>
      </w:r>
    </w:p>
    <w:p w14:paraId="06907E69"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010D9">
        <w:rPr>
          <w:rFonts w:ascii="Times New Roman" w:eastAsia="Times New Roman" w:hAnsi="Times New Roman" w:cs="Times New Roman"/>
          <w:color w:val="00000A"/>
          <w:sz w:val="24"/>
          <w:szCs w:val="24"/>
        </w:rPr>
        <w:t>Wonderlich</w:t>
      </w:r>
      <w:proofErr w:type="spellEnd"/>
      <w:r w:rsidRPr="00B010D9">
        <w:rPr>
          <w:rFonts w:ascii="Times New Roman" w:eastAsia="Times New Roman" w:hAnsi="Times New Roman" w:cs="Times New Roman"/>
          <w:color w:val="00000A"/>
          <w:sz w:val="24"/>
          <w:szCs w:val="24"/>
        </w:rPr>
        <w:t xml:space="preserve">, John (2010), </w:t>
      </w:r>
      <w:bookmarkStart w:id="154" w:name="h.1fob9te"/>
      <w:bookmarkEnd w:id="154"/>
      <w:r w:rsidRPr="00B010D9">
        <w:rPr>
          <w:rFonts w:ascii="Times New Roman" w:eastAsia="Times New Roman" w:hAnsi="Times New Roman" w:cs="Times New Roman"/>
          <w:color w:val="00000A"/>
          <w:sz w:val="24"/>
          <w:szCs w:val="24"/>
        </w:rPr>
        <w:t>“Ten Principles For Opening up Government Information</w:t>
      </w:r>
      <w:r>
        <w:rPr>
          <w:rFonts w:ascii="Times New Roman" w:eastAsia="Times New Roman" w:hAnsi="Times New Roman" w:cs="Times New Roman"/>
          <w:color w:val="00000A"/>
          <w:sz w:val="24"/>
          <w:szCs w:val="24"/>
        </w:rPr>
        <w:t>.”</w:t>
      </w:r>
      <w:r w:rsidRPr="00B010D9">
        <w:rPr>
          <w:rFonts w:ascii="Times New Roman" w:eastAsia="Times New Roman" w:hAnsi="Times New Roman" w:cs="Times New Roman"/>
          <w:color w:val="00000A"/>
          <w:sz w:val="24"/>
          <w:szCs w:val="24"/>
        </w:rPr>
        <w:t xml:space="preserve"> Washington, DC: Sunlight Foundation. August 11, 2010. </w:t>
      </w:r>
      <w:r>
        <w:rPr>
          <w:rFonts w:ascii="Times New Roman" w:eastAsia="Times New Roman" w:hAnsi="Times New Roman" w:cs="Times New Roman"/>
          <w:color w:val="00000A"/>
          <w:sz w:val="24"/>
          <w:szCs w:val="24"/>
        </w:rPr>
        <w:t>In:</w:t>
      </w:r>
      <w:r w:rsidRPr="00B010D9">
        <w:rPr>
          <w:rFonts w:ascii="Times New Roman" w:eastAsia="Times New Roman" w:hAnsi="Times New Roman" w:cs="Times New Roman"/>
          <w:color w:val="00000A"/>
          <w:sz w:val="24"/>
          <w:szCs w:val="24"/>
        </w:rPr>
        <w:t xml:space="preserve"> </w:t>
      </w:r>
      <w:hyperlink r:id="rId19">
        <w:r w:rsidRPr="00B010D9">
          <w:rPr>
            <w:rStyle w:val="InternetLink"/>
            <w:rFonts w:ascii="Times New Roman" w:eastAsia="Times New Roman" w:hAnsi="Times New Roman" w:cs="Times New Roman"/>
            <w:color w:val="00000A"/>
            <w:sz w:val="24"/>
            <w:szCs w:val="24"/>
            <w:lang w:val="en-US"/>
          </w:rPr>
          <w:t>http://sunlightfoundation.com/policy/documents/ten-open-data-principles</w:t>
        </w:r>
      </w:hyperlink>
      <w:r w:rsidRPr="00B010D9">
        <w:rPr>
          <w:rFonts w:ascii="Times New Roman" w:eastAsia="Times New Roman" w:hAnsi="Times New Roman" w:cs="Times New Roman"/>
          <w:color w:val="00000A"/>
          <w:sz w:val="24"/>
          <w:szCs w:val="24"/>
        </w:rPr>
        <w:t xml:space="preserve">. [18 </w:t>
      </w:r>
      <w:r>
        <w:rPr>
          <w:rFonts w:ascii="Times New Roman" w:eastAsia="Times New Roman" w:hAnsi="Times New Roman" w:cs="Times New Roman"/>
          <w:color w:val="00000A"/>
          <w:sz w:val="24"/>
          <w:szCs w:val="24"/>
        </w:rPr>
        <w:t>March</w:t>
      </w:r>
      <w:r w:rsidRPr="00B010D9">
        <w:rPr>
          <w:rFonts w:ascii="Times New Roman" w:eastAsia="Times New Roman" w:hAnsi="Times New Roman" w:cs="Times New Roman"/>
          <w:color w:val="00000A"/>
          <w:sz w:val="24"/>
          <w:szCs w:val="24"/>
        </w:rPr>
        <w:t xml:space="preserve"> 2015].</w:t>
      </w:r>
    </w:p>
    <w:p w14:paraId="704E2D73" w14:textId="77777777" w:rsidR="00410700" w:rsidRPr="00B010D9" w:rsidRDefault="00410700" w:rsidP="00410700">
      <w:pPr>
        <w:spacing w:line="480" w:lineRule="auto"/>
        <w:jc w:val="both"/>
        <w:rPr>
          <w:rFonts w:ascii="Times New Roman" w:hAnsi="Times New Roman" w:cs="Times New Roman"/>
        </w:rPr>
      </w:pPr>
    </w:p>
    <w:p w14:paraId="0C31A9B8" w14:textId="3A8D4D0C" w:rsidR="00313B95" w:rsidRPr="00B010D9" w:rsidRDefault="001A1E50" w:rsidP="0003718F">
      <w:pPr>
        <w:jc w:val="center"/>
        <w:rPr>
          <w:rFonts w:ascii="Times New Roman" w:hAnsi="Times New Roman" w:cs="Times New Roman"/>
          <w:b/>
        </w:rPr>
      </w:pPr>
      <w:r w:rsidRPr="00B010D9">
        <w:rPr>
          <w:rFonts w:ascii="Times New Roman" w:hAnsi="Times New Roman" w:cs="Times New Roman"/>
        </w:rPr>
        <w:br w:type="page"/>
      </w:r>
      <w:r w:rsidR="009C085E" w:rsidRPr="00B010D9">
        <w:rPr>
          <w:rFonts w:ascii="Times New Roman" w:hAnsi="Times New Roman" w:cs="Times New Roman"/>
          <w:b/>
        </w:rPr>
        <w:lastRenderedPageBreak/>
        <w:t>Online appendix.</w:t>
      </w:r>
      <w:r w:rsidR="00D60AA0">
        <w:rPr>
          <w:rFonts w:ascii="Times New Roman" w:hAnsi="Times New Roman" w:cs="Times New Roman"/>
          <w:b/>
        </w:rPr>
        <w:t xml:space="preserve"> </w:t>
      </w:r>
      <w:r w:rsidR="009C085E" w:rsidRPr="00B010D9">
        <w:rPr>
          <w:rFonts w:ascii="Times New Roman" w:hAnsi="Times New Roman" w:cs="Times New Roman"/>
          <w:b/>
        </w:rPr>
        <w:t>Open data and public information needed to make redistricting processes transparent</w:t>
      </w:r>
      <w:r w:rsidR="009C085E" w:rsidRPr="00B010D9">
        <w:rPr>
          <w:rStyle w:val="FootnoteReference"/>
          <w:rFonts w:ascii="Times New Roman" w:hAnsi="Times New Roman" w:cs="Times New Roman"/>
          <w:b/>
        </w:rPr>
        <w:footnoteReference w:id="23"/>
      </w:r>
    </w:p>
    <w:p w14:paraId="6848A027" w14:textId="77777777" w:rsidR="009C085E" w:rsidRPr="00B010D9" w:rsidRDefault="009C085E" w:rsidP="008D1483">
      <w:pPr>
        <w:jc w:val="both"/>
        <w:rPr>
          <w:rFonts w:ascii="Times New Roman" w:hAnsi="Times New Roman" w:cs="Times New Roman"/>
        </w:rPr>
      </w:pPr>
    </w:p>
    <w:p w14:paraId="4534EDBB" w14:textId="1287F686" w:rsidR="009C085E" w:rsidRPr="008D1483" w:rsidRDefault="009C085E" w:rsidP="008D1483">
      <w:pPr>
        <w:jc w:val="both"/>
        <w:rPr>
          <w:rFonts w:ascii="Times New Roman" w:hAnsi="Times New Roman" w:cs="Times New Roman"/>
        </w:rPr>
      </w:pPr>
      <w:r w:rsidRPr="008D1483">
        <w:rPr>
          <w:rFonts w:ascii="Times New Roman" w:hAnsi="Times New Roman" w:cs="Times New Roman"/>
        </w:rPr>
        <w:t xml:space="preserve">In this document, we list and describe the data and information generated with public resources by various public-sector institutions in Mexico, which must be open, up to date, and available to the public in order to </w:t>
      </w:r>
      <w:r w:rsidRPr="008D1483">
        <w:rPr>
          <w:rFonts w:ascii="Times New Roman" w:hAnsi="Times New Roman" w:cs="Times New Roman"/>
          <w:i/>
        </w:rPr>
        <w:t>make</w:t>
      </w:r>
      <w:r w:rsidR="0067682B">
        <w:rPr>
          <w:rFonts w:ascii="Times New Roman" w:hAnsi="Times New Roman" w:cs="Times New Roman"/>
          <w:i/>
        </w:rPr>
        <w:t xml:space="preserve"> the</w:t>
      </w:r>
      <w:r w:rsidRPr="008D1483">
        <w:rPr>
          <w:rFonts w:ascii="Times New Roman" w:hAnsi="Times New Roman" w:cs="Times New Roman"/>
          <w:i/>
        </w:rPr>
        <w:t xml:space="preserve"> redistricting processes in Mexico transparent</w:t>
      </w:r>
      <w:r w:rsidRPr="008D1483">
        <w:rPr>
          <w:rFonts w:ascii="Times New Roman" w:hAnsi="Times New Roman" w:cs="Times New Roman"/>
        </w:rPr>
        <w:t>.</w:t>
      </w:r>
    </w:p>
    <w:p w14:paraId="1A90F88D" w14:textId="77777777" w:rsidR="009C085E" w:rsidRPr="008D1483" w:rsidRDefault="009C085E" w:rsidP="009C085E">
      <w:pPr>
        <w:spacing w:line="276" w:lineRule="auto"/>
        <w:jc w:val="both"/>
        <w:rPr>
          <w:rFonts w:ascii="Times New Roman" w:hAnsi="Times New Roman" w:cs="Times New Roman"/>
        </w:rPr>
      </w:pPr>
    </w:p>
    <w:p w14:paraId="469BF5FD" w14:textId="77777777" w:rsidR="009C085E" w:rsidRPr="008D1483" w:rsidRDefault="00B010D9" w:rsidP="008D1483">
      <w:pPr>
        <w:jc w:val="both"/>
        <w:rPr>
          <w:rFonts w:ascii="Times New Roman" w:hAnsi="Times New Roman" w:cs="Times New Roman"/>
          <w:b/>
          <w:u w:val="single"/>
        </w:rPr>
      </w:pPr>
      <w:r w:rsidRPr="008D1483">
        <w:rPr>
          <w:rFonts w:ascii="Times New Roman" w:hAnsi="Times New Roman" w:cs="Times New Roman"/>
          <w:b/>
          <w:u w:val="single"/>
        </w:rPr>
        <w:t>Ministry of Communications and Transportation (</w:t>
      </w:r>
      <w:proofErr w:type="spellStart"/>
      <w:r w:rsidRPr="008D1483">
        <w:rPr>
          <w:rFonts w:ascii="Times New Roman" w:eastAsia="Times New Roman" w:hAnsi="Times New Roman" w:cs="Times New Roman"/>
          <w:b/>
          <w:color w:val="00000A"/>
          <w:u w:val="single"/>
        </w:rPr>
        <w:t>Secretaría</w:t>
      </w:r>
      <w:proofErr w:type="spellEnd"/>
      <w:r w:rsidRPr="008D1483">
        <w:rPr>
          <w:rFonts w:ascii="Times New Roman" w:eastAsia="Times New Roman" w:hAnsi="Times New Roman" w:cs="Times New Roman"/>
          <w:b/>
          <w:color w:val="00000A"/>
          <w:u w:val="single"/>
        </w:rPr>
        <w:t xml:space="preserve"> de </w:t>
      </w:r>
      <w:proofErr w:type="spellStart"/>
      <w:r w:rsidRPr="008D1483">
        <w:rPr>
          <w:rFonts w:ascii="Times New Roman" w:eastAsia="Times New Roman" w:hAnsi="Times New Roman" w:cs="Times New Roman"/>
          <w:b/>
          <w:color w:val="00000A"/>
          <w:u w:val="single"/>
        </w:rPr>
        <w:t>Comunicaciones</w:t>
      </w:r>
      <w:proofErr w:type="spellEnd"/>
      <w:r w:rsidRPr="008D1483">
        <w:rPr>
          <w:rFonts w:ascii="Times New Roman" w:eastAsia="Times New Roman" w:hAnsi="Times New Roman" w:cs="Times New Roman"/>
          <w:b/>
          <w:color w:val="00000A"/>
          <w:u w:val="single"/>
        </w:rPr>
        <w:t xml:space="preserve"> y </w:t>
      </w:r>
      <w:proofErr w:type="spellStart"/>
      <w:r w:rsidRPr="008D1483">
        <w:rPr>
          <w:rFonts w:ascii="Times New Roman" w:eastAsia="Times New Roman" w:hAnsi="Times New Roman" w:cs="Times New Roman"/>
          <w:b/>
          <w:color w:val="00000A"/>
          <w:u w:val="single"/>
        </w:rPr>
        <w:t>Transportes</w:t>
      </w:r>
      <w:proofErr w:type="spellEnd"/>
      <w:r w:rsidRPr="008D1483">
        <w:rPr>
          <w:rFonts w:ascii="Times New Roman" w:hAnsi="Times New Roman" w:cs="Times New Roman"/>
          <w:b/>
          <w:u w:val="single"/>
        </w:rPr>
        <w:t>, SCT)</w:t>
      </w:r>
    </w:p>
    <w:p w14:paraId="6838D0A9" w14:textId="4E84B61D" w:rsidR="00B010D9" w:rsidRPr="008D1483" w:rsidRDefault="00B010D9" w:rsidP="008D1483">
      <w:pPr>
        <w:pStyle w:val="ListParagraph"/>
        <w:numPr>
          <w:ilvl w:val="0"/>
          <w:numId w:val="2"/>
        </w:numPr>
        <w:jc w:val="both"/>
        <w:rPr>
          <w:rFonts w:ascii="Times New Roman" w:hAnsi="Times New Roman" w:cs="Times New Roman"/>
        </w:rPr>
      </w:pPr>
      <w:r w:rsidRPr="008D1483">
        <w:rPr>
          <w:rFonts w:ascii="Times New Roman" w:hAnsi="Times New Roman" w:cs="Times New Roman"/>
        </w:rPr>
        <w:t xml:space="preserve">Database with distances and travel times </w:t>
      </w:r>
      <w:r w:rsidR="0067682B">
        <w:rPr>
          <w:rFonts w:ascii="Times New Roman" w:hAnsi="Times New Roman" w:cs="Times New Roman"/>
        </w:rPr>
        <w:t>across</w:t>
      </w:r>
      <w:r w:rsidR="0067682B" w:rsidRPr="008D1483">
        <w:rPr>
          <w:rFonts w:ascii="Times New Roman" w:hAnsi="Times New Roman" w:cs="Times New Roman"/>
        </w:rPr>
        <w:t xml:space="preserve"> </w:t>
      </w:r>
      <w:r w:rsidRPr="008D1483">
        <w:rPr>
          <w:rFonts w:ascii="Times New Roman" w:hAnsi="Times New Roman" w:cs="Times New Roman"/>
        </w:rPr>
        <w:t>Mexican state</w:t>
      </w:r>
      <w:r w:rsidR="0067682B">
        <w:rPr>
          <w:rFonts w:ascii="Times New Roman" w:hAnsi="Times New Roman" w:cs="Times New Roman"/>
        </w:rPr>
        <w:t>s</w:t>
      </w:r>
      <w:r w:rsidRPr="008D1483">
        <w:rPr>
          <w:rFonts w:ascii="Times New Roman" w:hAnsi="Times New Roman" w:cs="Times New Roman"/>
        </w:rPr>
        <w:t xml:space="preserve"> and </w:t>
      </w:r>
      <w:r w:rsidR="0067682B">
        <w:rPr>
          <w:rFonts w:ascii="Times New Roman" w:hAnsi="Times New Roman" w:cs="Times New Roman"/>
        </w:rPr>
        <w:t xml:space="preserve">the </w:t>
      </w:r>
      <w:r w:rsidRPr="008D1483">
        <w:rPr>
          <w:rFonts w:ascii="Times New Roman" w:hAnsi="Times New Roman" w:cs="Times New Roman"/>
        </w:rPr>
        <w:t>municipal highway system.</w:t>
      </w:r>
    </w:p>
    <w:p w14:paraId="66A9D6DB" w14:textId="77777777" w:rsidR="00B010D9" w:rsidRPr="008D1483" w:rsidRDefault="00B010D9" w:rsidP="008D1483">
      <w:pPr>
        <w:jc w:val="both"/>
        <w:rPr>
          <w:rFonts w:ascii="Times New Roman" w:hAnsi="Times New Roman" w:cs="Times New Roman"/>
          <w:b/>
          <w:u w:val="single"/>
        </w:rPr>
      </w:pPr>
      <w:r w:rsidRPr="008D1483">
        <w:rPr>
          <w:rFonts w:ascii="Times New Roman" w:hAnsi="Times New Roman" w:cs="Times New Roman"/>
          <w:b/>
          <w:u w:val="single"/>
        </w:rPr>
        <w:t xml:space="preserve">National Commission for the Development of </w:t>
      </w:r>
      <w:r w:rsidR="00985848" w:rsidRPr="008D1483">
        <w:rPr>
          <w:rFonts w:ascii="Times New Roman" w:hAnsi="Times New Roman" w:cs="Times New Roman"/>
          <w:b/>
          <w:u w:val="single"/>
        </w:rPr>
        <w:t>Indigenous</w:t>
      </w:r>
      <w:r w:rsidRPr="008D1483">
        <w:rPr>
          <w:rFonts w:ascii="Times New Roman" w:hAnsi="Times New Roman" w:cs="Times New Roman"/>
          <w:b/>
          <w:u w:val="single"/>
        </w:rPr>
        <w:t xml:space="preserve"> Peoples (</w:t>
      </w:r>
      <w:proofErr w:type="spellStart"/>
      <w:r w:rsidRPr="008D1483">
        <w:rPr>
          <w:rFonts w:ascii="Times New Roman" w:eastAsia="Times New Roman" w:hAnsi="Times New Roman" w:cs="Times New Roman"/>
          <w:b/>
          <w:color w:val="00000A"/>
          <w:u w:val="single"/>
        </w:rPr>
        <w:t>Comisión</w:t>
      </w:r>
      <w:proofErr w:type="spellEnd"/>
      <w:r w:rsidRPr="008D1483">
        <w:rPr>
          <w:rFonts w:ascii="Times New Roman" w:eastAsia="Times New Roman" w:hAnsi="Times New Roman" w:cs="Times New Roman"/>
          <w:b/>
          <w:color w:val="00000A"/>
          <w:u w:val="single"/>
        </w:rPr>
        <w:t xml:space="preserve"> Nacional </w:t>
      </w:r>
      <w:proofErr w:type="spellStart"/>
      <w:r w:rsidRPr="008D1483">
        <w:rPr>
          <w:rFonts w:ascii="Times New Roman" w:eastAsia="Times New Roman" w:hAnsi="Times New Roman" w:cs="Times New Roman"/>
          <w:b/>
          <w:color w:val="00000A"/>
          <w:u w:val="single"/>
        </w:rPr>
        <w:t>para</w:t>
      </w:r>
      <w:proofErr w:type="spellEnd"/>
      <w:r w:rsidRPr="008D1483">
        <w:rPr>
          <w:rFonts w:ascii="Times New Roman" w:eastAsia="Times New Roman" w:hAnsi="Times New Roman" w:cs="Times New Roman"/>
          <w:b/>
          <w:color w:val="00000A"/>
          <w:u w:val="single"/>
        </w:rPr>
        <w:t xml:space="preserve"> el </w:t>
      </w:r>
      <w:proofErr w:type="spellStart"/>
      <w:r w:rsidRPr="008D1483">
        <w:rPr>
          <w:rFonts w:ascii="Times New Roman" w:eastAsia="Times New Roman" w:hAnsi="Times New Roman" w:cs="Times New Roman"/>
          <w:b/>
          <w:color w:val="00000A"/>
          <w:u w:val="single"/>
        </w:rPr>
        <w:t>Desarrollo</w:t>
      </w:r>
      <w:proofErr w:type="spellEnd"/>
      <w:r w:rsidRPr="008D1483">
        <w:rPr>
          <w:rFonts w:ascii="Times New Roman" w:eastAsia="Times New Roman" w:hAnsi="Times New Roman" w:cs="Times New Roman"/>
          <w:b/>
          <w:color w:val="00000A"/>
          <w:u w:val="single"/>
        </w:rPr>
        <w:t xml:space="preserve"> de los Pueblos </w:t>
      </w:r>
      <w:proofErr w:type="spellStart"/>
      <w:r w:rsidRPr="008D1483">
        <w:rPr>
          <w:rFonts w:ascii="Times New Roman" w:eastAsia="Times New Roman" w:hAnsi="Times New Roman" w:cs="Times New Roman"/>
          <w:b/>
          <w:color w:val="00000A"/>
          <w:u w:val="single"/>
        </w:rPr>
        <w:t>Indígenas</w:t>
      </w:r>
      <w:proofErr w:type="spellEnd"/>
      <w:r w:rsidRPr="008D1483">
        <w:rPr>
          <w:rFonts w:ascii="Times New Roman" w:hAnsi="Times New Roman" w:cs="Times New Roman"/>
          <w:b/>
          <w:u w:val="single"/>
        </w:rPr>
        <w:t>, CDI)</w:t>
      </w:r>
    </w:p>
    <w:p w14:paraId="1CA48C3E" w14:textId="77777777" w:rsidR="008D1483" w:rsidRPr="008D1483" w:rsidRDefault="008D1483" w:rsidP="008D1483">
      <w:pPr>
        <w:pStyle w:val="LO-normal1"/>
        <w:numPr>
          <w:ilvl w:val="0"/>
          <w:numId w:val="2"/>
        </w:numPr>
        <w:spacing w:line="240" w:lineRule="auto"/>
        <w:rPr>
          <w:rFonts w:ascii="Times New Roman" w:hAnsi="Times New Roman" w:cs="Times New Roman"/>
          <w:sz w:val="24"/>
          <w:szCs w:val="24"/>
        </w:rPr>
      </w:pPr>
      <w:r w:rsidRPr="008D1483">
        <w:rPr>
          <w:rFonts w:ascii="Times New Roman" w:hAnsi="Times New Roman" w:cs="Times New Roman"/>
          <w:sz w:val="24"/>
          <w:szCs w:val="24"/>
        </w:rPr>
        <w:t>Database with the concentration of indigenous population in Mexico at the state and municipal level.</w:t>
      </w:r>
    </w:p>
    <w:p w14:paraId="6FA4E396" w14:textId="77777777" w:rsidR="00B010D9" w:rsidRPr="008D1483" w:rsidRDefault="00B010D9" w:rsidP="008D1483">
      <w:pPr>
        <w:pStyle w:val="LO-normal1"/>
        <w:spacing w:line="240" w:lineRule="auto"/>
        <w:rPr>
          <w:rFonts w:ascii="Times New Roman" w:eastAsia="Times New Roman" w:hAnsi="Times New Roman" w:cs="Times New Roman"/>
          <w:b/>
          <w:color w:val="00000A"/>
          <w:sz w:val="24"/>
          <w:szCs w:val="24"/>
          <w:u w:val="single"/>
        </w:rPr>
      </w:pPr>
      <w:r w:rsidRPr="008D1483">
        <w:rPr>
          <w:rFonts w:ascii="Times New Roman" w:hAnsi="Times New Roman" w:cs="Times New Roman"/>
          <w:b/>
          <w:sz w:val="24"/>
          <w:szCs w:val="24"/>
          <w:u w:val="single"/>
        </w:rPr>
        <w:t>National Statistics and Geography Institute (</w:t>
      </w:r>
      <w:r w:rsidRPr="008D1483">
        <w:rPr>
          <w:rFonts w:ascii="Times New Roman" w:eastAsia="Times New Roman" w:hAnsi="Times New Roman" w:cs="Times New Roman"/>
          <w:b/>
          <w:color w:val="00000A"/>
          <w:sz w:val="24"/>
          <w:szCs w:val="24"/>
          <w:u w:val="single"/>
        </w:rPr>
        <w:t xml:space="preserve">Instituto Nacional de </w:t>
      </w:r>
      <w:proofErr w:type="spellStart"/>
      <w:r w:rsidRPr="008D1483">
        <w:rPr>
          <w:rFonts w:ascii="Times New Roman" w:eastAsia="Times New Roman" w:hAnsi="Times New Roman" w:cs="Times New Roman"/>
          <w:b/>
          <w:color w:val="00000A"/>
          <w:sz w:val="24"/>
          <w:szCs w:val="24"/>
          <w:u w:val="single"/>
        </w:rPr>
        <w:t>Estadística</w:t>
      </w:r>
      <w:proofErr w:type="spellEnd"/>
      <w:r w:rsidRPr="008D1483">
        <w:rPr>
          <w:rFonts w:ascii="Times New Roman" w:eastAsia="Times New Roman" w:hAnsi="Times New Roman" w:cs="Times New Roman"/>
          <w:b/>
          <w:color w:val="00000A"/>
          <w:sz w:val="24"/>
          <w:szCs w:val="24"/>
          <w:u w:val="single"/>
        </w:rPr>
        <w:t xml:space="preserve"> y </w:t>
      </w:r>
      <w:proofErr w:type="spellStart"/>
      <w:r w:rsidRPr="008D1483">
        <w:rPr>
          <w:rFonts w:ascii="Times New Roman" w:eastAsia="Times New Roman" w:hAnsi="Times New Roman" w:cs="Times New Roman"/>
          <w:b/>
          <w:color w:val="00000A"/>
          <w:sz w:val="24"/>
          <w:szCs w:val="24"/>
          <w:u w:val="single"/>
        </w:rPr>
        <w:t>Geografía</w:t>
      </w:r>
      <w:proofErr w:type="spellEnd"/>
      <w:r w:rsidRPr="008D1483">
        <w:rPr>
          <w:rFonts w:ascii="Times New Roman" w:eastAsia="Times New Roman" w:hAnsi="Times New Roman" w:cs="Times New Roman"/>
          <w:b/>
          <w:color w:val="00000A"/>
          <w:sz w:val="24"/>
          <w:szCs w:val="24"/>
          <w:u w:val="single"/>
        </w:rPr>
        <w:t>, INEGI)</w:t>
      </w:r>
    </w:p>
    <w:p w14:paraId="23BBF31F" w14:textId="77777777" w:rsidR="00B010D9" w:rsidRPr="008D1483" w:rsidRDefault="00B010D9" w:rsidP="008D1483">
      <w:pPr>
        <w:pStyle w:val="LO-normal1"/>
        <w:numPr>
          <w:ilvl w:val="0"/>
          <w:numId w:val="2"/>
        </w:numPr>
        <w:spacing w:line="240" w:lineRule="auto"/>
        <w:rPr>
          <w:rFonts w:ascii="Times New Roman" w:eastAsia="Times New Roman" w:hAnsi="Times New Roman" w:cs="Times New Roman"/>
          <w:color w:val="00000A"/>
          <w:sz w:val="24"/>
          <w:szCs w:val="24"/>
        </w:rPr>
      </w:pPr>
      <w:r w:rsidRPr="008D1483">
        <w:rPr>
          <w:rFonts w:ascii="Times New Roman" w:eastAsia="Times New Roman" w:hAnsi="Times New Roman" w:cs="Times New Roman"/>
          <w:color w:val="00000A"/>
          <w:sz w:val="24"/>
          <w:szCs w:val="24"/>
        </w:rPr>
        <w:t>Database with administrative cartography at a national, state and municipal level</w:t>
      </w:r>
    </w:p>
    <w:p w14:paraId="7C6AA906" w14:textId="77777777" w:rsidR="00B010D9" w:rsidRPr="008D1483" w:rsidRDefault="00B010D9" w:rsidP="008D1483">
      <w:pPr>
        <w:pStyle w:val="LO-normal1"/>
        <w:numPr>
          <w:ilvl w:val="0"/>
          <w:numId w:val="2"/>
        </w:numPr>
        <w:spacing w:line="240" w:lineRule="auto"/>
        <w:rPr>
          <w:rFonts w:ascii="Times New Roman" w:eastAsia="Times New Roman" w:hAnsi="Times New Roman" w:cs="Times New Roman"/>
          <w:color w:val="00000A"/>
          <w:sz w:val="24"/>
          <w:szCs w:val="24"/>
        </w:rPr>
      </w:pPr>
      <w:r w:rsidRPr="008D1483">
        <w:rPr>
          <w:rFonts w:ascii="Times New Roman" w:eastAsia="Times New Roman" w:hAnsi="Times New Roman" w:cs="Times New Roman"/>
          <w:color w:val="00000A"/>
          <w:sz w:val="24"/>
          <w:szCs w:val="24"/>
        </w:rPr>
        <w:t>Database with administrative cartography and geographic features at the national, state and municipal level.</w:t>
      </w:r>
    </w:p>
    <w:p w14:paraId="22E3574C" w14:textId="77777777" w:rsidR="00B010D9" w:rsidRPr="008D1483" w:rsidRDefault="00B010D9" w:rsidP="008D1483">
      <w:pPr>
        <w:pStyle w:val="LO-normal1"/>
        <w:spacing w:line="240" w:lineRule="auto"/>
        <w:rPr>
          <w:rFonts w:ascii="Times New Roman" w:eastAsia="Times New Roman" w:hAnsi="Times New Roman" w:cs="Times New Roman"/>
          <w:b/>
          <w:color w:val="00000A"/>
          <w:sz w:val="24"/>
          <w:szCs w:val="24"/>
          <w:u w:val="single"/>
        </w:rPr>
      </w:pPr>
      <w:r w:rsidRPr="008D1483">
        <w:rPr>
          <w:rFonts w:ascii="Times New Roman" w:eastAsia="Times New Roman" w:hAnsi="Times New Roman" w:cs="Times New Roman"/>
          <w:b/>
          <w:color w:val="00000A"/>
          <w:sz w:val="24"/>
          <w:szCs w:val="24"/>
          <w:u w:val="single"/>
        </w:rPr>
        <w:t>INEGI-INE</w:t>
      </w:r>
    </w:p>
    <w:p w14:paraId="0698CBDD" w14:textId="77777777" w:rsidR="00B010D9" w:rsidRPr="008D1483" w:rsidRDefault="00B010D9" w:rsidP="008D1483">
      <w:pPr>
        <w:pStyle w:val="LO-normal1"/>
        <w:numPr>
          <w:ilvl w:val="0"/>
          <w:numId w:val="3"/>
        </w:numPr>
        <w:spacing w:line="240" w:lineRule="auto"/>
        <w:rPr>
          <w:rFonts w:ascii="Times New Roman" w:eastAsia="Times New Roman" w:hAnsi="Times New Roman" w:cs="Times New Roman"/>
          <w:color w:val="00000A"/>
          <w:sz w:val="24"/>
          <w:szCs w:val="24"/>
        </w:rPr>
      </w:pPr>
      <w:r w:rsidRPr="008D1483">
        <w:rPr>
          <w:rFonts w:ascii="Times New Roman" w:eastAsia="Times New Roman" w:hAnsi="Times New Roman" w:cs="Times New Roman"/>
          <w:color w:val="00000A"/>
          <w:sz w:val="24"/>
          <w:szCs w:val="24"/>
        </w:rPr>
        <w:t>Database with census information on geo-electoral scales (</w:t>
      </w:r>
      <w:proofErr w:type="spellStart"/>
      <w:r w:rsidRPr="008D1483">
        <w:rPr>
          <w:rFonts w:ascii="Times New Roman" w:eastAsia="Times New Roman" w:hAnsi="Times New Roman" w:cs="Times New Roman"/>
          <w:i/>
          <w:color w:val="00000A"/>
          <w:sz w:val="24"/>
          <w:szCs w:val="24"/>
        </w:rPr>
        <w:t>secciones</w:t>
      </w:r>
      <w:proofErr w:type="spellEnd"/>
      <w:r w:rsidRPr="008D1483">
        <w:rPr>
          <w:rFonts w:ascii="Times New Roman" w:eastAsia="Times New Roman" w:hAnsi="Times New Roman" w:cs="Times New Roman"/>
          <w:i/>
          <w:color w:val="00000A"/>
          <w:sz w:val="24"/>
          <w:szCs w:val="24"/>
        </w:rPr>
        <w:t xml:space="preserve"> </w:t>
      </w:r>
      <w:proofErr w:type="spellStart"/>
      <w:r w:rsidRPr="008D1483">
        <w:rPr>
          <w:rFonts w:ascii="Times New Roman" w:eastAsia="Times New Roman" w:hAnsi="Times New Roman" w:cs="Times New Roman"/>
          <w:i/>
          <w:color w:val="00000A"/>
          <w:sz w:val="24"/>
          <w:szCs w:val="24"/>
        </w:rPr>
        <w:t>electorales</w:t>
      </w:r>
      <w:proofErr w:type="spellEnd"/>
      <w:r w:rsidRPr="008D1483">
        <w:rPr>
          <w:rFonts w:ascii="Times New Roman" w:eastAsia="Times New Roman" w:hAnsi="Times New Roman" w:cs="Times New Roman"/>
          <w:color w:val="00000A"/>
          <w:sz w:val="24"/>
          <w:szCs w:val="24"/>
        </w:rPr>
        <w:t>) at the state and municipal level.</w:t>
      </w:r>
    </w:p>
    <w:p w14:paraId="2ED19B2D" w14:textId="77777777" w:rsidR="00B010D9" w:rsidRPr="008D1483" w:rsidRDefault="00985848" w:rsidP="008D1483">
      <w:pPr>
        <w:jc w:val="both"/>
        <w:rPr>
          <w:rFonts w:ascii="Times New Roman" w:hAnsi="Times New Roman" w:cs="Times New Roman"/>
          <w:b/>
          <w:u w:val="single"/>
        </w:rPr>
      </w:pPr>
      <w:r w:rsidRPr="008D1483">
        <w:rPr>
          <w:rFonts w:ascii="Times New Roman" w:hAnsi="Times New Roman" w:cs="Times New Roman"/>
          <w:b/>
          <w:u w:val="single"/>
        </w:rPr>
        <w:t>National Electoral Institute (INE)</w:t>
      </w:r>
    </w:p>
    <w:p w14:paraId="3A3AE889" w14:textId="77777777" w:rsidR="00985848" w:rsidRPr="008D1483" w:rsidRDefault="00985848" w:rsidP="008D1483">
      <w:pPr>
        <w:ind w:left="720"/>
        <w:jc w:val="both"/>
        <w:rPr>
          <w:rFonts w:ascii="Times New Roman" w:hAnsi="Times New Roman" w:cs="Times New Roman"/>
          <w:b/>
        </w:rPr>
      </w:pPr>
      <w:r w:rsidRPr="008D1483">
        <w:rPr>
          <w:rFonts w:ascii="Times New Roman" w:hAnsi="Times New Roman" w:cs="Times New Roman"/>
          <w:b/>
        </w:rPr>
        <w:t>I. Information, regulations and procedures</w:t>
      </w:r>
    </w:p>
    <w:p w14:paraId="00F7ABC9" w14:textId="2E7FD18D" w:rsidR="00985848" w:rsidRPr="008D1483" w:rsidRDefault="00985848" w:rsidP="008D1483">
      <w:pPr>
        <w:pStyle w:val="ListParagraph"/>
        <w:numPr>
          <w:ilvl w:val="0"/>
          <w:numId w:val="3"/>
        </w:numPr>
        <w:ind w:left="1080"/>
        <w:jc w:val="both"/>
        <w:rPr>
          <w:rFonts w:ascii="Times New Roman" w:hAnsi="Times New Roman" w:cs="Times New Roman"/>
        </w:rPr>
      </w:pPr>
      <w:r w:rsidRPr="008D1483">
        <w:rPr>
          <w:rFonts w:ascii="Times New Roman" w:hAnsi="Times New Roman" w:cs="Times New Roman"/>
        </w:rPr>
        <w:t>Regulations, technical and legal criteria, procedures, operating rules and agreements for the redistricting process at the federal level, which has been regulated by the IFE since 1990 (1997, 2004 and 2013) and by the INE starting in 2015.</w:t>
      </w:r>
    </w:p>
    <w:p w14:paraId="3885F398" w14:textId="77777777" w:rsidR="00985848" w:rsidRPr="008D1483" w:rsidRDefault="00985848" w:rsidP="008D1483">
      <w:pPr>
        <w:pStyle w:val="ListParagraph"/>
        <w:numPr>
          <w:ilvl w:val="0"/>
          <w:numId w:val="3"/>
        </w:numPr>
        <w:ind w:left="1080"/>
        <w:jc w:val="both"/>
        <w:rPr>
          <w:rFonts w:ascii="Times New Roman" w:hAnsi="Times New Roman" w:cs="Times New Roman"/>
        </w:rPr>
      </w:pPr>
      <w:r w:rsidRPr="008D1483">
        <w:rPr>
          <w:rFonts w:ascii="Times New Roman" w:hAnsi="Times New Roman" w:cs="Times New Roman"/>
        </w:rPr>
        <w:t xml:space="preserve">Information generated by the IFE in the federal redistricting processes of 1997, 2004 and 2013, and information generated by the INE </w:t>
      </w:r>
      <w:r w:rsidR="0053314D" w:rsidRPr="008D1483">
        <w:rPr>
          <w:rFonts w:ascii="Times New Roman" w:hAnsi="Times New Roman" w:cs="Times New Roman"/>
        </w:rPr>
        <w:t>in</w:t>
      </w:r>
      <w:r w:rsidR="008D1483" w:rsidRPr="008D1483">
        <w:rPr>
          <w:rFonts w:ascii="Times New Roman" w:hAnsi="Times New Roman" w:cs="Times New Roman"/>
        </w:rPr>
        <w:t xml:space="preserve"> the federal and local </w:t>
      </w:r>
      <w:r w:rsidRPr="008D1483">
        <w:rPr>
          <w:rFonts w:ascii="Times New Roman" w:hAnsi="Times New Roman" w:cs="Times New Roman"/>
        </w:rPr>
        <w:t>districting processes, generated starting in 2015.</w:t>
      </w:r>
    </w:p>
    <w:p w14:paraId="05DEE331" w14:textId="77777777" w:rsidR="0053314D" w:rsidRPr="009C4EBA" w:rsidRDefault="0053314D" w:rsidP="008D1483">
      <w:pPr>
        <w:pStyle w:val="ListParagraph"/>
        <w:numPr>
          <w:ilvl w:val="0"/>
          <w:numId w:val="3"/>
        </w:numPr>
        <w:ind w:left="1080"/>
        <w:jc w:val="both"/>
        <w:rPr>
          <w:rFonts w:ascii="Times New Roman" w:hAnsi="Times New Roman" w:cs="Times New Roman"/>
        </w:rPr>
      </w:pPr>
      <w:r w:rsidRPr="008D1483">
        <w:rPr>
          <w:rFonts w:ascii="Times New Roman" w:hAnsi="Times New Roman" w:cs="Times New Roman"/>
        </w:rPr>
        <w:t xml:space="preserve">Information on models and mathematical formulas, as well as the inclusion and weighting of different variables (criteria) in those models or formulas (also known as </w:t>
      </w:r>
      <w:r w:rsidRPr="009C4EBA">
        <w:rPr>
          <w:rFonts w:ascii="Times New Roman" w:hAnsi="Times New Roman" w:cs="Times New Roman"/>
        </w:rPr>
        <w:t xml:space="preserve">the cost function or </w:t>
      </w:r>
      <w:r w:rsidR="009C4EBA">
        <w:rPr>
          <w:rFonts w:ascii="Times New Roman" w:hAnsi="Times New Roman" w:cs="Times New Roman"/>
        </w:rPr>
        <w:t>objective</w:t>
      </w:r>
      <w:r w:rsidRPr="009C4EBA">
        <w:rPr>
          <w:rFonts w:ascii="Times New Roman" w:hAnsi="Times New Roman" w:cs="Times New Roman"/>
        </w:rPr>
        <w:t xml:space="preserve"> function).</w:t>
      </w:r>
    </w:p>
    <w:p w14:paraId="52BE8CFE" w14:textId="77777777" w:rsidR="0053314D" w:rsidRPr="008D1483" w:rsidRDefault="0053314D" w:rsidP="00114C39">
      <w:pPr>
        <w:pStyle w:val="ListParagraph"/>
        <w:numPr>
          <w:ilvl w:val="1"/>
          <w:numId w:val="3"/>
        </w:numPr>
        <w:jc w:val="both"/>
        <w:rPr>
          <w:rFonts w:ascii="Times New Roman" w:hAnsi="Times New Roman" w:cs="Times New Roman"/>
        </w:rPr>
      </w:pPr>
      <w:r w:rsidRPr="008D1483">
        <w:rPr>
          <w:rFonts w:ascii="Times New Roman" w:hAnsi="Times New Roman" w:cs="Times New Roman"/>
        </w:rPr>
        <w:t>Mathematical used to work towards circular districts (the closest to an irregular polygon) and avoid generating irregular forms.</w:t>
      </w:r>
    </w:p>
    <w:p w14:paraId="7333BCF8" w14:textId="77777777" w:rsidR="0053314D" w:rsidRPr="008D1483" w:rsidRDefault="0053314D" w:rsidP="00114C39">
      <w:pPr>
        <w:pStyle w:val="ListParagraph"/>
        <w:numPr>
          <w:ilvl w:val="1"/>
          <w:numId w:val="3"/>
        </w:numPr>
        <w:jc w:val="both"/>
        <w:rPr>
          <w:rFonts w:ascii="Times New Roman" w:hAnsi="Times New Roman" w:cs="Times New Roman"/>
        </w:rPr>
      </w:pPr>
      <w:r w:rsidRPr="009C4EBA">
        <w:rPr>
          <w:rFonts w:ascii="Times New Roman" w:hAnsi="Times New Roman" w:cs="Times New Roman"/>
        </w:rPr>
        <w:t>Deterministic mathematical algorithm</w:t>
      </w:r>
      <w:r w:rsidRPr="008D1483">
        <w:rPr>
          <w:rFonts w:ascii="Times New Roman" w:hAnsi="Times New Roman" w:cs="Times New Roman"/>
        </w:rPr>
        <w:t xml:space="preserve"> that impartially identifies processes for preserving municipal integrity throughout the space of possibilities, known as the “municipal integrity preservation process</w:t>
      </w:r>
      <w:r w:rsidR="00F923AD" w:rsidRPr="008D1483">
        <w:rPr>
          <w:rFonts w:ascii="Times New Roman" w:hAnsi="Times New Roman" w:cs="Times New Roman"/>
        </w:rPr>
        <w:t>.</w:t>
      </w:r>
      <w:r w:rsidRPr="008D1483">
        <w:rPr>
          <w:rFonts w:ascii="Times New Roman" w:hAnsi="Times New Roman" w:cs="Times New Roman"/>
        </w:rPr>
        <w:t>”</w:t>
      </w:r>
    </w:p>
    <w:p w14:paraId="22E567FD" w14:textId="77777777" w:rsidR="00F923AD" w:rsidRPr="008D1483" w:rsidRDefault="00F923AD" w:rsidP="00114C39">
      <w:pPr>
        <w:pStyle w:val="ListParagraph"/>
        <w:numPr>
          <w:ilvl w:val="1"/>
          <w:numId w:val="3"/>
        </w:numPr>
        <w:jc w:val="both"/>
        <w:rPr>
          <w:rFonts w:ascii="Times New Roman" w:hAnsi="Times New Roman" w:cs="Times New Roman"/>
        </w:rPr>
      </w:pPr>
      <w:r w:rsidRPr="008D1483">
        <w:rPr>
          <w:rFonts w:ascii="Times New Roman" w:hAnsi="Times New Roman" w:cs="Times New Roman"/>
        </w:rPr>
        <w:t>Formulas, weighting and calibration constants for all federal estates.</w:t>
      </w:r>
    </w:p>
    <w:p w14:paraId="55D30BFB" w14:textId="77777777" w:rsidR="00F923AD" w:rsidRPr="008D1483" w:rsidRDefault="00F923AD" w:rsidP="008D1483">
      <w:pPr>
        <w:pStyle w:val="ListParagraph"/>
        <w:numPr>
          <w:ilvl w:val="0"/>
          <w:numId w:val="3"/>
        </w:numPr>
        <w:ind w:left="1080"/>
        <w:jc w:val="both"/>
        <w:rPr>
          <w:rFonts w:ascii="Times New Roman" w:hAnsi="Times New Roman" w:cs="Times New Roman"/>
        </w:rPr>
      </w:pPr>
      <w:r w:rsidRPr="008D1483">
        <w:rPr>
          <w:rFonts w:ascii="Times New Roman" w:hAnsi="Times New Roman" w:cs="Times New Roman"/>
        </w:rPr>
        <w:t xml:space="preserve">Information produced from the process of interaction between political parties and the electoral </w:t>
      </w:r>
      <w:r w:rsidR="00621070">
        <w:rPr>
          <w:rFonts w:ascii="Times New Roman" w:hAnsi="Times New Roman" w:cs="Times New Roman"/>
        </w:rPr>
        <w:t>board</w:t>
      </w:r>
      <w:r w:rsidRPr="008D1483">
        <w:rPr>
          <w:rFonts w:ascii="Times New Roman" w:hAnsi="Times New Roman" w:cs="Times New Roman"/>
        </w:rPr>
        <w:t xml:space="preserve"> during redistricting processes.</w:t>
      </w:r>
    </w:p>
    <w:p w14:paraId="1C7F896E" w14:textId="77777777" w:rsidR="00A07218" w:rsidRPr="008D1483" w:rsidRDefault="00A07218" w:rsidP="008D1483">
      <w:pPr>
        <w:ind w:left="720"/>
        <w:jc w:val="both"/>
        <w:rPr>
          <w:rFonts w:ascii="Times New Roman" w:hAnsi="Times New Roman" w:cs="Times New Roman"/>
        </w:rPr>
      </w:pPr>
    </w:p>
    <w:p w14:paraId="63C8145B" w14:textId="77777777" w:rsidR="00A07218" w:rsidRPr="008D1483" w:rsidRDefault="00A07218" w:rsidP="008D1483">
      <w:pPr>
        <w:ind w:left="720"/>
        <w:jc w:val="both"/>
        <w:rPr>
          <w:rFonts w:ascii="Times New Roman" w:hAnsi="Times New Roman" w:cs="Times New Roman"/>
          <w:b/>
        </w:rPr>
      </w:pPr>
      <w:r w:rsidRPr="008D1483">
        <w:rPr>
          <w:rFonts w:ascii="Times New Roman" w:hAnsi="Times New Roman" w:cs="Times New Roman"/>
          <w:b/>
        </w:rPr>
        <w:t>II. Databases</w:t>
      </w:r>
    </w:p>
    <w:p w14:paraId="0DC1C745" w14:textId="77777777" w:rsidR="00A07218" w:rsidRPr="008D1483" w:rsidRDefault="00A07218" w:rsidP="008D1483">
      <w:pPr>
        <w:ind w:left="720"/>
        <w:jc w:val="both"/>
        <w:rPr>
          <w:rFonts w:ascii="Times New Roman" w:hAnsi="Times New Roman" w:cs="Times New Roman"/>
          <w:b/>
        </w:rPr>
      </w:pPr>
      <w:r w:rsidRPr="008D1483">
        <w:rPr>
          <w:rFonts w:ascii="Times New Roman" w:hAnsi="Times New Roman" w:cs="Times New Roman"/>
          <w:b/>
        </w:rPr>
        <w:t>Data linked to the redistricting process</w:t>
      </w:r>
    </w:p>
    <w:p w14:paraId="5E065E3B" w14:textId="77777777" w:rsidR="00A07218" w:rsidRPr="008D1483" w:rsidRDefault="00A07218" w:rsidP="008D1483">
      <w:pPr>
        <w:pStyle w:val="ListParagraph"/>
        <w:numPr>
          <w:ilvl w:val="0"/>
          <w:numId w:val="4"/>
        </w:numPr>
        <w:tabs>
          <w:tab w:val="left" w:pos="1080"/>
        </w:tabs>
        <w:ind w:left="1080"/>
        <w:jc w:val="both"/>
        <w:rPr>
          <w:rFonts w:ascii="Times New Roman" w:hAnsi="Times New Roman" w:cs="Times New Roman"/>
        </w:rPr>
      </w:pPr>
      <w:r w:rsidRPr="008D1483">
        <w:rPr>
          <w:rFonts w:ascii="Times New Roman" w:hAnsi="Times New Roman" w:cs="Times New Roman"/>
        </w:rPr>
        <w:t>Data generated by the IFE in federal redistricting processes of 1997, 2004 and 2013, and databases generated by the INE in the</w:t>
      </w:r>
      <w:r w:rsidR="008D1483" w:rsidRPr="008D1483">
        <w:rPr>
          <w:rFonts w:ascii="Times New Roman" w:hAnsi="Times New Roman" w:cs="Times New Roman"/>
        </w:rPr>
        <w:t xml:space="preserve"> federal and local </w:t>
      </w:r>
      <w:r w:rsidRPr="008D1483">
        <w:rPr>
          <w:rFonts w:ascii="Times New Roman" w:hAnsi="Times New Roman" w:cs="Times New Roman"/>
        </w:rPr>
        <w:t xml:space="preserve">districting processes starting in 2015. Specifically, the data bases for operationalizing the components of the federal and local redistricting models (travel times, geographic continuity indigenous population at the </w:t>
      </w:r>
      <w:proofErr w:type="spellStart"/>
      <w:r w:rsidRPr="008D1483">
        <w:rPr>
          <w:rFonts w:ascii="Times New Roman" w:hAnsi="Times New Roman" w:cs="Times New Roman"/>
          <w:i/>
        </w:rPr>
        <w:t>sección</w:t>
      </w:r>
      <w:proofErr w:type="spellEnd"/>
      <w:r w:rsidRPr="008D1483">
        <w:rPr>
          <w:rFonts w:ascii="Times New Roman" w:hAnsi="Times New Roman" w:cs="Times New Roman"/>
          <w:i/>
        </w:rPr>
        <w:t xml:space="preserve"> </w:t>
      </w:r>
      <w:r w:rsidRPr="008D1483">
        <w:rPr>
          <w:rFonts w:ascii="Times New Roman" w:hAnsi="Times New Roman" w:cs="Times New Roman"/>
        </w:rPr>
        <w:t>and municipal level, number of municipalities that were separated to avoid being part of the combinatory optimization), such as:</w:t>
      </w:r>
    </w:p>
    <w:p w14:paraId="3559F82B" w14:textId="77777777" w:rsidR="00A07218" w:rsidRPr="008D1483" w:rsidRDefault="00A07218" w:rsidP="00114C39">
      <w:pPr>
        <w:pStyle w:val="ListParagraph"/>
        <w:numPr>
          <w:ilvl w:val="1"/>
          <w:numId w:val="4"/>
        </w:numPr>
        <w:tabs>
          <w:tab w:val="left" w:pos="1080"/>
        </w:tabs>
        <w:jc w:val="both"/>
        <w:rPr>
          <w:rFonts w:ascii="Times New Roman" w:hAnsi="Times New Roman" w:cs="Times New Roman"/>
        </w:rPr>
      </w:pPr>
      <w:r w:rsidRPr="008D1483">
        <w:rPr>
          <w:rFonts w:ascii="Times New Roman" w:hAnsi="Times New Roman" w:cs="Times New Roman"/>
        </w:rPr>
        <w:t>Table of inter-sectional or inter-municipal neighborhoods that the Districting System uses to detect geographic continuity in the districts to be defined.</w:t>
      </w:r>
    </w:p>
    <w:p w14:paraId="57925154" w14:textId="77777777" w:rsidR="00A07218" w:rsidRPr="008D1483" w:rsidRDefault="00A07218" w:rsidP="00114C39">
      <w:pPr>
        <w:pStyle w:val="ListParagraph"/>
        <w:numPr>
          <w:ilvl w:val="1"/>
          <w:numId w:val="4"/>
        </w:numPr>
        <w:tabs>
          <w:tab w:val="left" w:pos="1080"/>
        </w:tabs>
        <w:jc w:val="both"/>
        <w:rPr>
          <w:rFonts w:ascii="Times New Roman" w:hAnsi="Times New Roman" w:cs="Times New Roman"/>
        </w:rPr>
      </w:pPr>
      <w:r w:rsidRPr="008D1483">
        <w:rPr>
          <w:rFonts w:ascii="Times New Roman" w:hAnsi="Times New Roman" w:cs="Times New Roman"/>
        </w:rPr>
        <w:t xml:space="preserve">Grouping table of municipalities and/or </w:t>
      </w:r>
      <w:proofErr w:type="spellStart"/>
      <w:r w:rsidR="008E7E38" w:rsidRPr="008D1483">
        <w:rPr>
          <w:rFonts w:ascii="Times New Roman" w:hAnsi="Times New Roman" w:cs="Times New Roman"/>
          <w:i/>
        </w:rPr>
        <w:t>secciones</w:t>
      </w:r>
      <w:proofErr w:type="spellEnd"/>
      <w:r w:rsidRPr="008D1483">
        <w:rPr>
          <w:rFonts w:ascii="Times New Roman" w:hAnsi="Times New Roman" w:cs="Times New Roman"/>
        </w:rPr>
        <w:t xml:space="preserve"> (which by nature are composed of disconnected territories) as a single geographic unit (or as independent geographic units) because of their size, population and territorial location</w:t>
      </w:r>
      <w:r w:rsidR="008E7E38" w:rsidRPr="008D1483">
        <w:rPr>
          <w:rFonts w:ascii="Times New Roman" w:hAnsi="Times New Roman" w:cs="Times New Roman"/>
        </w:rPr>
        <w:t>.</w:t>
      </w:r>
    </w:p>
    <w:p w14:paraId="2346D6D7" w14:textId="77777777" w:rsidR="008E7E38" w:rsidRPr="008D1483" w:rsidRDefault="008E7E38" w:rsidP="00114C39">
      <w:pPr>
        <w:pStyle w:val="ListParagraph"/>
        <w:numPr>
          <w:ilvl w:val="1"/>
          <w:numId w:val="4"/>
        </w:numPr>
        <w:tabs>
          <w:tab w:val="left" w:pos="1080"/>
        </w:tabs>
        <w:jc w:val="both"/>
        <w:rPr>
          <w:rFonts w:ascii="Times New Roman" w:hAnsi="Times New Roman" w:cs="Times New Roman"/>
        </w:rPr>
      </w:pPr>
      <w:r w:rsidRPr="008D1483">
        <w:rPr>
          <w:rFonts w:ascii="Times New Roman" w:hAnsi="Times New Roman" w:cs="Times New Roman"/>
        </w:rPr>
        <w:t xml:space="preserve">Cartographic bases with areas, perimeters, neighborhoods and coordinates of </w:t>
      </w:r>
      <w:r w:rsidRPr="009C4EBA">
        <w:rPr>
          <w:rFonts w:ascii="Times New Roman" w:hAnsi="Times New Roman" w:cs="Times New Roman"/>
        </w:rPr>
        <w:t>centroids</w:t>
      </w:r>
      <w:r w:rsidRPr="008D1483">
        <w:rPr>
          <w:rFonts w:ascii="Times New Roman" w:hAnsi="Times New Roman" w:cs="Times New Roman"/>
        </w:rPr>
        <w:t xml:space="preserve">/rectangles that contain </w:t>
      </w:r>
      <w:proofErr w:type="spellStart"/>
      <w:r w:rsidRPr="008D1483">
        <w:rPr>
          <w:rFonts w:ascii="Times New Roman" w:hAnsi="Times New Roman" w:cs="Times New Roman"/>
          <w:i/>
        </w:rPr>
        <w:t>secciones</w:t>
      </w:r>
      <w:proofErr w:type="spellEnd"/>
      <w:r w:rsidRPr="008D1483">
        <w:rPr>
          <w:rFonts w:ascii="Times New Roman" w:hAnsi="Times New Roman" w:cs="Times New Roman"/>
        </w:rPr>
        <w:t>.</w:t>
      </w:r>
    </w:p>
    <w:p w14:paraId="6FACA8FB" w14:textId="77777777" w:rsidR="008E7E38" w:rsidRPr="008D1483" w:rsidRDefault="008E7E38" w:rsidP="00114C39">
      <w:pPr>
        <w:pStyle w:val="ListParagraph"/>
        <w:numPr>
          <w:ilvl w:val="1"/>
          <w:numId w:val="4"/>
        </w:numPr>
        <w:tabs>
          <w:tab w:val="left" w:pos="1080"/>
        </w:tabs>
        <w:jc w:val="both"/>
        <w:rPr>
          <w:rFonts w:ascii="Times New Roman" w:hAnsi="Times New Roman" w:cs="Times New Roman"/>
        </w:rPr>
      </w:pPr>
      <w:r w:rsidRPr="008D1483">
        <w:rPr>
          <w:rFonts w:ascii="Times New Roman" w:hAnsi="Times New Roman" w:cs="Times New Roman"/>
        </w:rPr>
        <w:t>Table of inter-sectional or inter-municipal travel times for each of the 32 federal states, which serve as an input for the Districting System.</w:t>
      </w:r>
    </w:p>
    <w:p w14:paraId="4DDB8BD6" w14:textId="77777777" w:rsidR="008E7E38" w:rsidRPr="008D1483" w:rsidRDefault="008E7E38" w:rsidP="008D1483">
      <w:pPr>
        <w:pStyle w:val="ListParagraph"/>
        <w:numPr>
          <w:ilvl w:val="0"/>
          <w:numId w:val="4"/>
        </w:numPr>
        <w:tabs>
          <w:tab w:val="left" w:pos="1080"/>
        </w:tabs>
        <w:ind w:left="1080"/>
        <w:jc w:val="both"/>
        <w:rPr>
          <w:rFonts w:ascii="Times New Roman" w:hAnsi="Times New Roman" w:cs="Times New Roman"/>
        </w:rPr>
      </w:pPr>
      <w:r w:rsidRPr="008D1483">
        <w:rPr>
          <w:rFonts w:ascii="Times New Roman" w:hAnsi="Times New Roman" w:cs="Times New Roman"/>
        </w:rPr>
        <w:t xml:space="preserve">Current electoral cartography at the national, state, municipal, district and </w:t>
      </w:r>
      <w:proofErr w:type="spellStart"/>
      <w:r w:rsidRPr="008D1483">
        <w:rPr>
          <w:rFonts w:ascii="Times New Roman" w:hAnsi="Times New Roman" w:cs="Times New Roman"/>
          <w:i/>
        </w:rPr>
        <w:t>sección</w:t>
      </w:r>
      <w:proofErr w:type="spellEnd"/>
      <w:r w:rsidRPr="008D1483">
        <w:rPr>
          <w:rFonts w:ascii="Times New Roman" w:hAnsi="Times New Roman" w:cs="Times New Roman"/>
          <w:i/>
        </w:rPr>
        <w:t xml:space="preserve"> </w:t>
      </w:r>
      <w:r w:rsidRPr="008D1483">
        <w:rPr>
          <w:rFonts w:ascii="Times New Roman" w:hAnsi="Times New Roman" w:cs="Times New Roman"/>
        </w:rPr>
        <w:t>level.</w:t>
      </w:r>
    </w:p>
    <w:p w14:paraId="7A9064E2" w14:textId="241D3DEE" w:rsidR="008E7E38" w:rsidRPr="008D1483" w:rsidRDefault="008E7E38" w:rsidP="008D1483">
      <w:pPr>
        <w:pStyle w:val="ListParagraph"/>
        <w:numPr>
          <w:ilvl w:val="0"/>
          <w:numId w:val="4"/>
        </w:numPr>
        <w:tabs>
          <w:tab w:val="left" w:pos="1080"/>
        </w:tabs>
        <w:ind w:left="1080"/>
        <w:jc w:val="both"/>
        <w:rPr>
          <w:rFonts w:ascii="Times New Roman" w:hAnsi="Times New Roman" w:cs="Times New Roman"/>
        </w:rPr>
      </w:pPr>
      <w:r w:rsidRPr="008D1483">
        <w:rPr>
          <w:rFonts w:ascii="Times New Roman" w:hAnsi="Times New Roman" w:cs="Times New Roman"/>
        </w:rPr>
        <w:t>Electoral data</w:t>
      </w:r>
      <w:r w:rsidR="00BA382C">
        <w:rPr>
          <w:rFonts w:ascii="Times New Roman" w:hAnsi="Times New Roman" w:cs="Times New Roman"/>
        </w:rPr>
        <w:t>.</w:t>
      </w:r>
    </w:p>
    <w:p w14:paraId="107B31A2" w14:textId="77777777" w:rsidR="008E7E38" w:rsidRPr="008D1483" w:rsidRDefault="008E7E38" w:rsidP="008D1483">
      <w:pPr>
        <w:pStyle w:val="ListParagraph"/>
        <w:numPr>
          <w:ilvl w:val="0"/>
          <w:numId w:val="4"/>
        </w:numPr>
        <w:tabs>
          <w:tab w:val="left" w:pos="1080"/>
        </w:tabs>
        <w:ind w:left="1080"/>
        <w:jc w:val="both"/>
        <w:rPr>
          <w:rFonts w:ascii="Times New Roman" w:hAnsi="Times New Roman" w:cs="Times New Roman"/>
        </w:rPr>
      </w:pPr>
      <w:r w:rsidRPr="008D1483">
        <w:rPr>
          <w:rFonts w:ascii="Times New Roman" w:hAnsi="Times New Roman" w:cs="Times New Roman"/>
        </w:rPr>
        <w:t xml:space="preserve">Database with the number of voters, electoral results and electoral turnout at the state, municipal, district and </w:t>
      </w:r>
      <w:proofErr w:type="spellStart"/>
      <w:r w:rsidRPr="008D1483">
        <w:rPr>
          <w:rFonts w:ascii="Times New Roman" w:hAnsi="Times New Roman" w:cs="Times New Roman"/>
          <w:i/>
        </w:rPr>
        <w:t>sección</w:t>
      </w:r>
      <w:proofErr w:type="spellEnd"/>
      <w:r w:rsidRPr="008D1483">
        <w:rPr>
          <w:rFonts w:ascii="Times New Roman" w:hAnsi="Times New Roman" w:cs="Times New Roman"/>
          <w:i/>
        </w:rPr>
        <w:t xml:space="preserve"> </w:t>
      </w:r>
      <w:r w:rsidRPr="008D1483">
        <w:rPr>
          <w:rFonts w:ascii="Times New Roman" w:hAnsi="Times New Roman" w:cs="Times New Roman"/>
        </w:rPr>
        <w:t>level.</w:t>
      </w:r>
    </w:p>
    <w:p w14:paraId="612BCD52" w14:textId="77777777" w:rsidR="008D1483" w:rsidRPr="008D1483" w:rsidRDefault="008D1483" w:rsidP="008D1483">
      <w:pPr>
        <w:ind w:left="720"/>
        <w:jc w:val="both"/>
        <w:rPr>
          <w:rFonts w:ascii="Times New Roman" w:hAnsi="Times New Roman" w:cs="Times New Roman"/>
        </w:rPr>
      </w:pPr>
    </w:p>
    <w:p w14:paraId="6870A8D7" w14:textId="77777777" w:rsidR="008D1483" w:rsidRPr="008D1483" w:rsidRDefault="008D1483" w:rsidP="008D1483">
      <w:pPr>
        <w:ind w:left="720"/>
        <w:jc w:val="both"/>
        <w:rPr>
          <w:rFonts w:ascii="Times New Roman" w:hAnsi="Times New Roman" w:cs="Times New Roman"/>
          <w:b/>
        </w:rPr>
      </w:pPr>
      <w:r w:rsidRPr="008D1483">
        <w:rPr>
          <w:rFonts w:ascii="Times New Roman" w:hAnsi="Times New Roman" w:cs="Times New Roman"/>
          <w:b/>
        </w:rPr>
        <w:t>III. Software</w:t>
      </w:r>
    </w:p>
    <w:p w14:paraId="450A2914" w14:textId="77777777" w:rsidR="008D1483" w:rsidRPr="008D1483" w:rsidRDefault="008D1483" w:rsidP="008D1483">
      <w:pPr>
        <w:pStyle w:val="ListParagraph"/>
        <w:numPr>
          <w:ilvl w:val="0"/>
          <w:numId w:val="5"/>
        </w:numPr>
        <w:ind w:left="1080"/>
        <w:jc w:val="both"/>
        <w:rPr>
          <w:rFonts w:ascii="Times New Roman" w:hAnsi="Times New Roman" w:cs="Times New Roman"/>
        </w:rPr>
      </w:pPr>
      <w:r w:rsidRPr="008D1483">
        <w:rPr>
          <w:rFonts w:ascii="Times New Roman" w:hAnsi="Times New Roman" w:cs="Times New Roman"/>
        </w:rPr>
        <w:t>Districting Software (or redistricting system) designed by the IFE/INE and used to operationalize the combinatorial optimization algorithms (simulated annealing, honeycomb optimization).</w:t>
      </w:r>
    </w:p>
    <w:p w14:paraId="31D6D077" w14:textId="77777777" w:rsidR="008D1483" w:rsidRPr="008D1483" w:rsidRDefault="008D1483" w:rsidP="008D1483">
      <w:pPr>
        <w:pStyle w:val="ListParagraph"/>
        <w:numPr>
          <w:ilvl w:val="0"/>
          <w:numId w:val="5"/>
        </w:numPr>
        <w:ind w:left="1080"/>
        <w:jc w:val="both"/>
        <w:rPr>
          <w:rFonts w:ascii="Times New Roman" w:hAnsi="Times New Roman" w:cs="Times New Roman"/>
        </w:rPr>
      </w:pPr>
      <w:r w:rsidRPr="008D1483">
        <w:rPr>
          <w:rFonts w:ascii="Times New Roman" w:hAnsi="Times New Roman" w:cs="Times New Roman"/>
        </w:rPr>
        <w:t>Indicator Platform (indicator system) developed by the IFE/INE to evaluate the various proposals generated by the redistricting system, the technical committee, and the political parties.</w:t>
      </w:r>
    </w:p>
    <w:p w14:paraId="190823CC" w14:textId="77777777" w:rsidR="008D1483" w:rsidRPr="008D1483" w:rsidRDefault="008D1483" w:rsidP="008D1483">
      <w:pPr>
        <w:pStyle w:val="ListParagraph"/>
        <w:numPr>
          <w:ilvl w:val="0"/>
          <w:numId w:val="5"/>
        </w:numPr>
        <w:ind w:left="1080"/>
        <w:jc w:val="both"/>
        <w:rPr>
          <w:rFonts w:ascii="Times New Roman" w:hAnsi="Times New Roman" w:cs="Times New Roman"/>
        </w:rPr>
      </w:pPr>
      <w:r w:rsidRPr="008D1483">
        <w:rPr>
          <w:rFonts w:ascii="Times New Roman" w:hAnsi="Times New Roman" w:cs="Times New Roman"/>
        </w:rPr>
        <w:t>Source code for the Districting System.</w:t>
      </w:r>
    </w:p>
    <w:sectPr w:rsidR="008D1483" w:rsidRPr="008D1483" w:rsidSect="005F4C10">
      <w:footerReference w:type="even" r:id="rId20"/>
      <w:footerReference w:type="default" r:id="rId21"/>
      <w:pgSz w:w="12240" w:h="15840"/>
      <w:pgMar w:top="1440" w:right="171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3" w:author="..." w:date="2016-04-07T18:23:00Z" w:initials=".">
    <w:p w14:paraId="26B78151" w14:textId="322BCB45" w:rsidR="004C4E88" w:rsidRDefault="004C4E88">
      <w:pPr>
        <w:pStyle w:val="CommentText"/>
      </w:pPr>
      <w:r>
        <w:rPr>
          <w:rStyle w:val="CommentReference"/>
        </w:rPr>
        <w:annotationRef/>
      </w:r>
      <w:r>
        <w:t>Is this the correct term?</w:t>
      </w:r>
    </w:p>
  </w:comment>
  <w:comment w:id="109" w:author="..." w:date="2016-04-07T18:23:00Z" w:initials=".">
    <w:p w14:paraId="5249D114" w14:textId="3ACFB591" w:rsidR="004C4E88" w:rsidRDefault="004C4E88">
      <w:pPr>
        <w:pStyle w:val="CommentText"/>
      </w:pPr>
      <w:r>
        <w:rPr>
          <w:rStyle w:val="CommentReference"/>
        </w:rPr>
        <w:annotationRef/>
      </w:r>
      <w:r>
        <w:t xml:space="preserve">This note, and the one bellow were requested by the editor, since the image will be printed in black and white.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E28778" w14:textId="77777777" w:rsidR="004C4E88" w:rsidRDefault="004C4E88" w:rsidP="009B27C5">
      <w:r>
        <w:separator/>
      </w:r>
    </w:p>
  </w:endnote>
  <w:endnote w:type="continuationSeparator" w:id="0">
    <w:p w14:paraId="2739F93E" w14:textId="77777777" w:rsidR="004C4E88" w:rsidRDefault="004C4E88" w:rsidP="009B27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American Typewriter">
    <w:panose1 w:val="02090604020004020304"/>
    <w:charset w:val="00"/>
    <w:family w:val="auto"/>
    <w:pitch w:val="variable"/>
    <w:sig w:usb0="A000006F" w:usb1="00000019" w:usb2="00000000" w:usb3="00000000" w:csb0="0000011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6A1B60" w14:textId="77777777" w:rsidR="004C4E88" w:rsidRDefault="004C4E88" w:rsidP="00B010D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0A8E80C" w14:textId="77777777" w:rsidR="004C4E88" w:rsidRDefault="004C4E88" w:rsidP="009C085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D0F69A" w14:textId="77777777" w:rsidR="004C4E88" w:rsidRDefault="004C4E88" w:rsidP="00B010D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463EF">
      <w:rPr>
        <w:rStyle w:val="PageNumber"/>
        <w:noProof/>
      </w:rPr>
      <w:t>30</w:t>
    </w:r>
    <w:r>
      <w:rPr>
        <w:rStyle w:val="PageNumber"/>
      </w:rPr>
      <w:fldChar w:fldCharType="end"/>
    </w:r>
  </w:p>
  <w:p w14:paraId="14914DBC" w14:textId="77777777" w:rsidR="004C4E88" w:rsidRDefault="004C4E88" w:rsidP="009C085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CA07E0" w14:textId="77777777" w:rsidR="004C4E88" w:rsidRDefault="004C4E88" w:rsidP="009B27C5">
      <w:r>
        <w:separator/>
      </w:r>
    </w:p>
  </w:footnote>
  <w:footnote w:type="continuationSeparator" w:id="0">
    <w:p w14:paraId="5557136A" w14:textId="77777777" w:rsidR="004C4E88" w:rsidRDefault="004C4E88" w:rsidP="009B27C5">
      <w:r>
        <w:continuationSeparator/>
      </w:r>
    </w:p>
  </w:footnote>
  <w:footnote w:id="1">
    <w:p w14:paraId="78A3E3CB" w14:textId="121DD2F6" w:rsidR="004C4E88" w:rsidRPr="006967D7" w:rsidRDefault="004C4E88"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We are grateful for the comments and suggestions of the anonymous reviewers.</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We are also indebted to the </w:t>
      </w:r>
      <w:r w:rsidRPr="001C5E10">
        <w:rPr>
          <w:rFonts w:ascii="Times New Roman" w:hAnsi="Times New Roman" w:cs="Times New Roman"/>
          <w:i/>
          <w:sz w:val="20"/>
          <w:szCs w:val="20"/>
        </w:rPr>
        <w:t>Colegio de México</w:t>
      </w:r>
      <w:r w:rsidRPr="006967D7">
        <w:rPr>
          <w:rFonts w:ascii="Times New Roman" w:hAnsi="Times New Roman" w:cs="Times New Roman"/>
          <w:sz w:val="20"/>
          <w:szCs w:val="20"/>
        </w:rPr>
        <w:t xml:space="preserve"> Center for International Studies for </w:t>
      </w:r>
      <w:r>
        <w:rPr>
          <w:rFonts w:ascii="Times New Roman" w:hAnsi="Times New Roman" w:cs="Times New Roman"/>
          <w:sz w:val="20"/>
          <w:szCs w:val="20"/>
        </w:rPr>
        <w:t>organizing</w:t>
      </w:r>
      <w:r w:rsidRPr="006967D7">
        <w:rPr>
          <w:rFonts w:ascii="Times New Roman" w:hAnsi="Times New Roman" w:cs="Times New Roman"/>
          <w:sz w:val="20"/>
          <w:szCs w:val="20"/>
        </w:rPr>
        <w:t xml:space="preserve"> a discussion table in Mexico City (October 2015).</w:t>
      </w:r>
      <w:r>
        <w:rPr>
          <w:rFonts w:ascii="Times New Roman" w:hAnsi="Times New Roman" w:cs="Times New Roman"/>
          <w:sz w:val="20"/>
          <w:szCs w:val="20"/>
        </w:rPr>
        <w:t xml:space="preserve"> </w:t>
      </w:r>
      <w:r w:rsidRPr="006967D7">
        <w:rPr>
          <w:rFonts w:ascii="Times New Roman" w:hAnsi="Times New Roman" w:cs="Times New Roman"/>
          <w:sz w:val="20"/>
          <w:szCs w:val="20"/>
        </w:rPr>
        <w:t>We would like to acknowledge the National Electoral Institute (INE) Cartography Department for sharing with us its experience in redistricting processes since 1996.</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Eric Magar wishes to thank the </w:t>
      </w:r>
      <w:proofErr w:type="spellStart"/>
      <w:r w:rsidRPr="001C5E10">
        <w:rPr>
          <w:rFonts w:ascii="Times New Roman" w:hAnsi="Times New Roman" w:cs="Times New Roman"/>
          <w:i/>
          <w:sz w:val="20"/>
          <w:szCs w:val="20"/>
        </w:rPr>
        <w:t>Asociación</w:t>
      </w:r>
      <w:proofErr w:type="spellEnd"/>
      <w:r w:rsidRPr="001C5E10">
        <w:rPr>
          <w:rFonts w:ascii="Times New Roman" w:hAnsi="Times New Roman" w:cs="Times New Roman"/>
          <w:i/>
          <w:sz w:val="20"/>
          <w:szCs w:val="20"/>
        </w:rPr>
        <w:t xml:space="preserve"> Mexicana de </w:t>
      </w:r>
      <w:proofErr w:type="spellStart"/>
      <w:r w:rsidRPr="001C5E10">
        <w:rPr>
          <w:rFonts w:ascii="Times New Roman" w:hAnsi="Times New Roman" w:cs="Times New Roman"/>
          <w:i/>
          <w:sz w:val="20"/>
          <w:szCs w:val="20"/>
        </w:rPr>
        <w:t>Cultura</w:t>
      </w:r>
      <w:proofErr w:type="spellEnd"/>
      <w:r w:rsidRPr="001C5E10">
        <w:rPr>
          <w:rFonts w:ascii="Times New Roman" w:hAnsi="Times New Roman" w:cs="Times New Roman"/>
          <w:i/>
          <w:sz w:val="20"/>
          <w:szCs w:val="20"/>
        </w:rPr>
        <w:t xml:space="preserve"> A.C.</w:t>
      </w:r>
      <w:r w:rsidRPr="006967D7">
        <w:rPr>
          <w:rFonts w:ascii="Times New Roman" w:hAnsi="Times New Roman" w:cs="Times New Roman"/>
          <w:sz w:val="20"/>
          <w:szCs w:val="20"/>
        </w:rPr>
        <w:t xml:space="preserve"> and </w:t>
      </w:r>
      <w:r>
        <w:rPr>
          <w:rFonts w:ascii="Times New Roman" w:hAnsi="Times New Roman" w:cs="Times New Roman"/>
          <w:sz w:val="20"/>
          <w:szCs w:val="20"/>
        </w:rPr>
        <w:t xml:space="preserve">the </w:t>
      </w:r>
      <w:proofErr w:type="spellStart"/>
      <w:r>
        <w:rPr>
          <w:rFonts w:ascii="Times New Roman" w:hAnsi="Times New Roman" w:cs="Times New Roman"/>
          <w:i/>
          <w:sz w:val="20"/>
          <w:szCs w:val="20"/>
        </w:rPr>
        <w:t>Sistema</w:t>
      </w:r>
      <w:proofErr w:type="spellEnd"/>
      <w:r>
        <w:rPr>
          <w:rFonts w:ascii="Times New Roman" w:hAnsi="Times New Roman" w:cs="Times New Roman"/>
          <w:i/>
          <w:sz w:val="20"/>
          <w:szCs w:val="20"/>
        </w:rPr>
        <w:t xml:space="preserve"> Nacional de </w:t>
      </w:r>
      <w:proofErr w:type="spellStart"/>
      <w:r>
        <w:rPr>
          <w:rFonts w:ascii="Times New Roman" w:hAnsi="Times New Roman" w:cs="Times New Roman"/>
          <w:i/>
          <w:sz w:val="20"/>
          <w:szCs w:val="20"/>
        </w:rPr>
        <w:t>Investigadores</w:t>
      </w:r>
      <w:proofErr w:type="spellEnd"/>
      <w:r>
        <w:rPr>
          <w:rFonts w:ascii="Times New Roman" w:hAnsi="Times New Roman" w:cs="Times New Roman"/>
          <w:i/>
          <w:sz w:val="20"/>
          <w:szCs w:val="20"/>
        </w:rPr>
        <w:t xml:space="preserve"> </w:t>
      </w:r>
      <w:r>
        <w:rPr>
          <w:rFonts w:ascii="Times New Roman" w:hAnsi="Times New Roman" w:cs="Times New Roman"/>
          <w:sz w:val="20"/>
          <w:szCs w:val="20"/>
        </w:rPr>
        <w:t>(SNI)</w:t>
      </w:r>
      <w:r w:rsidRPr="006967D7">
        <w:rPr>
          <w:rFonts w:ascii="Times New Roman" w:hAnsi="Times New Roman" w:cs="Times New Roman"/>
          <w:sz w:val="20"/>
          <w:szCs w:val="20"/>
        </w:rPr>
        <w:t xml:space="preserve"> for their support in developing this paper.</w:t>
      </w:r>
      <w:r>
        <w:rPr>
          <w:rFonts w:ascii="Times New Roman" w:hAnsi="Times New Roman" w:cs="Times New Roman"/>
          <w:sz w:val="20"/>
          <w:szCs w:val="20"/>
        </w:rPr>
        <w:t xml:space="preserve"> </w:t>
      </w:r>
      <w:r w:rsidRPr="006967D7">
        <w:rPr>
          <w:rFonts w:ascii="Times New Roman" w:hAnsi="Times New Roman" w:cs="Times New Roman"/>
          <w:sz w:val="20"/>
          <w:szCs w:val="20"/>
        </w:rPr>
        <w:t>The data for the note and a technical appendix will be available online after the work is published.</w:t>
      </w:r>
      <w:r>
        <w:rPr>
          <w:rFonts w:ascii="Times New Roman" w:hAnsi="Times New Roman" w:cs="Times New Roman"/>
          <w:sz w:val="20"/>
          <w:szCs w:val="20"/>
        </w:rPr>
        <w:t xml:space="preserve"> Article translated from Spanish by Susana </w:t>
      </w:r>
      <w:proofErr w:type="spellStart"/>
      <w:r>
        <w:rPr>
          <w:rFonts w:ascii="Times New Roman" w:hAnsi="Times New Roman" w:cs="Times New Roman"/>
          <w:sz w:val="20"/>
          <w:szCs w:val="20"/>
        </w:rPr>
        <w:t>Guardado</w:t>
      </w:r>
      <w:proofErr w:type="spellEnd"/>
      <w:r>
        <w:rPr>
          <w:rFonts w:ascii="Times New Roman" w:hAnsi="Times New Roman" w:cs="Times New Roman"/>
          <w:sz w:val="20"/>
          <w:szCs w:val="20"/>
        </w:rPr>
        <w:t xml:space="preserve"> y del Castro. </w:t>
      </w:r>
      <w:r w:rsidRPr="006967D7">
        <w:rPr>
          <w:rFonts w:ascii="Times New Roman" w:hAnsi="Times New Roman" w:cs="Times New Roman"/>
          <w:sz w:val="20"/>
          <w:szCs w:val="20"/>
        </w:rPr>
        <w:t>Article received on April 10, 2015 and accepted for publication on January 26, 2016.</w:t>
      </w:r>
    </w:p>
  </w:footnote>
  <w:footnote w:id="2">
    <w:p w14:paraId="4266EC8A" w14:textId="77777777" w:rsidR="004C4E88" w:rsidRPr="006967D7" w:rsidRDefault="004C4E88"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w:t>
      </w:r>
      <w:r w:rsidRPr="001C5E10">
        <w:rPr>
          <w:rFonts w:ascii="Times New Roman" w:hAnsi="Times New Roman" w:cs="Times New Roman"/>
          <w:b/>
          <w:sz w:val="20"/>
          <w:szCs w:val="20"/>
        </w:rPr>
        <w:t>Alejandro Trelles</w:t>
      </w:r>
      <w:r w:rsidRPr="006967D7">
        <w:rPr>
          <w:rFonts w:ascii="Times New Roman" w:hAnsi="Times New Roman" w:cs="Times New Roman"/>
          <w:sz w:val="20"/>
          <w:szCs w:val="20"/>
        </w:rPr>
        <w:t xml:space="preserve">, </w:t>
      </w:r>
      <w:hyperlink r:id="rId1" w:history="1">
        <w:r w:rsidRPr="006967D7">
          <w:rPr>
            <w:rStyle w:val="Hyperlink"/>
            <w:rFonts w:ascii="Times New Roman" w:hAnsi="Times New Roman" w:cs="Times New Roman"/>
            <w:sz w:val="20"/>
            <w:szCs w:val="20"/>
          </w:rPr>
          <w:t>lat44@pitt.edu</w:t>
        </w:r>
      </w:hyperlink>
      <w:r w:rsidRPr="006967D7">
        <w:rPr>
          <w:rFonts w:ascii="Times New Roman" w:hAnsi="Times New Roman" w:cs="Times New Roman"/>
          <w:sz w:val="20"/>
          <w:szCs w:val="20"/>
        </w:rPr>
        <w:t xml:space="preserve">, is a doctoral candidate in political science at the University of Pittsburgh, 4600 Wesley W. </w:t>
      </w:r>
      <w:proofErr w:type="spellStart"/>
      <w:r w:rsidRPr="006967D7">
        <w:rPr>
          <w:rFonts w:ascii="Times New Roman" w:hAnsi="Times New Roman" w:cs="Times New Roman"/>
          <w:sz w:val="20"/>
          <w:szCs w:val="20"/>
        </w:rPr>
        <w:t>Posvar</w:t>
      </w:r>
      <w:proofErr w:type="spellEnd"/>
      <w:r w:rsidRPr="006967D7">
        <w:rPr>
          <w:rFonts w:ascii="Times New Roman" w:hAnsi="Times New Roman" w:cs="Times New Roman"/>
          <w:sz w:val="20"/>
          <w:szCs w:val="20"/>
        </w:rPr>
        <w:t xml:space="preserve"> Hall, Pittsburgh, PA, 15260. </w:t>
      </w:r>
      <w:proofErr w:type="gramStart"/>
      <w:r w:rsidRPr="006967D7">
        <w:rPr>
          <w:rFonts w:ascii="Times New Roman" w:hAnsi="Times New Roman" w:cs="Times New Roman"/>
          <w:sz w:val="20"/>
          <w:szCs w:val="20"/>
        </w:rPr>
        <w:t>phone</w:t>
      </w:r>
      <w:proofErr w:type="gramEnd"/>
      <w:r w:rsidRPr="006967D7">
        <w:rPr>
          <w:rFonts w:ascii="Times New Roman" w:hAnsi="Times New Roman" w:cs="Times New Roman"/>
          <w:sz w:val="20"/>
          <w:szCs w:val="20"/>
        </w:rPr>
        <w:t xml:space="preserve"> +1(412)9790715. </w:t>
      </w:r>
      <w:r w:rsidRPr="006967D7">
        <w:rPr>
          <w:rFonts w:ascii="Times New Roman" w:hAnsi="Times New Roman" w:cs="Times New Roman"/>
          <w:b/>
          <w:sz w:val="20"/>
          <w:szCs w:val="20"/>
        </w:rPr>
        <w:t>Micah Altman</w:t>
      </w:r>
      <w:r w:rsidRPr="006967D7">
        <w:rPr>
          <w:rFonts w:ascii="Times New Roman" w:hAnsi="Times New Roman" w:cs="Times New Roman"/>
          <w:sz w:val="20"/>
          <w:szCs w:val="20"/>
        </w:rPr>
        <w:t xml:space="preserve">, </w:t>
      </w:r>
      <w:r w:rsidRPr="006967D7">
        <w:rPr>
          <w:rStyle w:val="InternetLink"/>
          <w:rFonts w:ascii="Times New Roman" w:hAnsi="Times New Roman" w:cs="Times New Roman"/>
          <w:sz w:val="20"/>
          <w:szCs w:val="20"/>
          <w:lang w:val="en-US"/>
        </w:rPr>
        <w:t>escience@mit.edu</w:t>
      </w:r>
      <w:r w:rsidRPr="006967D7">
        <w:rPr>
          <w:rFonts w:ascii="Times New Roman" w:hAnsi="Times New Roman" w:cs="Times New Roman"/>
          <w:sz w:val="20"/>
          <w:szCs w:val="20"/>
        </w:rPr>
        <w:t xml:space="preserve">, is director of research in the program on information science at the Massachusetts. </w:t>
      </w:r>
      <w:proofErr w:type="gramStart"/>
      <w:r w:rsidRPr="006967D7">
        <w:rPr>
          <w:rFonts w:ascii="Times New Roman" w:hAnsi="Times New Roman" w:cs="Times New Roman"/>
          <w:sz w:val="20"/>
          <w:szCs w:val="20"/>
        </w:rPr>
        <w:t>Institute of Technology</w:t>
      </w:r>
      <w:r>
        <w:rPr>
          <w:rFonts w:ascii="Times New Roman" w:hAnsi="Times New Roman" w:cs="Times New Roman"/>
          <w:sz w:val="20"/>
          <w:szCs w:val="20"/>
        </w:rPr>
        <w:t xml:space="preserve"> </w:t>
      </w:r>
      <w:r w:rsidRPr="006967D7">
        <w:rPr>
          <w:rFonts w:ascii="Times New Roman" w:hAnsi="Times New Roman" w:cs="Times New Roman"/>
          <w:sz w:val="20"/>
          <w:szCs w:val="20"/>
        </w:rPr>
        <w:t>(MIT), E25-131, 77 Massachusetts Ave, Cambridge, Massachusetts, 02139.</w:t>
      </w:r>
      <w:proofErr w:type="gramEnd"/>
      <w:r w:rsidRPr="006967D7">
        <w:rPr>
          <w:rFonts w:ascii="Times New Roman" w:hAnsi="Times New Roman" w:cs="Times New Roman"/>
          <w:sz w:val="20"/>
          <w:szCs w:val="20"/>
        </w:rPr>
        <w:t xml:space="preserve"> Phone: +1(585)4664224. </w:t>
      </w:r>
      <w:r w:rsidRPr="006967D7">
        <w:rPr>
          <w:rFonts w:ascii="Times New Roman" w:hAnsi="Times New Roman" w:cs="Times New Roman"/>
          <w:b/>
          <w:sz w:val="20"/>
          <w:szCs w:val="20"/>
        </w:rPr>
        <w:t>Eric Magar</w:t>
      </w:r>
      <w:r w:rsidRPr="006967D7">
        <w:rPr>
          <w:rFonts w:ascii="Times New Roman" w:hAnsi="Times New Roman" w:cs="Times New Roman"/>
          <w:sz w:val="20"/>
          <w:szCs w:val="20"/>
        </w:rPr>
        <w:t xml:space="preserve">, </w:t>
      </w:r>
      <w:r w:rsidRPr="006967D7">
        <w:rPr>
          <w:rStyle w:val="InternetLink"/>
          <w:rFonts w:ascii="Times New Roman" w:hAnsi="Times New Roman" w:cs="Times New Roman"/>
          <w:sz w:val="20"/>
          <w:szCs w:val="20"/>
          <w:lang w:val="en-US"/>
        </w:rPr>
        <w:t>emagar@itam.mx</w:t>
      </w:r>
      <w:r>
        <w:rPr>
          <w:rFonts w:ascii="Times New Roman" w:hAnsi="Times New Roman" w:cs="Times New Roman"/>
          <w:sz w:val="20"/>
          <w:szCs w:val="20"/>
        </w:rPr>
        <w:t xml:space="preserve">, is </w:t>
      </w:r>
      <w:r w:rsidRPr="006967D7">
        <w:rPr>
          <w:rFonts w:ascii="Times New Roman" w:hAnsi="Times New Roman" w:cs="Times New Roman"/>
          <w:sz w:val="20"/>
          <w:szCs w:val="20"/>
        </w:rPr>
        <w:t xml:space="preserve">a full-time professor of political science at the Instituto </w:t>
      </w:r>
      <w:proofErr w:type="spellStart"/>
      <w:r w:rsidRPr="006967D7">
        <w:rPr>
          <w:rFonts w:ascii="Times New Roman" w:hAnsi="Times New Roman" w:cs="Times New Roman"/>
          <w:sz w:val="20"/>
          <w:szCs w:val="20"/>
        </w:rPr>
        <w:t>Tecnológico</w:t>
      </w:r>
      <w:proofErr w:type="spellEnd"/>
      <w:r w:rsidRPr="006967D7">
        <w:rPr>
          <w:rFonts w:ascii="Times New Roman" w:hAnsi="Times New Roman" w:cs="Times New Roman"/>
          <w:sz w:val="20"/>
          <w:szCs w:val="20"/>
        </w:rPr>
        <w:t xml:space="preserve"> </w:t>
      </w:r>
      <w:proofErr w:type="spellStart"/>
      <w:r w:rsidRPr="006967D7">
        <w:rPr>
          <w:rFonts w:ascii="Times New Roman" w:hAnsi="Times New Roman" w:cs="Times New Roman"/>
          <w:sz w:val="20"/>
          <w:szCs w:val="20"/>
        </w:rPr>
        <w:t>Autónomo</w:t>
      </w:r>
      <w:proofErr w:type="spellEnd"/>
      <w:r w:rsidRPr="006967D7">
        <w:rPr>
          <w:rFonts w:ascii="Times New Roman" w:hAnsi="Times New Roman" w:cs="Times New Roman"/>
          <w:sz w:val="20"/>
          <w:szCs w:val="20"/>
        </w:rPr>
        <w:t xml:space="preserve"> de México (ITAM), Río Hondo 1, </w:t>
      </w:r>
      <w:proofErr w:type="spellStart"/>
      <w:r w:rsidRPr="006967D7">
        <w:rPr>
          <w:rFonts w:ascii="Times New Roman" w:hAnsi="Times New Roman" w:cs="Times New Roman"/>
          <w:sz w:val="20"/>
          <w:szCs w:val="20"/>
        </w:rPr>
        <w:t>Progreso</w:t>
      </w:r>
      <w:proofErr w:type="spellEnd"/>
      <w:r w:rsidRPr="006967D7">
        <w:rPr>
          <w:rFonts w:ascii="Times New Roman" w:hAnsi="Times New Roman" w:cs="Times New Roman"/>
          <w:sz w:val="20"/>
          <w:szCs w:val="20"/>
        </w:rPr>
        <w:t xml:space="preserve"> Tizapán, México, D.F., 01000. Phone: +52(55)56284079. </w:t>
      </w:r>
      <w:r w:rsidRPr="006967D7">
        <w:rPr>
          <w:rFonts w:ascii="Times New Roman" w:hAnsi="Times New Roman" w:cs="Times New Roman"/>
          <w:b/>
          <w:sz w:val="20"/>
          <w:szCs w:val="20"/>
        </w:rPr>
        <w:t>Michael P. McDonald</w:t>
      </w:r>
      <w:r w:rsidRPr="006967D7">
        <w:rPr>
          <w:rFonts w:ascii="Times New Roman" w:hAnsi="Times New Roman" w:cs="Times New Roman"/>
          <w:sz w:val="20"/>
          <w:szCs w:val="20"/>
        </w:rPr>
        <w:t xml:space="preserve">, </w:t>
      </w:r>
      <w:r w:rsidRPr="006967D7">
        <w:rPr>
          <w:rStyle w:val="InternetLink"/>
          <w:rFonts w:ascii="Times New Roman" w:hAnsi="Times New Roman" w:cs="Times New Roman"/>
          <w:sz w:val="20"/>
          <w:szCs w:val="20"/>
          <w:lang w:val="en-US"/>
        </w:rPr>
        <w:t>michael.mcdonald@ufl.edu</w:t>
      </w:r>
      <w:r w:rsidRPr="006967D7">
        <w:rPr>
          <w:rFonts w:ascii="Times New Roman" w:hAnsi="Times New Roman" w:cs="Times New Roman"/>
          <w:sz w:val="20"/>
          <w:szCs w:val="20"/>
        </w:rPr>
        <w:t>, is associate professor of political science at the University of</w:t>
      </w:r>
      <w:r>
        <w:rPr>
          <w:rFonts w:ascii="Times New Roman" w:hAnsi="Times New Roman" w:cs="Times New Roman"/>
          <w:sz w:val="20"/>
          <w:szCs w:val="20"/>
        </w:rPr>
        <w:t xml:space="preserve"> </w:t>
      </w:r>
      <w:r w:rsidRPr="006967D7">
        <w:rPr>
          <w:rFonts w:ascii="Times New Roman" w:hAnsi="Times New Roman" w:cs="Times New Roman"/>
          <w:sz w:val="20"/>
          <w:szCs w:val="20"/>
        </w:rPr>
        <w:t>Florida, 234 Anderson Hall, Gainesville, Florida, 32611. Phone: +1(352)3920262.</w:t>
      </w:r>
    </w:p>
  </w:footnote>
  <w:footnote w:id="3">
    <w:p w14:paraId="09A55A93" w14:textId="77777777" w:rsidR="004C4E88" w:rsidRPr="006967D7" w:rsidRDefault="004C4E88" w:rsidP="00880659">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See, for example, the mission of the Open Government Partnership at </w:t>
      </w:r>
      <w:hyperlink r:id="rId2" w:history="1">
        <w:r w:rsidRPr="006967D7">
          <w:rPr>
            <w:rStyle w:val="Hyperlink"/>
            <w:rFonts w:ascii="Times New Roman" w:hAnsi="Times New Roman" w:cs="Times New Roman"/>
            <w:sz w:val="20"/>
            <w:szCs w:val="20"/>
          </w:rPr>
          <w:t>http://www.opengovpartnership.org</w:t>
        </w:r>
      </w:hyperlink>
      <w:r w:rsidRPr="006967D7">
        <w:rPr>
          <w:rFonts w:ascii="Times New Roman" w:hAnsi="Times New Roman" w:cs="Times New Roman"/>
          <w:sz w:val="20"/>
          <w:szCs w:val="20"/>
        </w:rPr>
        <w:t xml:space="preserve">. </w:t>
      </w:r>
    </w:p>
  </w:footnote>
  <w:footnote w:id="4">
    <w:p w14:paraId="23AEF68B" w14:textId="0907D045" w:rsidR="004C4E88" w:rsidRPr="006967D7" w:rsidRDefault="004C4E88" w:rsidP="001C5E10">
      <w:pPr>
        <w:widowControl w:val="0"/>
        <w:autoSpaceDE w:val="0"/>
        <w:autoSpaceDN w:val="0"/>
        <w:adjustRightInd w:val="0"/>
        <w:spacing w:after="240"/>
        <w:jc w:val="both"/>
        <w:rPr>
          <w:rFonts w:ascii="Times" w:hAnsi="Times" w:cs="Times"/>
          <w:sz w:val="20"/>
          <w:szCs w:val="20"/>
        </w:rPr>
      </w:pPr>
      <w:r w:rsidRPr="006967D7">
        <w:rPr>
          <w:rStyle w:val="FootnoteReference"/>
          <w:sz w:val="20"/>
          <w:szCs w:val="20"/>
        </w:rPr>
        <w:footnoteRef/>
      </w:r>
      <w:r w:rsidRPr="006967D7">
        <w:rPr>
          <w:sz w:val="20"/>
          <w:szCs w:val="20"/>
        </w:rPr>
        <w:t xml:space="preserve"> </w:t>
      </w:r>
      <w:r>
        <w:rPr>
          <w:sz w:val="20"/>
          <w:szCs w:val="20"/>
        </w:rPr>
        <w:t>With the</w:t>
      </w:r>
      <w:r>
        <w:rPr>
          <w:rFonts w:ascii="Times" w:hAnsi="Times" w:cs="Times"/>
          <w:sz w:val="20"/>
          <w:szCs w:val="20"/>
        </w:rPr>
        <w:t xml:space="preserve"> </w:t>
      </w:r>
      <w:r w:rsidRPr="006967D7">
        <w:rPr>
          <w:rFonts w:ascii="Times" w:hAnsi="Times" w:cs="Times"/>
          <w:sz w:val="20"/>
          <w:szCs w:val="20"/>
        </w:rPr>
        <w:t>2014</w:t>
      </w:r>
      <w:r>
        <w:rPr>
          <w:rFonts w:ascii="Times" w:hAnsi="Times" w:cs="Times"/>
          <w:sz w:val="20"/>
          <w:szCs w:val="20"/>
        </w:rPr>
        <w:t xml:space="preserve"> </w:t>
      </w:r>
      <w:r w:rsidRPr="006967D7">
        <w:rPr>
          <w:rFonts w:ascii="Times" w:hAnsi="Times" w:cs="Times"/>
          <w:sz w:val="20"/>
          <w:szCs w:val="20"/>
        </w:rPr>
        <w:t xml:space="preserve">electoral reform, the </w:t>
      </w:r>
      <w:r>
        <w:rPr>
          <w:rFonts w:ascii="Times" w:hAnsi="Times" w:cs="Times"/>
          <w:sz w:val="20"/>
          <w:szCs w:val="20"/>
        </w:rPr>
        <w:t>Federal Electoral Institute (IFE) became the</w:t>
      </w:r>
      <w:r w:rsidRPr="006967D7">
        <w:rPr>
          <w:rFonts w:ascii="Times" w:hAnsi="Times" w:cs="Times"/>
          <w:sz w:val="20"/>
          <w:szCs w:val="20"/>
        </w:rPr>
        <w:t xml:space="preserve"> National Electoral Institute (INE), reflecting its</w:t>
      </w:r>
      <w:r>
        <w:rPr>
          <w:rFonts w:ascii="Times" w:hAnsi="Times" w:cs="Times"/>
          <w:sz w:val="20"/>
          <w:szCs w:val="20"/>
        </w:rPr>
        <w:t xml:space="preserve"> newly acquired</w:t>
      </w:r>
      <w:r w:rsidRPr="006967D7">
        <w:rPr>
          <w:rFonts w:ascii="Times" w:hAnsi="Times" w:cs="Times"/>
          <w:sz w:val="20"/>
          <w:szCs w:val="20"/>
        </w:rPr>
        <w:t xml:space="preserve"> </w:t>
      </w:r>
      <w:r>
        <w:rPr>
          <w:rFonts w:ascii="Times" w:hAnsi="Times" w:cs="Times"/>
          <w:sz w:val="20"/>
          <w:szCs w:val="20"/>
        </w:rPr>
        <w:t>administrative</w:t>
      </w:r>
      <w:r w:rsidRPr="006967D7">
        <w:rPr>
          <w:rFonts w:ascii="Times" w:hAnsi="Times" w:cs="Times"/>
          <w:sz w:val="20"/>
          <w:szCs w:val="20"/>
        </w:rPr>
        <w:t xml:space="preserve"> authority </w:t>
      </w:r>
      <w:r>
        <w:rPr>
          <w:rFonts w:ascii="Times" w:hAnsi="Times" w:cs="Times"/>
          <w:sz w:val="20"/>
          <w:szCs w:val="20"/>
        </w:rPr>
        <w:t xml:space="preserve">for both federal and </w:t>
      </w:r>
      <w:r w:rsidRPr="006967D7">
        <w:rPr>
          <w:rFonts w:ascii="Times" w:hAnsi="Times" w:cs="Times"/>
          <w:sz w:val="20"/>
          <w:szCs w:val="20"/>
        </w:rPr>
        <w:t xml:space="preserve">subnational elections. </w:t>
      </w:r>
      <w:r>
        <w:rPr>
          <w:rFonts w:ascii="Times" w:hAnsi="Times" w:cs="Times"/>
          <w:sz w:val="20"/>
          <w:szCs w:val="20"/>
        </w:rPr>
        <w:t xml:space="preserve">In the text we use both </w:t>
      </w:r>
      <w:r w:rsidRPr="006967D7">
        <w:rPr>
          <w:rFonts w:ascii="Times" w:hAnsi="Times" w:cs="Times"/>
          <w:sz w:val="20"/>
          <w:szCs w:val="20"/>
        </w:rPr>
        <w:t>IFE</w:t>
      </w:r>
      <w:r>
        <w:rPr>
          <w:rFonts w:ascii="Times" w:hAnsi="Times" w:cs="Times"/>
          <w:sz w:val="20"/>
          <w:szCs w:val="20"/>
        </w:rPr>
        <w:t xml:space="preserve"> and </w:t>
      </w:r>
      <w:r w:rsidRPr="006967D7">
        <w:rPr>
          <w:rFonts w:ascii="Times" w:hAnsi="Times" w:cs="Times"/>
          <w:sz w:val="20"/>
          <w:szCs w:val="20"/>
        </w:rPr>
        <w:t>INE</w:t>
      </w:r>
      <w:r>
        <w:rPr>
          <w:rFonts w:ascii="Times" w:hAnsi="Times" w:cs="Times"/>
          <w:sz w:val="20"/>
          <w:szCs w:val="20"/>
        </w:rPr>
        <w:t>,</w:t>
      </w:r>
      <w:r w:rsidRPr="006967D7">
        <w:rPr>
          <w:rFonts w:ascii="Times" w:hAnsi="Times" w:cs="Times"/>
          <w:sz w:val="20"/>
          <w:szCs w:val="20"/>
        </w:rPr>
        <w:t xml:space="preserve"> as </w:t>
      </w:r>
      <w:r>
        <w:rPr>
          <w:rFonts w:ascii="Times" w:hAnsi="Times" w:cs="Times"/>
          <w:sz w:val="20"/>
          <w:szCs w:val="20"/>
        </w:rPr>
        <w:t xml:space="preserve">well as “the electoral management body (EMB),” </w:t>
      </w:r>
      <w:r w:rsidRPr="006967D7">
        <w:rPr>
          <w:rFonts w:ascii="Times" w:hAnsi="Times" w:cs="Times"/>
          <w:sz w:val="20"/>
          <w:szCs w:val="20"/>
        </w:rPr>
        <w:t>“the independent board</w:t>
      </w:r>
      <w:r>
        <w:rPr>
          <w:rFonts w:ascii="Times" w:hAnsi="Times" w:cs="Times"/>
          <w:sz w:val="20"/>
          <w:szCs w:val="20"/>
        </w:rPr>
        <w:t>,</w:t>
      </w:r>
      <w:r w:rsidRPr="006967D7">
        <w:rPr>
          <w:rFonts w:ascii="Times" w:hAnsi="Times" w:cs="Times"/>
          <w:sz w:val="20"/>
          <w:szCs w:val="20"/>
        </w:rPr>
        <w:t>” or simply “the board</w:t>
      </w:r>
      <w:r>
        <w:rPr>
          <w:rFonts w:ascii="Times" w:hAnsi="Times" w:cs="Times"/>
          <w:sz w:val="20"/>
          <w:szCs w:val="20"/>
        </w:rPr>
        <w:t>,</w:t>
      </w:r>
      <w:r w:rsidRPr="006967D7">
        <w:rPr>
          <w:rFonts w:ascii="Times" w:hAnsi="Times" w:cs="Times"/>
          <w:sz w:val="20"/>
          <w:szCs w:val="20"/>
        </w:rPr>
        <w:t xml:space="preserve">” </w:t>
      </w:r>
      <w:r>
        <w:rPr>
          <w:rFonts w:ascii="Times" w:hAnsi="Times" w:cs="Times"/>
          <w:sz w:val="20"/>
          <w:szCs w:val="20"/>
        </w:rPr>
        <w:t>to refer to the institution in charge of managing elections and boundary delimitation</w:t>
      </w:r>
      <w:r w:rsidRPr="006967D7">
        <w:rPr>
          <w:rFonts w:ascii="Times" w:hAnsi="Times" w:cs="Times"/>
          <w:sz w:val="20"/>
          <w:szCs w:val="20"/>
        </w:rPr>
        <w:t xml:space="preserve">. </w:t>
      </w:r>
    </w:p>
  </w:footnote>
  <w:footnote w:id="5">
    <w:p w14:paraId="2F3B6706" w14:textId="7D8E8B47" w:rsidR="004C4E88" w:rsidRPr="006967D7" w:rsidRDefault="004C4E88"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After the 2014 electoral reform, the INE also became responsible for redistricting</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the states and Mexico City </w:t>
      </w:r>
      <w:r>
        <w:rPr>
          <w:rFonts w:ascii="Times New Roman" w:hAnsi="Times New Roman" w:cs="Times New Roman"/>
          <w:sz w:val="20"/>
          <w:szCs w:val="20"/>
        </w:rPr>
        <w:t>for</w:t>
      </w:r>
      <w:r w:rsidRPr="006967D7">
        <w:rPr>
          <w:rFonts w:ascii="Times New Roman" w:hAnsi="Times New Roman" w:cs="Times New Roman"/>
          <w:sz w:val="20"/>
          <w:szCs w:val="20"/>
        </w:rPr>
        <w:t xml:space="preserve"> sub-national </w:t>
      </w:r>
      <w:r>
        <w:rPr>
          <w:rFonts w:ascii="Times New Roman" w:hAnsi="Times New Roman" w:cs="Times New Roman"/>
          <w:sz w:val="20"/>
          <w:szCs w:val="20"/>
        </w:rPr>
        <w:t>elections</w:t>
      </w:r>
      <w:r w:rsidRPr="006967D7">
        <w:rPr>
          <w:rFonts w:ascii="Times New Roman" w:hAnsi="Times New Roman" w:cs="Times New Roman"/>
          <w:sz w:val="20"/>
          <w:szCs w:val="20"/>
        </w:rPr>
        <w:t>.</w:t>
      </w:r>
    </w:p>
  </w:footnote>
  <w:footnote w:id="6">
    <w:p w14:paraId="14EC0B84" w14:textId="35D12D51" w:rsidR="004C4E88" w:rsidRPr="006967D7" w:rsidRDefault="004C4E88"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The 2005 redistricting created for the first time 28 districts that group together contiguous municipalities with high concentrations of indigenous inhabitants (Trelles and Martínez 2007).</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Notably absent was any discussion of whether the </w:t>
      </w:r>
      <w:proofErr w:type="gramStart"/>
      <w:r w:rsidRPr="006967D7">
        <w:rPr>
          <w:rFonts w:ascii="Times New Roman" w:hAnsi="Times New Roman" w:cs="Times New Roman"/>
          <w:sz w:val="20"/>
          <w:szCs w:val="20"/>
        </w:rPr>
        <w:t>indigenous-non indigenous</w:t>
      </w:r>
      <w:proofErr w:type="gramEnd"/>
      <w:r w:rsidRPr="006967D7">
        <w:rPr>
          <w:rFonts w:ascii="Times New Roman" w:hAnsi="Times New Roman" w:cs="Times New Roman"/>
          <w:sz w:val="20"/>
          <w:szCs w:val="20"/>
        </w:rPr>
        <w:t xml:space="preserve"> dichotomy is a sufficient</w:t>
      </w:r>
      <w:r>
        <w:rPr>
          <w:rFonts w:ascii="Times New Roman" w:hAnsi="Times New Roman" w:cs="Times New Roman"/>
          <w:sz w:val="20"/>
          <w:szCs w:val="20"/>
        </w:rPr>
        <w:t>,</w:t>
      </w:r>
      <w:r w:rsidRPr="006967D7">
        <w:rPr>
          <w:rFonts w:ascii="Times New Roman" w:hAnsi="Times New Roman" w:cs="Times New Roman"/>
          <w:sz w:val="20"/>
          <w:szCs w:val="20"/>
        </w:rPr>
        <w:t xml:space="preserve"> or even necessary</w:t>
      </w:r>
      <w:r>
        <w:rPr>
          <w:rFonts w:ascii="Times New Roman" w:hAnsi="Times New Roman" w:cs="Times New Roman"/>
          <w:sz w:val="20"/>
          <w:szCs w:val="20"/>
        </w:rPr>
        <w:t>,</w:t>
      </w:r>
      <w:r w:rsidRPr="006967D7">
        <w:rPr>
          <w:rFonts w:ascii="Times New Roman" w:hAnsi="Times New Roman" w:cs="Times New Roman"/>
          <w:sz w:val="20"/>
          <w:szCs w:val="20"/>
        </w:rPr>
        <w:t xml:space="preserve"> condition to safeguard the</w:t>
      </w:r>
      <w:r>
        <w:rPr>
          <w:rFonts w:ascii="Times New Roman" w:hAnsi="Times New Roman" w:cs="Times New Roman"/>
          <w:sz w:val="20"/>
          <w:szCs w:val="20"/>
        </w:rPr>
        <w:t xml:space="preserve"> political representation and</w:t>
      </w:r>
      <w:r w:rsidRPr="006967D7">
        <w:rPr>
          <w:rFonts w:ascii="Times New Roman" w:hAnsi="Times New Roman" w:cs="Times New Roman"/>
          <w:sz w:val="20"/>
          <w:szCs w:val="20"/>
        </w:rPr>
        <w:t xml:space="preserve"> interests of indigenous inhabitants.</w:t>
      </w:r>
      <w:r>
        <w:rPr>
          <w:rFonts w:ascii="Times New Roman" w:hAnsi="Times New Roman" w:cs="Times New Roman"/>
          <w:sz w:val="20"/>
          <w:szCs w:val="20"/>
        </w:rPr>
        <w:t xml:space="preserve"> The same thing happened during the 2013 federal and the 2015 local redistricting processes.  </w:t>
      </w:r>
    </w:p>
  </w:footnote>
  <w:footnote w:id="7">
    <w:p w14:paraId="3E8276DF" w14:textId="1EDD68AC" w:rsidR="004C4E88" w:rsidRPr="006967D7" w:rsidRDefault="004C4E88"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More information about the different types of bias</w:t>
      </w:r>
      <w:r>
        <w:rPr>
          <w:rFonts w:ascii="Times New Roman" w:hAnsi="Times New Roman" w:cs="Times New Roman"/>
          <w:sz w:val="20"/>
          <w:szCs w:val="20"/>
        </w:rPr>
        <w:t xml:space="preserve"> —</w:t>
      </w:r>
      <w:r w:rsidRPr="006967D7">
        <w:rPr>
          <w:rFonts w:ascii="Times New Roman" w:hAnsi="Times New Roman" w:cs="Times New Roman"/>
          <w:sz w:val="20"/>
          <w:szCs w:val="20"/>
        </w:rPr>
        <w:t>and their measurements</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in redistricting </w:t>
      </w:r>
      <w:r>
        <w:rPr>
          <w:rFonts w:ascii="Times New Roman" w:hAnsi="Times New Roman" w:cs="Times New Roman"/>
          <w:sz w:val="20"/>
          <w:szCs w:val="20"/>
        </w:rPr>
        <w:t xml:space="preserve">can be found </w:t>
      </w:r>
      <w:r w:rsidRPr="006967D7">
        <w:rPr>
          <w:rFonts w:ascii="Times New Roman" w:hAnsi="Times New Roman" w:cs="Times New Roman"/>
          <w:sz w:val="20"/>
          <w:szCs w:val="20"/>
        </w:rPr>
        <w:t xml:space="preserve">in </w:t>
      </w:r>
      <w:r>
        <w:rPr>
          <w:rFonts w:ascii="Times New Roman" w:hAnsi="Times New Roman" w:cs="Times New Roman"/>
          <w:sz w:val="20"/>
          <w:szCs w:val="20"/>
        </w:rPr>
        <w:t xml:space="preserve">the </w:t>
      </w:r>
      <w:r w:rsidRPr="006967D7">
        <w:rPr>
          <w:rFonts w:ascii="Times New Roman" w:hAnsi="Times New Roman" w:cs="Times New Roman"/>
          <w:sz w:val="20"/>
          <w:szCs w:val="20"/>
        </w:rPr>
        <w:t xml:space="preserve">work </w:t>
      </w:r>
      <w:r>
        <w:rPr>
          <w:rFonts w:ascii="Times New Roman" w:hAnsi="Times New Roman" w:cs="Times New Roman"/>
          <w:sz w:val="20"/>
          <w:szCs w:val="20"/>
        </w:rPr>
        <w:t>of</w:t>
      </w:r>
      <w:r w:rsidRPr="006967D7">
        <w:rPr>
          <w:rFonts w:ascii="Times New Roman" w:hAnsi="Times New Roman" w:cs="Times New Roman"/>
          <w:sz w:val="20"/>
          <w:szCs w:val="20"/>
        </w:rPr>
        <w:t xml:space="preserve"> Owen and </w:t>
      </w:r>
      <w:proofErr w:type="spellStart"/>
      <w:r w:rsidRPr="006967D7">
        <w:rPr>
          <w:rFonts w:ascii="Times New Roman" w:hAnsi="Times New Roman" w:cs="Times New Roman"/>
          <w:sz w:val="20"/>
          <w:szCs w:val="20"/>
        </w:rPr>
        <w:t>Grofman</w:t>
      </w:r>
      <w:proofErr w:type="spellEnd"/>
      <w:r w:rsidRPr="006967D7">
        <w:rPr>
          <w:rFonts w:ascii="Times New Roman" w:hAnsi="Times New Roman" w:cs="Times New Roman"/>
          <w:sz w:val="20"/>
          <w:szCs w:val="20"/>
        </w:rPr>
        <w:t xml:space="preserve"> (1988), Johnston, Rossiter and Pattie (1999), Johnston (2002) and Magar, Trelles, Altman and McDonald (2015).</w:t>
      </w:r>
    </w:p>
  </w:footnote>
  <w:footnote w:id="8">
    <w:p w14:paraId="2E1715C7" w14:textId="5D249D93" w:rsidR="004C4E88" w:rsidRPr="006967D7" w:rsidRDefault="004C4E88" w:rsidP="007E3B58">
      <w:pPr>
        <w:pStyle w:val="Footnote"/>
      </w:pPr>
      <w:r w:rsidRPr="006967D7">
        <w:rPr>
          <w:rStyle w:val="FootnoteReference"/>
        </w:rPr>
        <w:footnoteRef/>
      </w:r>
      <w:r w:rsidRPr="006967D7">
        <w:t xml:space="preserve"> Available at:</w:t>
      </w:r>
      <w:r>
        <w:t xml:space="preserve"> </w:t>
      </w:r>
      <w:r w:rsidRPr="006967D7">
        <w:rPr>
          <w:rStyle w:val="InternetLink"/>
          <w:lang w:val="en-US"/>
        </w:rPr>
        <w:t>http://www.ine.mx</w:t>
      </w:r>
      <w:proofErr w:type="gramStart"/>
      <w:r>
        <w:rPr>
          <w:rStyle w:val="InternetLink"/>
          <w:lang w:val="en-US"/>
        </w:rPr>
        <w:t xml:space="preserve">, </w:t>
      </w:r>
      <w:r w:rsidRPr="006967D7">
        <w:t xml:space="preserve"> </w:t>
      </w:r>
      <w:r w:rsidRPr="006967D7">
        <w:rPr>
          <w:rStyle w:val="InternetLink"/>
          <w:lang w:val="en-US"/>
        </w:rPr>
        <w:t>http</w:t>
      </w:r>
      <w:proofErr w:type="gramEnd"/>
      <w:r w:rsidRPr="006967D7">
        <w:rPr>
          <w:rStyle w:val="InternetLink"/>
          <w:lang w:val="en-US"/>
        </w:rPr>
        <w:t>://cartografia.ife.org.mx/</w:t>
      </w:r>
      <w:r>
        <w:t xml:space="preserve"> </w:t>
      </w:r>
      <w:r w:rsidRPr="006967D7">
        <w:t>and</w:t>
      </w:r>
    </w:p>
    <w:p w14:paraId="46AB3D79" w14:textId="77777777" w:rsidR="004C4E88" w:rsidRPr="006967D7" w:rsidRDefault="004C4E88" w:rsidP="007E3B58">
      <w:pPr>
        <w:pStyle w:val="FootnoteText"/>
        <w:jc w:val="both"/>
        <w:rPr>
          <w:rFonts w:ascii="Times New Roman" w:hAnsi="Times New Roman" w:cs="Times New Roman"/>
          <w:sz w:val="20"/>
          <w:szCs w:val="20"/>
        </w:rPr>
      </w:pPr>
      <w:r w:rsidRPr="006967D7">
        <w:rPr>
          <w:rStyle w:val="InternetLink"/>
          <w:rFonts w:ascii="Times New Roman" w:hAnsi="Times New Roman" w:cs="Times New Roman"/>
          <w:sz w:val="20"/>
          <w:szCs w:val="20"/>
          <w:lang w:val="en-US"/>
        </w:rPr>
        <w:t>http://www.ine.mx/archivos3/portal/historico/contenido/Geografia_Electoral_y_Cartografia/.</w:t>
      </w:r>
    </w:p>
  </w:footnote>
  <w:footnote w:id="9">
    <w:p w14:paraId="32621E0E" w14:textId="77D46B21" w:rsidR="004C4E88" w:rsidRPr="006967D7" w:rsidRDefault="004C4E88"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The items in the table are drawn from a reading of the legal framework and various agreements of IFE</w:t>
      </w:r>
      <w:r>
        <w:rPr>
          <w:rFonts w:ascii="Times New Roman" w:hAnsi="Times New Roman" w:cs="Times New Roman"/>
          <w:sz w:val="20"/>
          <w:szCs w:val="20"/>
        </w:rPr>
        <w:t>’s</w:t>
      </w:r>
      <w:r w:rsidRPr="006967D7">
        <w:rPr>
          <w:rFonts w:ascii="Times New Roman" w:hAnsi="Times New Roman" w:cs="Times New Roman"/>
          <w:sz w:val="20"/>
          <w:szCs w:val="20"/>
        </w:rPr>
        <w:t xml:space="preserve"> General Council during the redistricting process, as well as interviews with technical personal and political parties.</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A description of the components of each line </w:t>
      </w:r>
      <w:r>
        <w:rPr>
          <w:rFonts w:ascii="Times New Roman" w:hAnsi="Times New Roman" w:cs="Times New Roman"/>
          <w:sz w:val="20"/>
          <w:szCs w:val="20"/>
        </w:rPr>
        <w:t>is</w:t>
      </w:r>
      <w:r w:rsidRPr="006967D7">
        <w:rPr>
          <w:rFonts w:ascii="Times New Roman" w:hAnsi="Times New Roman" w:cs="Times New Roman"/>
          <w:sz w:val="20"/>
          <w:szCs w:val="20"/>
        </w:rPr>
        <w:t xml:space="preserve"> available in the online appendix.</w:t>
      </w:r>
    </w:p>
  </w:footnote>
  <w:footnote w:id="10">
    <w:p w14:paraId="7927C36B" w14:textId="2B1EDA42" w:rsidR="004C4E88" w:rsidRPr="006967D7" w:rsidRDefault="004C4E88"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One of the authors was formally involved in the federal redistricting effort of 2004-2005 and has served as advisor to the General Council of the IFE.</w:t>
      </w:r>
      <w:r>
        <w:rPr>
          <w:rFonts w:ascii="Times New Roman" w:hAnsi="Times New Roman" w:cs="Times New Roman"/>
          <w:sz w:val="20"/>
          <w:szCs w:val="20"/>
        </w:rPr>
        <w:t xml:space="preserve"> </w:t>
      </w:r>
      <w:r w:rsidRPr="006967D7">
        <w:rPr>
          <w:rFonts w:ascii="Times New Roman" w:hAnsi="Times New Roman" w:cs="Times New Roman"/>
          <w:sz w:val="20"/>
          <w:szCs w:val="20"/>
        </w:rPr>
        <w:t>This gave us access to the various phases and information used in the redistricting process.</w:t>
      </w:r>
      <w:r>
        <w:rPr>
          <w:rFonts w:ascii="Times New Roman" w:hAnsi="Times New Roman" w:cs="Times New Roman"/>
          <w:sz w:val="20"/>
          <w:szCs w:val="20"/>
        </w:rPr>
        <w:t xml:space="preserve"> </w:t>
      </w:r>
    </w:p>
  </w:footnote>
  <w:footnote w:id="11">
    <w:p w14:paraId="0580D2E4" w14:textId="77777777" w:rsidR="004C4E88" w:rsidRPr="006967D7" w:rsidRDefault="004C4E88"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By </w:t>
      </w:r>
      <w:r w:rsidRPr="006967D7">
        <w:rPr>
          <w:rFonts w:ascii="Times New Roman" w:hAnsi="Times New Roman" w:cs="Times New Roman"/>
          <w:i/>
          <w:sz w:val="20"/>
          <w:szCs w:val="20"/>
        </w:rPr>
        <w:t xml:space="preserve">transparency </w:t>
      </w:r>
      <w:r w:rsidRPr="006967D7">
        <w:rPr>
          <w:rFonts w:ascii="Times New Roman" w:hAnsi="Times New Roman" w:cs="Times New Roman"/>
          <w:sz w:val="20"/>
          <w:szCs w:val="20"/>
        </w:rPr>
        <w:t>we are referring to the ongoing effort to de-classify and facilitate the distribution of data and information on regulatory decisions and their processes.</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By </w:t>
      </w:r>
      <w:r w:rsidRPr="006967D7">
        <w:rPr>
          <w:rFonts w:ascii="Times New Roman" w:hAnsi="Times New Roman" w:cs="Times New Roman"/>
          <w:i/>
          <w:sz w:val="20"/>
          <w:szCs w:val="20"/>
        </w:rPr>
        <w:t>accountability</w:t>
      </w:r>
      <w:r w:rsidRPr="006967D7">
        <w:rPr>
          <w:rFonts w:ascii="Times New Roman" w:hAnsi="Times New Roman" w:cs="Times New Roman"/>
          <w:sz w:val="20"/>
          <w:szCs w:val="20"/>
        </w:rPr>
        <w:t xml:space="preserve"> we mean that decisions and the process are verifiable and fully replicable by external participants, such as journalists, researchers or stakeholders (</w:t>
      </w:r>
      <w:proofErr w:type="spellStart"/>
      <w:r w:rsidRPr="006967D7">
        <w:rPr>
          <w:rFonts w:ascii="Times New Roman" w:hAnsi="Times New Roman" w:cs="Times New Roman"/>
          <w:sz w:val="20"/>
          <w:szCs w:val="20"/>
        </w:rPr>
        <w:t>Wonderlich</w:t>
      </w:r>
      <w:proofErr w:type="spellEnd"/>
      <w:r w:rsidRPr="006967D7">
        <w:rPr>
          <w:rFonts w:ascii="Times New Roman" w:hAnsi="Times New Roman" w:cs="Times New Roman"/>
          <w:sz w:val="20"/>
          <w:szCs w:val="20"/>
        </w:rPr>
        <w:t xml:space="preserve"> 2010, Altman et al. 2010).</w:t>
      </w:r>
      <w:r>
        <w:rPr>
          <w:rFonts w:ascii="Times New Roman" w:hAnsi="Times New Roman" w:cs="Times New Roman"/>
          <w:sz w:val="20"/>
          <w:szCs w:val="20"/>
        </w:rPr>
        <w:t xml:space="preserve"> </w:t>
      </w:r>
      <w:r w:rsidRPr="006967D7">
        <w:rPr>
          <w:rFonts w:ascii="Times New Roman" w:hAnsi="Times New Roman" w:cs="Times New Roman"/>
          <w:sz w:val="20"/>
          <w:szCs w:val="20"/>
        </w:rPr>
        <w:t>When the decision and its process are simple, transparency may be sufficient to ensure accountability.</w:t>
      </w:r>
      <w:r>
        <w:rPr>
          <w:rFonts w:ascii="Times New Roman" w:hAnsi="Times New Roman" w:cs="Times New Roman"/>
          <w:sz w:val="20"/>
          <w:szCs w:val="20"/>
        </w:rPr>
        <w:t xml:space="preserve"> </w:t>
      </w:r>
      <w:r w:rsidRPr="006967D7">
        <w:rPr>
          <w:rFonts w:ascii="Times New Roman" w:hAnsi="Times New Roman" w:cs="Times New Roman"/>
          <w:sz w:val="20"/>
          <w:szCs w:val="20"/>
        </w:rPr>
        <w:t>One example is the award of research fellowships: it is sufficient, in principle, to publish the rules governing the process, the candidates’ applications, the documents attached to each application and the list of winners, so that anyone can evaluate whether the final selection was based on the candidates’ professional merits.</w:t>
      </w:r>
      <w:r>
        <w:rPr>
          <w:rFonts w:ascii="Times New Roman" w:hAnsi="Times New Roman" w:cs="Times New Roman"/>
          <w:sz w:val="20"/>
          <w:szCs w:val="20"/>
        </w:rPr>
        <w:t xml:space="preserve"> </w:t>
      </w:r>
      <w:r w:rsidRPr="006967D7">
        <w:rPr>
          <w:rFonts w:ascii="Times New Roman" w:hAnsi="Times New Roman" w:cs="Times New Roman"/>
          <w:sz w:val="20"/>
          <w:szCs w:val="20"/>
        </w:rPr>
        <w:t>But when dealing with more complex decisions and/or processes, transparency is not sufficient.</w:t>
      </w:r>
    </w:p>
  </w:footnote>
  <w:footnote w:id="12">
    <w:p w14:paraId="3A272169" w14:textId="77777777" w:rsidR="004C4E88" w:rsidRPr="006967D7" w:rsidRDefault="004C4E88"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Geographic information systems (GIS software) available on the market, such as Arc GIS, tend to involve a steep learning curve that discourages its use by novices or non-specialists in cartographic analysis.</w:t>
      </w:r>
    </w:p>
  </w:footnote>
  <w:footnote w:id="13">
    <w:p w14:paraId="0A3995E9" w14:textId="59A7E6D3" w:rsidR="004C4E88" w:rsidRPr="006967D7" w:rsidRDefault="004C4E88"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In </w:t>
      </w:r>
      <w:r>
        <w:rPr>
          <w:rFonts w:ascii="Times New Roman" w:hAnsi="Times New Roman" w:cs="Times New Roman"/>
          <w:sz w:val="20"/>
          <w:szCs w:val="20"/>
        </w:rPr>
        <w:t xml:space="preserve">the State of </w:t>
      </w:r>
      <w:r w:rsidRPr="006967D7">
        <w:rPr>
          <w:rFonts w:ascii="Times New Roman" w:hAnsi="Times New Roman" w:cs="Times New Roman"/>
          <w:sz w:val="20"/>
          <w:szCs w:val="20"/>
        </w:rPr>
        <w:t>Mexico, for example, local districts have not been updated in almost two decades (since 1996) because of political wrangling between the incumbent party (which has a legislative majority) and the opposition parties.</w:t>
      </w:r>
      <w:r>
        <w:rPr>
          <w:rFonts w:ascii="Times New Roman" w:hAnsi="Times New Roman" w:cs="Times New Roman"/>
          <w:sz w:val="20"/>
          <w:szCs w:val="20"/>
        </w:rPr>
        <w:t xml:space="preserve"> </w:t>
      </w:r>
      <w:r w:rsidRPr="006967D7">
        <w:rPr>
          <w:rFonts w:ascii="Times New Roman" w:hAnsi="Times New Roman" w:cs="Times New Roman"/>
          <w:sz w:val="20"/>
          <w:szCs w:val="20"/>
        </w:rPr>
        <w:t>The local electoral cartography of t</w:t>
      </w:r>
      <w:r>
        <w:rPr>
          <w:rFonts w:ascii="Times New Roman" w:hAnsi="Times New Roman" w:cs="Times New Roman"/>
          <w:sz w:val="20"/>
          <w:szCs w:val="20"/>
        </w:rPr>
        <w:t xml:space="preserve">hat state is available only in </w:t>
      </w:r>
      <w:r w:rsidRPr="006967D7">
        <w:rPr>
          <w:rFonts w:ascii="Times New Roman" w:hAnsi="Times New Roman" w:cs="Times New Roman"/>
          <w:sz w:val="20"/>
          <w:szCs w:val="20"/>
        </w:rPr>
        <w:t xml:space="preserve">PDF format, but the digitalized cartographic files that would enable this information to </w:t>
      </w:r>
      <w:r>
        <w:rPr>
          <w:rFonts w:ascii="Times New Roman" w:hAnsi="Times New Roman" w:cs="Times New Roman"/>
          <w:sz w:val="20"/>
          <w:szCs w:val="20"/>
        </w:rPr>
        <w:t xml:space="preserve">be </w:t>
      </w:r>
      <w:r w:rsidRPr="006967D7">
        <w:rPr>
          <w:rFonts w:ascii="Times New Roman" w:hAnsi="Times New Roman" w:cs="Times New Roman"/>
          <w:sz w:val="20"/>
          <w:szCs w:val="20"/>
        </w:rPr>
        <w:t>replicated or analyzed are not available.</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See, for example: </w:t>
      </w:r>
      <w:r w:rsidRPr="006967D7">
        <w:rPr>
          <w:rStyle w:val="InternetLink"/>
          <w:rFonts w:ascii="Times New Roman" w:hAnsi="Times New Roman" w:cs="Times New Roman"/>
          <w:sz w:val="20"/>
          <w:szCs w:val="20"/>
          <w:lang w:val="en-US"/>
        </w:rPr>
        <w:t>http://www.ieem.org.mx/numeralia/msd/msd01.html</w:t>
      </w:r>
      <w:r w:rsidRPr="006967D7">
        <w:rPr>
          <w:rFonts w:ascii="Times New Roman" w:hAnsi="Times New Roman" w:cs="Times New Roman"/>
          <w:sz w:val="20"/>
          <w:szCs w:val="20"/>
        </w:rPr>
        <w:t xml:space="preserve"> (last viewed in December 2015).</w:t>
      </w:r>
    </w:p>
  </w:footnote>
  <w:footnote w:id="14">
    <w:p w14:paraId="5E38BA2C" w14:textId="194F061F" w:rsidR="004C4E88" w:rsidRPr="006967D7" w:rsidRDefault="004C4E88"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In 2015, the INE approved local redistricting in </w:t>
      </w:r>
      <w:r>
        <w:rPr>
          <w:rFonts w:ascii="Times New Roman" w:hAnsi="Times New Roman" w:cs="Times New Roman"/>
          <w:sz w:val="20"/>
          <w:szCs w:val="20"/>
        </w:rPr>
        <w:t>fifteen</w:t>
      </w:r>
      <w:r w:rsidRPr="006967D7">
        <w:rPr>
          <w:rFonts w:ascii="Times New Roman" w:hAnsi="Times New Roman" w:cs="Times New Roman"/>
          <w:sz w:val="20"/>
          <w:szCs w:val="20"/>
        </w:rPr>
        <w:t xml:space="preserve"> states:</w:t>
      </w:r>
      <w:r w:rsidRPr="006967D7">
        <w:rPr>
          <w:sz w:val="20"/>
          <w:szCs w:val="20"/>
        </w:rPr>
        <w:t xml:space="preserve"> </w:t>
      </w:r>
      <w:r w:rsidRPr="006967D7">
        <w:rPr>
          <w:rFonts w:ascii="Times New Roman" w:hAnsi="Times New Roman" w:cs="Times New Roman"/>
          <w:sz w:val="20"/>
          <w:szCs w:val="20"/>
        </w:rPr>
        <w:t xml:space="preserve">Aguascalientes, Baja California, Coahuila, Chihuahua, Durango, </w:t>
      </w:r>
      <w:r>
        <w:rPr>
          <w:rFonts w:ascii="Times New Roman" w:hAnsi="Times New Roman" w:cs="Times New Roman"/>
          <w:sz w:val="20"/>
          <w:szCs w:val="20"/>
        </w:rPr>
        <w:t xml:space="preserve">Hidalgo, </w:t>
      </w:r>
      <w:r w:rsidRPr="006967D7">
        <w:rPr>
          <w:rFonts w:ascii="Times New Roman" w:hAnsi="Times New Roman" w:cs="Times New Roman"/>
          <w:sz w:val="20"/>
          <w:szCs w:val="20"/>
        </w:rPr>
        <w:t xml:space="preserve">Nayarit, Oaxaca, Puebla, Quintana </w:t>
      </w:r>
      <w:proofErr w:type="spellStart"/>
      <w:r w:rsidRPr="006967D7">
        <w:rPr>
          <w:rFonts w:ascii="Times New Roman" w:hAnsi="Times New Roman" w:cs="Times New Roman"/>
          <w:sz w:val="20"/>
          <w:szCs w:val="20"/>
        </w:rPr>
        <w:t>Roo</w:t>
      </w:r>
      <w:proofErr w:type="spellEnd"/>
      <w:r w:rsidRPr="006967D7">
        <w:rPr>
          <w:rFonts w:ascii="Times New Roman" w:hAnsi="Times New Roman" w:cs="Times New Roman"/>
          <w:sz w:val="20"/>
          <w:szCs w:val="20"/>
        </w:rPr>
        <w:t xml:space="preserve">, </w:t>
      </w:r>
      <w:r>
        <w:rPr>
          <w:rFonts w:ascii="Times New Roman" w:hAnsi="Times New Roman" w:cs="Times New Roman"/>
          <w:sz w:val="20"/>
          <w:szCs w:val="20"/>
        </w:rPr>
        <w:t xml:space="preserve">Sinaloa, </w:t>
      </w:r>
      <w:r w:rsidRPr="006967D7">
        <w:rPr>
          <w:rFonts w:ascii="Times New Roman" w:hAnsi="Times New Roman" w:cs="Times New Roman"/>
          <w:sz w:val="20"/>
          <w:szCs w:val="20"/>
        </w:rPr>
        <w:t>Tamaulipas, Tlaxcala, Veracruz and Zacatecas.</w:t>
      </w:r>
      <w:r>
        <w:rPr>
          <w:rFonts w:ascii="Times New Roman" w:hAnsi="Times New Roman" w:cs="Times New Roman"/>
          <w:sz w:val="20"/>
          <w:szCs w:val="20"/>
        </w:rPr>
        <w:t xml:space="preserve"> </w:t>
      </w:r>
      <w:r w:rsidRPr="006967D7">
        <w:rPr>
          <w:rFonts w:ascii="Times New Roman" w:hAnsi="Times New Roman" w:cs="Times New Roman"/>
          <w:sz w:val="20"/>
          <w:szCs w:val="20"/>
        </w:rPr>
        <w:t>In 2016 the electoral maps of 300 majority districts at the federal level will be redrawn, and at the local level the other 19 states.</w:t>
      </w:r>
      <w:r>
        <w:rPr>
          <w:rFonts w:ascii="Times New Roman" w:hAnsi="Times New Roman" w:cs="Times New Roman"/>
          <w:sz w:val="20"/>
          <w:szCs w:val="20"/>
        </w:rPr>
        <w:t xml:space="preserve"> </w:t>
      </w:r>
      <w:r w:rsidRPr="006967D7">
        <w:rPr>
          <w:rFonts w:ascii="Times New Roman" w:hAnsi="Times New Roman" w:cs="Times New Roman"/>
          <w:sz w:val="20"/>
          <w:szCs w:val="20"/>
        </w:rPr>
        <w:t>In all these cases there is little information available on the phases, criteria, methodology, party participation or regional concerns in the local redistricting processes.</w:t>
      </w:r>
    </w:p>
  </w:footnote>
  <w:footnote w:id="15">
    <w:p w14:paraId="414B2278" w14:textId="77777777" w:rsidR="004C4E88" w:rsidRPr="006967D7" w:rsidRDefault="004C4E88"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The electoral authority used a “heuristic” model in 1996 and a combinatory optimization algorithm known as “simulated annealing” for the federal redistricting processes of 2004 and 2013 (Trelles and Martínez 2007), but for the local processes it decided to change the algorithm and use the search method known as “honeycomb optimization.”</w:t>
      </w:r>
    </w:p>
  </w:footnote>
  <w:footnote w:id="16">
    <w:p w14:paraId="7A76326D" w14:textId="7928CE5A" w:rsidR="004C4E88" w:rsidRPr="006967D7" w:rsidRDefault="004C4E88"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In 2004, the “simulated annealing” optimization </w:t>
      </w:r>
      <w:r>
        <w:rPr>
          <w:rFonts w:ascii="Times New Roman" w:hAnsi="Times New Roman" w:cs="Times New Roman"/>
          <w:sz w:val="20"/>
          <w:szCs w:val="20"/>
        </w:rPr>
        <w:t>heuristic</w:t>
      </w:r>
      <w:r w:rsidRPr="006967D7">
        <w:rPr>
          <w:rFonts w:ascii="Times New Roman" w:hAnsi="Times New Roman" w:cs="Times New Roman"/>
          <w:sz w:val="20"/>
          <w:szCs w:val="20"/>
        </w:rPr>
        <w:t xml:space="preserve"> was used, with four </w:t>
      </w:r>
      <w:r>
        <w:rPr>
          <w:rFonts w:ascii="Times New Roman" w:hAnsi="Times New Roman" w:cs="Times New Roman"/>
          <w:sz w:val="20"/>
          <w:szCs w:val="20"/>
        </w:rPr>
        <w:t>input parameters</w:t>
      </w:r>
      <w:r w:rsidRPr="006967D7">
        <w:rPr>
          <w:rFonts w:ascii="Times New Roman" w:hAnsi="Times New Roman" w:cs="Times New Roman"/>
          <w:sz w:val="20"/>
          <w:szCs w:val="20"/>
        </w:rPr>
        <w:t xml:space="preserve"> weighted as follows (relative weight in parenthesis): population balance (.4), geometric compactness (.3), municipal integrity (.2), and travel</w:t>
      </w:r>
      <w:r>
        <w:rPr>
          <w:rFonts w:ascii="Times New Roman" w:hAnsi="Times New Roman" w:cs="Times New Roman"/>
          <w:sz w:val="20"/>
          <w:szCs w:val="20"/>
        </w:rPr>
        <w:t>ing</w:t>
      </w:r>
      <w:r w:rsidRPr="006967D7">
        <w:rPr>
          <w:rFonts w:ascii="Times New Roman" w:hAnsi="Times New Roman" w:cs="Times New Roman"/>
          <w:sz w:val="20"/>
          <w:szCs w:val="20"/>
        </w:rPr>
        <w:t xml:space="preserve"> time</w:t>
      </w:r>
      <w:r>
        <w:rPr>
          <w:rFonts w:ascii="Times New Roman" w:hAnsi="Times New Roman" w:cs="Times New Roman"/>
          <w:sz w:val="20"/>
          <w:szCs w:val="20"/>
        </w:rPr>
        <w:t xml:space="preserve"> across districts</w:t>
      </w:r>
      <w:r w:rsidRPr="006967D7">
        <w:rPr>
          <w:rFonts w:ascii="Times New Roman" w:hAnsi="Times New Roman" w:cs="Times New Roman"/>
          <w:sz w:val="20"/>
          <w:szCs w:val="20"/>
        </w:rPr>
        <w:t xml:space="preserve"> (.1).</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In 2013, the electoral authority decided to use the same optimization method with the same four </w:t>
      </w:r>
      <w:del w:id="76" w:author="..." w:date="2016-04-13T11:16:00Z">
        <w:r w:rsidRPr="006967D7" w:rsidDel="009D078A">
          <w:rPr>
            <w:rFonts w:ascii="Times New Roman" w:hAnsi="Times New Roman" w:cs="Times New Roman"/>
            <w:sz w:val="20"/>
            <w:szCs w:val="20"/>
          </w:rPr>
          <w:delText>components</w:delText>
        </w:r>
      </w:del>
      <w:ins w:id="77" w:author="..." w:date="2016-04-13T11:16:00Z">
        <w:r>
          <w:rPr>
            <w:rFonts w:ascii="Times New Roman" w:hAnsi="Times New Roman" w:cs="Times New Roman"/>
            <w:sz w:val="20"/>
            <w:szCs w:val="20"/>
          </w:rPr>
          <w:t>criteria</w:t>
        </w:r>
      </w:ins>
      <w:r w:rsidRPr="006967D7">
        <w:rPr>
          <w:rFonts w:ascii="Times New Roman" w:hAnsi="Times New Roman" w:cs="Times New Roman"/>
          <w:sz w:val="20"/>
          <w:szCs w:val="20"/>
        </w:rPr>
        <w:t xml:space="preserve">, but </w:t>
      </w:r>
      <w:r>
        <w:rPr>
          <w:rFonts w:ascii="Times New Roman" w:hAnsi="Times New Roman" w:cs="Times New Roman"/>
          <w:sz w:val="20"/>
          <w:szCs w:val="20"/>
        </w:rPr>
        <w:t>changed</w:t>
      </w:r>
      <w:r w:rsidRPr="006967D7">
        <w:rPr>
          <w:rFonts w:ascii="Times New Roman" w:hAnsi="Times New Roman" w:cs="Times New Roman"/>
          <w:sz w:val="20"/>
          <w:szCs w:val="20"/>
        </w:rPr>
        <w:t xml:space="preserve"> the weighting</w:t>
      </w:r>
      <w:r>
        <w:rPr>
          <w:rFonts w:ascii="Times New Roman" w:hAnsi="Times New Roman" w:cs="Times New Roman"/>
          <w:sz w:val="20"/>
          <w:szCs w:val="20"/>
        </w:rPr>
        <w:t xml:space="preserve"> —</w:t>
      </w:r>
      <w:r w:rsidRPr="006967D7">
        <w:rPr>
          <w:rFonts w:ascii="Times New Roman" w:hAnsi="Times New Roman" w:cs="Times New Roman"/>
          <w:sz w:val="20"/>
          <w:szCs w:val="20"/>
        </w:rPr>
        <w:t>or hierarchy</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of the </w:t>
      </w:r>
      <w:del w:id="78" w:author="..." w:date="2016-04-13T11:16:00Z">
        <w:r w:rsidRPr="006967D7" w:rsidDel="009D078A">
          <w:rPr>
            <w:rFonts w:ascii="Times New Roman" w:hAnsi="Times New Roman" w:cs="Times New Roman"/>
            <w:sz w:val="20"/>
            <w:szCs w:val="20"/>
          </w:rPr>
          <w:delText>components</w:delText>
        </w:r>
      </w:del>
      <w:ins w:id="79" w:author="..." w:date="2016-04-13T11:16:00Z">
        <w:r>
          <w:rPr>
            <w:rFonts w:ascii="Times New Roman" w:hAnsi="Times New Roman" w:cs="Times New Roman"/>
            <w:sz w:val="20"/>
            <w:szCs w:val="20"/>
          </w:rPr>
          <w:t>criteria</w:t>
        </w:r>
      </w:ins>
      <w:r w:rsidRPr="006967D7">
        <w:rPr>
          <w:rFonts w:ascii="Times New Roman" w:hAnsi="Times New Roman" w:cs="Times New Roman"/>
          <w:sz w:val="20"/>
          <w:szCs w:val="20"/>
        </w:rPr>
        <w:t>: population balance (.4), municipal integrity (.3), travel time (.2), and geometric compactness (.1). In contrast, in the local redistricting effort by INE starting in 2015, it decided to use a different optimization method, called “honeycomb</w:t>
      </w:r>
      <w:r>
        <w:rPr>
          <w:rFonts w:ascii="Times New Roman" w:hAnsi="Times New Roman" w:cs="Times New Roman"/>
          <w:sz w:val="20"/>
          <w:szCs w:val="20"/>
        </w:rPr>
        <w:t>” (or beehive) optimization,</w:t>
      </w:r>
      <w:r w:rsidRPr="006967D7">
        <w:rPr>
          <w:rFonts w:ascii="Times New Roman" w:hAnsi="Times New Roman" w:cs="Times New Roman"/>
          <w:sz w:val="20"/>
          <w:szCs w:val="20"/>
        </w:rPr>
        <w:t xml:space="preserve"> and to include only two </w:t>
      </w:r>
      <w:del w:id="80" w:author="..." w:date="2016-04-13T11:16:00Z">
        <w:r w:rsidRPr="006967D7" w:rsidDel="00C56BA8">
          <w:rPr>
            <w:rFonts w:ascii="Times New Roman" w:hAnsi="Times New Roman" w:cs="Times New Roman"/>
            <w:sz w:val="20"/>
            <w:szCs w:val="20"/>
          </w:rPr>
          <w:delText>components</w:delText>
        </w:r>
      </w:del>
      <w:ins w:id="81" w:author="..." w:date="2016-04-13T11:16:00Z">
        <w:r>
          <w:rPr>
            <w:rFonts w:ascii="Times New Roman" w:hAnsi="Times New Roman" w:cs="Times New Roman"/>
            <w:sz w:val="20"/>
            <w:szCs w:val="20"/>
          </w:rPr>
          <w:t>criteria</w:t>
        </w:r>
      </w:ins>
      <w:r w:rsidRPr="006967D7">
        <w:rPr>
          <w:rFonts w:ascii="Times New Roman" w:hAnsi="Times New Roman" w:cs="Times New Roman"/>
          <w:sz w:val="20"/>
          <w:szCs w:val="20"/>
        </w:rPr>
        <w:t>. Municipal geography, concentration of indigenous population, and the criteria liked to travel time between municipal seats were not part of the optimization process.</w:t>
      </w:r>
    </w:p>
  </w:footnote>
  <w:footnote w:id="17">
    <w:p w14:paraId="237981D3" w14:textId="12334E3A" w:rsidR="004C4E88" w:rsidRPr="006967D7" w:rsidRDefault="004C4E88"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Transitory Article Three of the Constitution, amended </w:t>
      </w:r>
      <w:r>
        <w:rPr>
          <w:rFonts w:ascii="Times New Roman" w:hAnsi="Times New Roman" w:cs="Times New Roman"/>
          <w:sz w:val="20"/>
          <w:szCs w:val="20"/>
        </w:rPr>
        <w:t xml:space="preserve">in </w:t>
      </w:r>
      <w:r w:rsidRPr="006967D7">
        <w:rPr>
          <w:rFonts w:ascii="Times New Roman" w:hAnsi="Times New Roman" w:cs="Times New Roman"/>
          <w:sz w:val="20"/>
          <w:szCs w:val="20"/>
        </w:rPr>
        <w:t>August 14, 2001, states: “To establish the territorial boundaries of single-member electoral districts, the board must take into account, when feasible, the location of indigenous communities and groups, in order to encourage their political participation.”</w:t>
      </w:r>
      <w:r>
        <w:rPr>
          <w:rFonts w:ascii="Times New Roman" w:hAnsi="Times New Roman" w:cs="Times New Roman"/>
          <w:sz w:val="20"/>
          <w:szCs w:val="20"/>
        </w:rPr>
        <w:t xml:space="preserve"> </w:t>
      </w:r>
      <w:r w:rsidRPr="006967D7">
        <w:rPr>
          <w:rFonts w:ascii="Times New Roman" w:hAnsi="Times New Roman" w:cs="Times New Roman"/>
          <w:sz w:val="20"/>
          <w:szCs w:val="20"/>
        </w:rPr>
        <w:t>The Second Article of the Constitution stipulates that “indigenous communities and groups must be recognized in state constitutions and laws, which must take into account … ethno-linguistic and physical settlement criteria…elect according to their own rules, procedures and traditional practices, their authorities or representatives to exercise their own forms of internal governance, guaranteeing that indigenous men and women enjoy and exercise their right to vote and hold office under equal conditions; and to access and hold public office and elected positions to which they have been elected or appointed, in a framework of respect for the federal pact and the sovereignty of the states … To elect, in municipalities with a majority indigenous population, representatives</w:t>
      </w:r>
      <w:r>
        <w:rPr>
          <w:rFonts w:ascii="Times New Roman" w:hAnsi="Times New Roman" w:cs="Times New Roman"/>
          <w:sz w:val="20"/>
          <w:szCs w:val="20"/>
        </w:rPr>
        <w:t xml:space="preserve"> </w:t>
      </w:r>
      <w:r w:rsidRPr="006967D7">
        <w:rPr>
          <w:rFonts w:ascii="Times New Roman" w:hAnsi="Times New Roman" w:cs="Times New Roman"/>
          <w:sz w:val="20"/>
          <w:szCs w:val="20"/>
        </w:rPr>
        <w:t>to the municipal councils… The state constitutions and laws must recognize and regulate these rights in the municipalities in order to strengthen political participation and representation in accordance with their traditions and internal rules.”</w:t>
      </w:r>
    </w:p>
  </w:footnote>
  <w:footnote w:id="18">
    <w:p w14:paraId="077649CE" w14:textId="07AA8218" w:rsidR="004C4E88" w:rsidRPr="006967D7" w:rsidRDefault="004C4E88"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Since 2005</w:t>
      </w:r>
      <w:r>
        <w:rPr>
          <w:rFonts w:ascii="Times New Roman" w:hAnsi="Times New Roman" w:cs="Times New Roman"/>
          <w:sz w:val="20"/>
          <w:szCs w:val="20"/>
        </w:rPr>
        <w:t xml:space="preserve">, minority federal </w:t>
      </w:r>
      <w:r w:rsidRPr="006967D7">
        <w:rPr>
          <w:rFonts w:ascii="Times New Roman" w:hAnsi="Times New Roman" w:cs="Times New Roman"/>
          <w:sz w:val="20"/>
          <w:szCs w:val="20"/>
        </w:rPr>
        <w:t xml:space="preserve">districts were created out of areas that had more than a minimum proportion of indigenous </w:t>
      </w:r>
      <w:r>
        <w:rPr>
          <w:rFonts w:ascii="Times New Roman" w:hAnsi="Times New Roman" w:cs="Times New Roman"/>
          <w:sz w:val="20"/>
          <w:szCs w:val="20"/>
        </w:rPr>
        <w:t>population (usually 40 percent)</w:t>
      </w:r>
      <w:r w:rsidRPr="006967D7">
        <w:rPr>
          <w:rFonts w:ascii="Times New Roman" w:hAnsi="Times New Roman" w:cs="Times New Roman"/>
          <w:sz w:val="20"/>
          <w:szCs w:val="20"/>
        </w:rPr>
        <w:t>.</w:t>
      </w:r>
      <w:r>
        <w:rPr>
          <w:rFonts w:ascii="Times New Roman" w:hAnsi="Times New Roman" w:cs="Times New Roman"/>
          <w:sz w:val="20"/>
          <w:szCs w:val="20"/>
        </w:rPr>
        <w:t xml:space="preserve"> </w:t>
      </w:r>
    </w:p>
  </w:footnote>
  <w:footnote w:id="19">
    <w:p w14:paraId="7AC8AFEC" w14:textId="68D727B3" w:rsidR="004C4E88" w:rsidRPr="001C5E10" w:rsidRDefault="004C4E88" w:rsidP="001C5E10">
      <w:pPr>
        <w:pStyle w:val="FootnoteText"/>
        <w:jc w:val="both"/>
        <w:rPr>
          <w:lang w:val="es-ES_tradnl"/>
        </w:rPr>
      </w:pPr>
      <w:r>
        <w:rPr>
          <w:rStyle w:val="FootnoteReference"/>
        </w:rPr>
        <w:footnoteRef/>
      </w:r>
      <w:r>
        <w:t xml:space="preserve"> </w:t>
      </w:r>
      <w:r>
        <w:rPr>
          <w:rFonts w:ascii="Times New Roman" w:hAnsi="Times New Roman" w:cs="Times New Roman"/>
          <w:sz w:val="20"/>
          <w:szCs w:val="20"/>
        </w:rPr>
        <w:t xml:space="preserve">In November of 2015 Mexico’s Electoral Tribunal (TEPJF) ruled on this matter and established that the EMB needs to organize public forums to evaluate the needs and differences across indigenous communities during redistricting processes. Starting 2016, the EMB began exploring new consultative mechanisms to attend the ruling of the court (See TSEPJF Jurisprudence 37/2015 and </w:t>
      </w:r>
      <w:r w:rsidRPr="00B74E86">
        <w:rPr>
          <w:rFonts w:ascii="Times New Roman" w:hAnsi="Times New Roman" w:cs="Times New Roman"/>
          <w:sz w:val="20"/>
          <w:szCs w:val="20"/>
        </w:rPr>
        <w:t>http://www.ine.mx/archivos3/portal/historico/recursos/IFE-v2/DS/DS-CG/DS-SesionesCG/CG-acuerdos/2016/02_Febrero/CGor201602-26/CGor201602-26_ap_14_a1.pdf</w:t>
      </w:r>
      <w:r>
        <w:rPr>
          <w:rFonts w:ascii="Times New Roman" w:hAnsi="Times New Roman" w:cs="Times New Roman"/>
          <w:sz w:val="20"/>
          <w:szCs w:val="20"/>
        </w:rPr>
        <w:t>).</w:t>
      </w:r>
    </w:p>
  </w:footnote>
  <w:footnote w:id="20">
    <w:p w14:paraId="5FFA289E" w14:textId="43273B0C" w:rsidR="004C4E88" w:rsidRPr="006967D7" w:rsidRDefault="004C4E88"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These interventions </w:t>
      </w:r>
      <w:r>
        <w:rPr>
          <w:rFonts w:ascii="Times New Roman" w:hAnsi="Times New Roman" w:cs="Times New Roman"/>
          <w:sz w:val="20"/>
          <w:szCs w:val="20"/>
        </w:rPr>
        <w:t>do</w:t>
      </w:r>
      <w:r w:rsidRPr="006967D7">
        <w:rPr>
          <w:rFonts w:ascii="Times New Roman" w:hAnsi="Times New Roman" w:cs="Times New Roman"/>
          <w:sz w:val="20"/>
          <w:szCs w:val="20"/>
        </w:rPr>
        <w:t xml:space="preserve"> not necessarily have to come from government or bureaucratic institutions. Civil society or academ</w:t>
      </w:r>
      <w:r>
        <w:rPr>
          <w:rFonts w:ascii="Times New Roman" w:hAnsi="Times New Roman" w:cs="Times New Roman"/>
          <w:sz w:val="20"/>
          <w:szCs w:val="20"/>
        </w:rPr>
        <w:t>ic institutions</w:t>
      </w:r>
      <w:r w:rsidRPr="006967D7">
        <w:rPr>
          <w:rFonts w:ascii="Times New Roman" w:hAnsi="Times New Roman" w:cs="Times New Roman"/>
          <w:sz w:val="20"/>
          <w:szCs w:val="20"/>
        </w:rPr>
        <w:t>, for example, can play a central role in generating information campaigns and participation mechanisms (Altman and McDonald 2014</w:t>
      </w:r>
      <w:r>
        <w:rPr>
          <w:rFonts w:ascii="Times New Roman" w:hAnsi="Times New Roman" w:cs="Times New Roman"/>
          <w:sz w:val="20"/>
          <w:szCs w:val="20"/>
        </w:rPr>
        <w:t>a</w:t>
      </w:r>
      <w:r w:rsidRPr="006967D7">
        <w:rPr>
          <w:rFonts w:ascii="Times New Roman" w:hAnsi="Times New Roman" w:cs="Times New Roman"/>
          <w:sz w:val="20"/>
          <w:szCs w:val="20"/>
        </w:rPr>
        <w:t>).</w:t>
      </w:r>
    </w:p>
  </w:footnote>
  <w:footnote w:id="21">
    <w:p w14:paraId="1AF52BDD" w14:textId="762E51D2" w:rsidR="004C4E88" w:rsidRPr="006967D7" w:rsidRDefault="004C4E88"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The emergence and use of online </w:t>
      </w:r>
      <w:r>
        <w:rPr>
          <w:rFonts w:ascii="Times New Roman" w:hAnsi="Times New Roman" w:cs="Times New Roman"/>
          <w:sz w:val="20"/>
          <w:szCs w:val="20"/>
        </w:rPr>
        <w:t>mapping tools</w:t>
      </w:r>
      <w:r w:rsidRPr="006967D7">
        <w:rPr>
          <w:rFonts w:ascii="Times New Roman" w:hAnsi="Times New Roman" w:cs="Times New Roman"/>
          <w:sz w:val="20"/>
          <w:szCs w:val="20"/>
        </w:rPr>
        <w:t xml:space="preserve"> in the United States has given citizens direct access to the redistricting process and enabled </w:t>
      </w:r>
      <w:r>
        <w:rPr>
          <w:rFonts w:ascii="Times New Roman" w:hAnsi="Times New Roman" w:cs="Times New Roman"/>
          <w:sz w:val="20"/>
          <w:szCs w:val="20"/>
        </w:rPr>
        <w:t>authorities</w:t>
      </w:r>
      <w:r w:rsidRPr="006967D7">
        <w:rPr>
          <w:rFonts w:ascii="Times New Roman" w:hAnsi="Times New Roman" w:cs="Times New Roman"/>
          <w:sz w:val="20"/>
          <w:szCs w:val="20"/>
        </w:rPr>
        <w:t xml:space="preserve"> to </w:t>
      </w:r>
      <w:r>
        <w:rPr>
          <w:rFonts w:ascii="Times New Roman" w:hAnsi="Times New Roman" w:cs="Times New Roman"/>
          <w:sz w:val="20"/>
          <w:szCs w:val="20"/>
        </w:rPr>
        <w:t xml:space="preserve">effectively </w:t>
      </w:r>
      <w:r w:rsidRPr="006967D7">
        <w:rPr>
          <w:rFonts w:ascii="Times New Roman" w:hAnsi="Times New Roman" w:cs="Times New Roman"/>
          <w:sz w:val="20"/>
          <w:szCs w:val="20"/>
        </w:rPr>
        <w:t>identify community interests.</w:t>
      </w:r>
      <w:r>
        <w:rPr>
          <w:rFonts w:ascii="Times New Roman" w:hAnsi="Times New Roman" w:cs="Times New Roman"/>
          <w:sz w:val="20"/>
          <w:szCs w:val="20"/>
        </w:rPr>
        <w:t xml:space="preserve"> </w:t>
      </w:r>
      <w:r w:rsidRPr="006967D7">
        <w:rPr>
          <w:rFonts w:ascii="Times New Roman" w:hAnsi="Times New Roman" w:cs="Times New Roman"/>
          <w:sz w:val="20"/>
          <w:szCs w:val="20"/>
        </w:rPr>
        <w:t>Civic participation has given the authorities a much wider range of options for exploring, comparing and evaluating scenarios in a process characterized by high levels of politicization and which, only a few years ago, was open only to small circle of politicians and technocrats.</w:t>
      </w:r>
      <w:r>
        <w:rPr>
          <w:rFonts w:ascii="Times New Roman" w:hAnsi="Times New Roman" w:cs="Times New Roman"/>
          <w:sz w:val="20"/>
          <w:szCs w:val="20"/>
        </w:rPr>
        <w:t xml:space="preserve"> </w:t>
      </w:r>
      <w:r w:rsidRPr="006967D7">
        <w:rPr>
          <w:rFonts w:ascii="Times New Roman" w:hAnsi="Times New Roman" w:cs="Times New Roman"/>
          <w:sz w:val="20"/>
          <w:szCs w:val="20"/>
        </w:rPr>
        <w:t>The US experience shows that citizen-drafted plans tend to have less party bias and generate more competitive scenario</w:t>
      </w:r>
      <w:r>
        <w:rPr>
          <w:rFonts w:ascii="Times New Roman" w:hAnsi="Times New Roman" w:cs="Times New Roman"/>
          <w:sz w:val="20"/>
          <w:szCs w:val="20"/>
        </w:rPr>
        <w:t>s</w:t>
      </w:r>
      <w:r w:rsidRPr="006967D7">
        <w:rPr>
          <w:rFonts w:ascii="Times New Roman" w:hAnsi="Times New Roman" w:cs="Times New Roman"/>
          <w:sz w:val="20"/>
          <w:szCs w:val="20"/>
        </w:rPr>
        <w:t xml:space="preserve"> than those proposed by legislators (Altman et al. 2010; Altman and McDonald 2010, 2011, 2012, 2014).</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For more information about the public mapping project in the US, see: </w:t>
      </w:r>
      <w:r w:rsidRPr="006967D7">
        <w:rPr>
          <w:rStyle w:val="InternetLink"/>
          <w:rFonts w:ascii="Times New Roman" w:eastAsia="Times New Roman" w:hAnsi="Times New Roman" w:cs="Times New Roman"/>
          <w:color w:val="1155CC"/>
          <w:sz w:val="20"/>
          <w:szCs w:val="20"/>
          <w:lang w:val="en-US"/>
        </w:rPr>
        <w:t>http://www.publicmapping.org/</w:t>
      </w:r>
      <w:r w:rsidRPr="006967D7">
        <w:rPr>
          <w:rFonts w:ascii="Times New Roman" w:hAnsi="Times New Roman" w:cs="Times New Roman"/>
          <w:sz w:val="20"/>
          <w:szCs w:val="20"/>
        </w:rPr>
        <w:t xml:space="preserve"> </w:t>
      </w:r>
      <w:r w:rsidRPr="006967D7">
        <w:rPr>
          <w:rFonts w:ascii="Times New Roman" w:hAnsi="Times New Roman" w:cs="Times New Roman"/>
          <w:color w:val="000000"/>
          <w:sz w:val="20"/>
          <w:szCs w:val="20"/>
        </w:rPr>
        <w:t xml:space="preserve">and </w:t>
      </w:r>
      <w:r w:rsidRPr="006967D7">
        <w:rPr>
          <w:rStyle w:val="InternetLink"/>
          <w:rFonts w:ascii="Times New Roman" w:eastAsia="Times New Roman" w:hAnsi="Times New Roman" w:cs="Times New Roman"/>
          <w:color w:val="1155CC"/>
          <w:sz w:val="20"/>
          <w:szCs w:val="20"/>
          <w:lang w:val="en-US"/>
        </w:rPr>
        <w:t>http://informatics.mit.edu/publications/topic/gis</w:t>
      </w:r>
      <w:r w:rsidRPr="006967D7">
        <w:rPr>
          <w:rFonts w:ascii="Times New Roman" w:hAnsi="Times New Roman" w:cs="Times New Roman"/>
          <w:color w:val="000000"/>
          <w:sz w:val="20"/>
          <w:szCs w:val="20"/>
        </w:rPr>
        <w:t>.</w:t>
      </w:r>
    </w:p>
  </w:footnote>
  <w:footnote w:id="22">
    <w:p w14:paraId="4AA0776E" w14:textId="77777777" w:rsidR="004C4E88" w:rsidRPr="006967D7" w:rsidRDefault="004C4E88">
      <w:pPr>
        <w:pStyle w:val="FootnoteText"/>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The authors of this text adapted District Builder for Mexico State and have introduced the platform in various national and international forums, including the international redistricting seminars organized by the INE in 2012 and 2013. For more information on District Builder and the Public Mapping Project see: </w:t>
      </w:r>
      <w:r w:rsidRPr="006967D7">
        <w:rPr>
          <w:rStyle w:val="InternetLink"/>
          <w:rFonts w:ascii="Times New Roman" w:eastAsia="Times New Roman" w:hAnsi="Times New Roman" w:cs="Times New Roman"/>
          <w:color w:val="000000"/>
          <w:sz w:val="20"/>
          <w:szCs w:val="20"/>
          <w:lang w:val="en-US"/>
        </w:rPr>
        <w:t>http://en.wikipedia.org/wiki/DistrictBuilder</w:t>
      </w:r>
      <w:r w:rsidRPr="006967D7">
        <w:rPr>
          <w:rFonts w:ascii="Times New Roman" w:hAnsi="Times New Roman" w:cs="Times New Roman"/>
          <w:color w:val="000000"/>
          <w:sz w:val="20"/>
          <w:szCs w:val="20"/>
        </w:rPr>
        <w:t>;</w:t>
      </w:r>
      <w:hyperlink r:id="rId3">
        <w:r w:rsidRPr="006967D7">
          <w:rPr>
            <w:rStyle w:val="InternetLink"/>
            <w:rFonts w:ascii="Times New Roman" w:eastAsia="Times New Roman" w:hAnsi="Times New Roman" w:cs="Times New Roman"/>
            <w:color w:val="000000"/>
            <w:sz w:val="20"/>
            <w:szCs w:val="20"/>
            <w:lang w:val="en-US"/>
          </w:rPr>
          <w:t>http://www.azavea.com/products/districtbuilder/</w:t>
        </w:r>
      </w:hyperlink>
      <w:proofErr w:type="gramStart"/>
      <w:r w:rsidRPr="006967D7">
        <w:rPr>
          <w:rFonts w:ascii="Times New Roman" w:hAnsi="Times New Roman" w:cs="Times New Roman"/>
          <w:color w:val="000000"/>
          <w:sz w:val="20"/>
          <w:szCs w:val="20"/>
        </w:rPr>
        <w:t>;</w:t>
      </w:r>
      <w:proofErr w:type="gramEnd"/>
      <w:r w:rsidRPr="006967D7">
        <w:rPr>
          <w:rFonts w:ascii="Times New Roman" w:hAnsi="Times New Roman" w:cs="Times New Roman"/>
          <w:color w:val="000000"/>
          <w:sz w:val="20"/>
          <w:szCs w:val="20"/>
        </w:rPr>
        <w:t xml:space="preserve"> and </w:t>
      </w:r>
      <w:hyperlink r:id="rId4">
        <w:r w:rsidRPr="006967D7">
          <w:rPr>
            <w:rStyle w:val="InternetLink"/>
            <w:rFonts w:ascii="Times New Roman" w:eastAsia="Times New Roman" w:hAnsi="Times New Roman" w:cs="Times New Roman"/>
            <w:color w:val="1155CC"/>
            <w:sz w:val="20"/>
            <w:szCs w:val="20"/>
            <w:lang w:val="en-US"/>
          </w:rPr>
          <w:t>http://digital.colmex.mx/index.php/la-plataforma-publica-de-mapeo-y-la-democracia-en-mexico</w:t>
        </w:r>
      </w:hyperlink>
      <w:r w:rsidRPr="006967D7">
        <w:rPr>
          <w:rFonts w:ascii="Times New Roman" w:hAnsi="Times New Roman" w:cs="Times New Roman"/>
          <w:color w:val="000000"/>
          <w:sz w:val="20"/>
          <w:szCs w:val="20"/>
        </w:rPr>
        <w:t>.</w:t>
      </w:r>
    </w:p>
  </w:footnote>
  <w:footnote w:id="23">
    <w:p w14:paraId="09128F01" w14:textId="77777777" w:rsidR="004C4E88" w:rsidRPr="006967D7" w:rsidRDefault="004C4E88">
      <w:pPr>
        <w:pStyle w:val="FootnoteText"/>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Upon publication, we will publish a data file with the appendix online.</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03250"/>
    <w:multiLevelType w:val="hybridMultilevel"/>
    <w:tmpl w:val="45E0F9AA"/>
    <w:lvl w:ilvl="0" w:tplc="E2624A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B43F70"/>
    <w:multiLevelType w:val="hybridMultilevel"/>
    <w:tmpl w:val="DD46638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651631F"/>
    <w:multiLevelType w:val="hybridMultilevel"/>
    <w:tmpl w:val="AB92B0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AB14931"/>
    <w:multiLevelType w:val="hybridMultilevel"/>
    <w:tmpl w:val="2542B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C3C7DA8"/>
    <w:multiLevelType w:val="hybridMultilevel"/>
    <w:tmpl w:val="955EC3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trackRevision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1950"/>
    <w:rsid w:val="00006DB0"/>
    <w:rsid w:val="00007B74"/>
    <w:rsid w:val="000177F5"/>
    <w:rsid w:val="0003718F"/>
    <w:rsid w:val="00040282"/>
    <w:rsid w:val="00052A34"/>
    <w:rsid w:val="00056663"/>
    <w:rsid w:val="00057CA8"/>
    <w:rsid w:val="00060C6C"/>
    <w:rsid w:val="00072627"/>
    <w:rsid w:val="00083FF4"/>
    <w:rsid w:val="00084F0D"/>
    <w:rsid w:val="000A0720"/>
    <w:rsid w:val="000D56B6"/>
    <w:rsid w:val="000E1DFB"/>
    <w:rsid w:val="001040DB"/>
    <w:rsid w:val="00107810"/>
    <w:rsid w:val="00107E72"/>
    <w:rsid w:val="00114C39"/>
    <w:rsid w:val="00116722"/>
    <w:rsid w:val="001332EB"/>
    <w:rsid w:val="00136EC4"/>
    <w:rsid w:val="00160EB6"/>
    <w:rsid w:val="00174934"/>
    <w:rsid w:val="00185C2D"/>
    <w:rsid w:val="00191028"/>
    <w:rsid w:val="001A1E50"/>
    <w:rsid w:val="001C2577"/>
    <w:rsid w:val="001C5E10"/>
    <w:rsid w:val="001F7579"/>
    <w:rsid w:val="002007F9"/>
    <w:rsid w:val="00210F23"/>
    <w:rsid w:val="00214DE6"/>
    <w:rsid w:val="002676F4"/>
    <w:rsid w:val="00275374"/>
    <w:rsid w:val="00285D6C"/>
    <w:rsid w:val="00287245"/>
    <w:rsid w:val="00293247"/>
    <w:rsid w:val="002A612A"/>
    <w:rsid w:val="002B4EDE"/>
    <w:rsid w:val="002C308D"/>
    <w:rsid w:val="002F1E81"/>
    <w:rsid w:val="002F1FFC"/>
    <w:rsid w:val="002F3AB2"/>
    <w:rsid w:val="002F55B9"/>
    <w:rsid w:val="00303902"/>
    <w:rsid w:val="00304DF4"/>
    <w:rsid w:val="00313B95"/>
    <w:rsid w:val="00313EA8"/>
    <w:rsid w:val="00335720"/>
    <w:rsid w:val="00352E68"/>
    <w:rsid w:val="00372883"/>
    <w:rsid w:val="003823E1"/>
    <w:rsid w:val="00385463"/>
    <w:rsid w:val="003916AD"/>
    <w:rsid w:val="003A1D04"/>
    <w:rsid w:val="003B083F"/>
    <w:rsid w:val="003B3B97"/>
    <w:rsid w:val="003B6657"/>
    <w:rsid w:val="003C175E"/>
    <w:rsid w:val="003C25CC"/>
    <w:rsid w:val="003D154C"/>
    <w:rsid w:val="003D311C"/>
    <w:rsid w:val="003E21C2"/>
    <w:rsid w:val="003E284E"/>
    <w:rsid w:val="00401423"/>
    <w:rsid w:val="00410700"/>
    <w:rsid w:val="00411A75"/>
    <w:rsid w:val="00427571"/>
    <w:rsid w:val="004307BA"/>
    <w:rsid w:val="00435F4D"/>
    <w:rsid w:val="00437547"/>
    <w:rsid w:val="00450131"/>
    <w:rsid w:val="004671FD"/>
    <w:rsid w:val="004803CA"/>
    <w:rsid w:val="00493B9E"/>
    <w:rsid w:val="0049597E"/>
    <w:rsid w:val="00496343"/>
    <w:rsid w:val="004C4E88"/>
    <w:rsid w:val="004D2616"/>
    <w:rsid w:val="004E2C4E"/>
    <w:rsid w:val="005016A7"/>
    <w:rsid w:val="0050182F"/>
    <w:rsid w:val="0051164D"/>
    <w:rsid w:val="00513C7B"/>
    <w:rsid w:val="00526F65"/>
    <w:rsid w:val="005278FF"/>
    <w:rsid w:val="00531EFB"/>
    <w:rsid w:val="0053314D"/>
    <w:rsid w:val="00553255"/>
    <w:rsid w:val="00563A42"/>
    <w:rsid w:val="005C2B8A"/>
    <w:rsid w:val="005D7B19"/>
    <w:rsid w:val="005F1535"/>
    <w:rsid w:val="005F4C10"/>
    <w:rsid w:val="00603D20"/>
    <w:rsid w:val="00621070"/>
    <w:rsid w:val="0062341D"/>
    <w:rsid w:val="00627069"/>
    <w:rsid w:val="00641B16"/>
    <w:rsid w:val="006463EF"/>
    <w:rsid w:val="00665502"/>
    <w:rsid w:val="0067682B"/>
    <w:rsid w:val="00685B26"/>
    <w:rsid w:val="006967D7"/>
    <w:rsid w:val="006A34B5"/>
    <w:rsid w:val="006B3C4C"/>
    <w:rsid w:val="006B5E2D"/>
    <w:rsid w:val="006C4972"/>
    <w:rsid w:val="006C5863"/>
    <w:rsid w:val="006D131F"/>
    <w:rsid w:val="006F6089"/>
    <w:rsid w:val="006F6CBD"/>
    <w:rsid w:val="00710070"/>
    <w:rsid w:val="00717FF1"/>
    <w:rsid w:val="0074357C"/>
    <w:rsid w:val="00752214"/>
    <w:rsid w:val="00780F60"/>
    <w:rsid w:val="007841D7"/>
    <w:rsid w:val="00785641"/>
    <w:rsid w:val="007B00DA"/>
    <w:rsid w:val="007B4D09"/>
    <w:rsid w:val="007C7212"/>
    <w:rsid w:val="007E3B58"/>
    <w:rsid w:val="00804AD1"/>
    <w:rsid w:val="008215FA"/>
    <w:rsid w:val="00825FC5"/>
    <w:rsid w:val="008414AB"/>
    <w:rsid w:val="00845F80"/>
    <w:rsid w:val="00846992"/>
    <w:rsid w:val="00857AB3"/>
    <w:rsid w:val="00863110"/>
    <w:rsid w:val="00874F90"/>
    <w:rsid w:val="008760BC"/>
    <w:rsid w:val="00880659"/>
    <w:rsid w:val="00884686"/>
    <w:rsid w:val="00886082"/>
    <w:rsid w:val="00886BA2"/>
    <w:rsid w:val="00894211"/>
    <w:rsid w:val="008A2BF4"/>
    <w:rsid w:val="008A55F8"/>
    <w:rsid w:val="008A58A0"/>
    <w:rsid w:val="008A7378"/>
    <w:rsid w:val="008B043D"/>
    <w:rsid w:val="008B7715"/>
    <w:rsid w:val="008D1483"/>
    <w:rsid w:val="008D5543"/>
    <w:rsid w:val="008D7D1B"/>
    <w:rsid w:val="008E7E38"/>
    <w:rsid w:val="00902AD7"/>
    <w:rsid w:val="009174A5"/>
    <w:rsid w:val="00925E05"/>
    <w:rsid w:val="0093630A"/>
    <w:rsid w:val="00950A1C"/>
    <w:rsid w:val="00950E58"/>
    <w:rsid w:val="00965952"/>
    <w:rsid w:val="00985848"/>
    <w:rsid w:val="00991A70"/>
    <w:rsid w:val="009A2F27"/>
    <w:rsid w:val="009A5409"/>
    <w:rsid w:val="009B27C5"/>
    <w:rsid w:val="009B2C56"/>
    <w:rsid w:val="009B2E10"/>
    <w:rsid w:val="009C085E"/>
    <w:rsid w:val="009C40A2"/>
    <w:rsid w:val="009C4EBA"/>
    <w:rsid w:val="009D078A"/>
    <w:rsid w:val="009D085F"/>
    <w:rsid w:val="009D3E6A"/>
    <w:rsid w:val="009D4EDF"/>
    <w:rsid w:val="009D75DA"/>
    <w:rsid w:val="009E51CA"/>
    <w:rsid w:val="009E56A5"/>
    <w:rsid w:val="009E5712"/>
    <w:rsid w:val="009F5343"/>
    <w:rsid w:val="00A04130"/>
    <w:rsid w:val="00A06DA4"/>
    <w:rsid w:val="00A07218"/>
    <w:rsid w:val="00A07B99"/>
    <w:rsid w:val="00A1075A"/>
    <w:rsid w:val="00A228AB"/>
    <w:rsid w:val="00A32FC6"/>
    <w:rsid w:val="00A44DAF"/>
    <w:rsid w:val="00A55170"/>
    <w:rsid w:val="00A56BAB"/>
    <w:rsid w:val="00A61950"/>
    <w:rsid w:val="00A76EFA"/>
    <w:rsid w:val="00A81B53"/>
    <w:rsid w:val="00A85BEF"/>
    <w:rsid w:val="00A8734D"/>
    <w:rsid w:val="00A90A57"/>
    <w:rsid w:val="00A967F4"/>
    <w:rsid w:val="00AA027A"/>
    <w:rsid w:val="00AA1910"/>
    <w:rsid w:val="00AB261A"/>
    <w:rsid w:val="00AB6C6A"/>
    <w:rsid w:val="00AC7E22"/>
    <w:rsid w:val="00AE7853"/>
    <w:rsid w:val="00AF6A4F"/>
    <w:rsid w:val="00B010D9"/>
    <w:rsid w:val="00B22621"/>
    <w:rsid w:val="00B26D98"/>
    <w:rsid w:val="00B36C4D"/>
    <w:rsid w:val="00B45B65"/>
    <w:rsid w:val="00B513F7"/>
    <w:rsid w:val="00B74E86"/>
    <w:rsid w:val="00B768EF"/>
    <w:rsid w:val="00B8122D"/>
    <w:rsid w:val="00B827AD"/>
    <w:rsid w:val="00B83105"/>
    <w:rsid w:val="00BA1EEC"/>
    <w:rsid w:val="00BA382C"/>
    <w:rsid w:val="00BA58B1"/>
    <w:rsid w:val="00BA65E5"/>
    <w:rsid w:val="00BB0D82"/>
    <w:rsid w:val="00BC6FA6"/>
    <w:rsid w:val="00BD08E1"/>
    <w:rsid w:val="00BD109D"/>
    <w:rsid w:val="00BD7850"/>
    <w:rsid w:val="00BE04CD"/>
    <w:rsid w:val="00BE6884"/>
    <w:rsid w:val="00BF4BA4"/>
    <w:rsid w:val="00C115BE"/>
    <w:rsid w:val="00C367E3"/>
    <w:rsid w:val="00C516FA"/>
    <w:rsid w:val="00C56BA8"/>
    <w:rsid w:val="00C622F4"/>
    <w:rsid w:val="00C83928"/>
    <w:rsid w:val="00C90189"/>
    <w:rsid w:val="00CA14A2"/>
    <w:rsid w:val="00CA52EB"/>
    <w:rsid w:val="00CB22FD"/>
    <w:rsid w:val="00CE38D4"/>
    <w:rsid w:val="00CF1745"/>
    <w:rsid w:val="00CF64F6"/>
    <w:rsid w:val="00CF79E2"/>
    <w:rsid w:val="00D26800"/>
    <w:rsid w:val="00D305E8"/>
    <w:rsid w:val="00D403DF"/>
    <w:rsid w:val="00D45F8F"/>
    <w:rsid w:val="00D60AA0"/>
    <w:rsid w:val="00D61A7C"/>
    <w:rsid w:val="00D61E47"/>
    <w:rsid w:val="00DA02C1"/>
    <w:rsid w:val="00DA5D98"/>
    <w:rsid w:val="00DA7A2F"/>
    <w:rsid w:val="00DC2709"/>
    <w:rsid w:val="00DE18DC"/>
    <w:rsid w:val="00DE5A07"/>
    <w:rsid w:val="00DF0222"/>
    <w:rsid w:val="00E210E1"/>
    <w:rsid w:val="00E36F7A"/>
    <w:rsid w:val="00E37C30"/>
    <w:rsid w:val="00E4457A"/>
    <w:rsid w:val="00E45A45"/>
    <w:rsid w:val="00E534AB"/>
    <w:rsid w:val="00E858E4"/>
    <w:rsid w:val="00E97BF0"/>
    <w:rsid w:val="00EB6915"/>
    <w:rsid w:val="00EC1EAD"/>
    <w:rsid w:val="00EC4A12"/>
    <w:rsid w:val="00EC4B0C"/>
    <w:rsid w:val="00EC51F0"/>
    <w:rsid w:val="00ED6BD6"/>
    <w:rsid w:val="00EF57A0"/>
    <w:rsid w:val="00EF5D87"/>
    <w:rsid w:val="00EF7136"/>
    <w:rsid w:val="00F01E27"/>
    <w:rsid w:val="00F02E31"/>
    <w:rsid w:val="00F046CE"/>
    <w:rsid w:val="00F22ACA"/>
    <w:rsid w:val="00F316DC"/>
    <w:rsid w:val="00F344EE"/>
    <w:rsid w:val="00F4484D"/>
    <w:rsid w:val="00F5142B"/>
    <w:rsid w:val="00F53343"/>
    <w:rsid w:val="00F73CAE"/>
    <w:rsid w:val="00F752F4"/>
    <w:rsid w:val="00F923AD"/>
    <w:rsid w:val="00FA3D92"/>
    <w:rsid w:val="00FB070B"/>
    <w:rsid w:val="00FC39D4"/>
    <w:rsid w:val="00FD5F5C"/>
    <w:rsid w:val="00FD76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79B2B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rsid w:val="009C085E"/>
    <w:pPr>
      <w:keepNext/>
      <w:widowControl w:val="0"/>
      <w:suppressAutoHyphens/>
      <w:spacing w:before="240" w:after="120" w:line="396" w:lineRule="auto"/>
      <w:jc w:val="both"/>
      <w:outlineLvl w:val="0"/>
    </w:pPr>
    <w:rPr>
      <w:rFonts w:ascii="Liberation Sans" w:eastAsia="Droid Sans Fallback" w:hAnsi="Liberation Sans" w:cs="FreeSans"/>
      <w:color w:val="373737"/>
      <w:sz w:val="28"/>
      <w:szCs w:val="28"/>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9B27C5"/>
  </w:style>
  <w:style w:type="character" w:customStyle="1" w:styleId="FootnoteTextChar">
    <w:name w:val="Footnote Text Char"/>
    <w:basedOn w:val="DefaultParagraphFont"/>
    <w:link w:val="FootnoteText"/>
    <w:uiPriority w:val="99"/>
    <w:rsid w:val="009B27C5"/>
  </w:style>
  <w:style w:type="character" w:styleId="FootnoteReference">
    <w:name w:val="footnote reference"/>
    <w:basedOn w:val="DefaultParagraphFont"/>
    <w:uiPriority w:val="99"/>
    <w:unhideWhenUsed/>
    <w:rsid w:val="009B27C5"/>
    <w:rPr>
      <w:vertAlign w:val="superscript"/>
    </w:rPr>
  </w:style>
  <w:style w:type="character" w:styleId="Hyperlink">
    <w:name w:val="Hyperlink"/>
    <w:basedOn w:val="DefaultParagraphFont"/>
    <w:uiPriority w:val="99"/>
    <w:unhideWhenUsed/>
    <w:rsid w:val="009B27C5"/>
    <w:rPr>
      <w:color w:val="0000FF" w:themeColor="hyperlink"/>
      <w:u w:val="single"/>
    </w:rPr>
  </w:style>
  <w:style w:type="character" w:customStyle="1" w:styleId="InternetLink">
    <w:name w:val="Internet Link"/>
    <w:basedOn w:val="DefaultParagraphFont"/>
    <w:uiPriority w:val="99"/>
    <w:unhideWhenUsed/>
    <w:rsid w:val="009B27C5"/>
    <w:rPr>
      <w:color w:val="0000FF"/>
      <w:u w:val="single"/>
      <w:lang w:val="uz-Cyrl-UZ" w:eastAsia="uz-Cyrl-UZ" w:bidi="uz-Cyrl-UZ"/>
    </w:rPr>
  </w:style>
  <w:style w:type="character" w:styleId="FollowedHyperlink">
    <w:name w:val="FollowedHyperlink"/>
    <w:basedOn w:val="DefaultParagraphFont"/>
    <w:uiPriority w:val="99"/>
    <w:semiHidden/>
    <w:unhideWhenUsed/>
    <w:rsid w:val="005F4C10"/>
    <w:rPr>
      <w:color w:val="800080" w:themeColor="followedHyperlink"/>
      <w:u w:val="single"/>
    </w:rPr>
  </w:style>
  <w:style w:type="paragraph" w:styleId="ListParagraph">
    <w:name w:val="List Paragraph"/>
    <w:basedOn w:val="Normal"/>
    <w:uiPriority w:val="34"/>
    <w:qFormat/>
    <w:rsid w:val="00160EB6"/>
    <w:pPr>
      <w:ind w:left="720"/>
      <w:contextualSpacing/>
    </w:pPr>
  </w:style>
  <w:style w:type="character" w:customStyle="1" w:styleId="BalloonTextChar">
    <w:name w:val="Balloon Text Char"/>
    <w:basedOn w:val="DefaultParagraphFont"/>
    <w:link w:val="BalloonText"/>
    <w:uiPriority w:val="99"/>
    <w:semiHidden/>
    <w:rsid w:val="00AE7853"/>
    <w:rPr>
      <w:rFonts w:ascii="Lucida Grande" w:hAnsi="Lucida Grande"/>
      <w:sz w:val="18"/>
      <w:szCs w:val="18"/>
    </w:rPr>
  </w:style>
  <w:style w:type="paragraph" w:styleId="BalloonText">
    <w:name w:val="Balloon Text"/>
    <w:basedOn w:val="Normal"/>
    <w:link w:val="BalloonTextChar"/>
    <w:uiPriority w:val="99"/>
    <w:semiHidden/>
    <w:unhideWhenUsed/>
    <w:rsid w:val="00AE7853"/>
    <w:pPr>
      <w:widowControl w:val="0"/>
      <w:suppressAutoHyphens/>
      <w:jc w:val="both"/>
    </w:pPr>
    <w:rPr>
      <w:rFonts w:ascii="Lucida Grande" w:hAnsi="Lucida Grande"/>
      <w:sz w:val="18"/>
      <w:szCs w:val="18"/>
      <w:shd w:val="clear" w:color="auto" w:fill="FFFFFF"/>
    </w:rPr>
  </w:style>
  <w:style w:type="character" w:customStyle="1" w:styleId="BalloonTextChar1">
    <w:name w:val="Balloon Text Char1"/>
    <w:basedOn w:val="DefaultParagraphFont"/>
    <w:uiPriority w:val="99"/>
    <w:semiHidden/>
    <w:rsid w:val="00AE7853"/>
    <w:rPr>
      <w:rFonts w:ascii="Lucida Grande" w:hAnsi="Lucida Grande" w:cs="Lucida Grande"/>
      <w:sz w:val="18"/>
      <w:szCs w:val="18"/>
    </w:rPr>
  </w:style>
  <w:style w:type="paragraph" w:customStyle="1" w:styleId="Footnote">
    <w:name w:val="Footnote"/>
    <w:basedOn w:val="Normal"/>
    <w:rsid w:val="00AE7853"/>
    <w:pPr>
      <w:widowControl w:val="0"/>
      <w:suppressAutoHyphens/>
      <w:jc w:val="both"/>
    </w:pPr>
    <w:rPr>
      <w:rFonts w:ascii="Times New Roman" w:eastAsia="Arial" w:hAnsi="Times New Roman" w:cs="Times New Roman"/>
      <w:color w:val="373737"/>
      <w:sz w:val="20"/>
      <w:szCs w:val="20"/>
      <w:shd w:val="clear" w:color="auto" w:fill="FFFFFF"/>
    </w:rPr>
  </w:style>
  <w:style w:type="table" w:styleId="TableGrid">
    <w:name w:val="Table Grid"/>
    <w:basedOn w:val="TableNormal"/>
    <w:uiPriority w:val="59"/>
    <w:rsid w:val="001A1E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9C085E"/>
    <w:pPr>
      <w:tabs>
        <w:tab w:val="center" w:pos="4320"/>
        <w:tab w:val="right" w:pos="8640"/>
      </w:tabs>
    </w:pPr>
  </w:style>
  <w:style w:type="character" w:customStyle="1" w:styleId="FooterChar">
    <w:name w:val="Footer Char"/>
    <w:basedOn w:val="DefaultParagraphFont"/>
    <w:link w:val="Footer"/>
    <w:uiPriority w:val="99"/>
    <w:rsid w:val="009C085E"/>
  </w:style>
  <w:style w:type="character" w:styleId="PageNumber">
    <w:name w:val="page number"/>
    <w:basedOn w:val="DefaultParagraphFont"/>
    <w:uiPriority w:val="99"/>
    <w:semiHidden/>
    <w:unhideWhenUsed/>
    <w:rsid w:val="009C085E"/>
  </w:style>
  <w:style w:type="character" w:customStyle="1" w:styleId="Heading1Char">
    <w:name w:val="Heading 1 Char"/>
    <w:basedOn w:val="DefaultParagraphFont"/>
    <w:link w:val="Heading1"/>
    <w:rsid w:val="009C085E"/>
    <w:rPr>
      <w:rFonts w:ascii="Liberation Sans" w:eastAsia="Droid Sans Fallback" w:hAnsi="Liberation Sans" w:cs="FreeSans"/>
      <w:color w:val="373737"/>
      <w:sz w:val="28"/>
      <w:szCs w:val="28"/>
    </w:rPr>
  </w:style>
  <w:style w:type="character" w:customStyle="1" w:styleId="apple-converted-space">
    <w:name w:val="apple-converted-space"/>
    <w:basedOn w:val="DefaultParagraphFont"/>
    <w:rsid w:val="009C085E"/>
  </w:style>
  <w:style w:type="paragraph" w:customStyle="1" w:styleId="LO-normal">
    <w:name w:val="LO-normal"/>
    <w:rsid w:val="009C085E"/>
    <w:pPr>
      <w:widowControl w:val="0"/>
      <w:suppressAutoHyphens/>
      <w:spacing w:line="396" w:lineRule="auto"/>
      <w:jc w:val="both"/>
    </w:pPr>
    <w:rPr>
      <w:rFonts w:ascii="Arial" w:eastAsia="Arial" w:hAnsi="Arial" w:cs="Arial"/>
      <w:color w:val="373737"/>
      <w:sz w:val="22"/>
      <w:szCs w:val="20"/>
      <w:shd w:val="clear" w:color="auto" w:fill="FFFFFF"/>
    </w:rPr>
  </w:style>
  <w:style w:type="paragraph" w:customStyle="1" w:styleId="LO-normal1">
    <w:name w:val="LO-normal1"/>
    <w:rsid w:val="00B010D9"/>
    <w:pPr>
      <w:widowControl w:val="0"/>
      <w:suppressAutoHyphens/>
      <w:spacing w:line="396" w:lineRule="auto"/>
      <w:jc w:val="both"/>
    </w:pPr>
    <w:rPr>
      <w:rFonts w:ascii="Arial" w:eastAsia="Arial" w:hAnsi="Arial" w:cs="Arial"/>
      <w:color w:val="373737"/>
      <w:sz w:val="22"/>
      <w:szCs w:val="20"/>
      <w:shd w:val="clear" w:color="auto" w:fill="FFFFFF"/>
    </w:rPr>
  </w:style>
  <w:style w:type="paragraph" w:styleId="DocumentMap">
    <w:name w:val="Document Map"/>
    <w:basedOn w:val="Normal"/>
    <w:link w:val="DocumentMapChar"/>
    <w:uiPriority w:val="99"/>
    <w:semiHidden/>
    <w:unhideWhenUsed/>
    <w:rsid w:val="002B4EDE"/>
    <w:rPr>
      <w:rFonts w:ascii="Lucida Grande" w:hAnsi="Lucida Grande" w:cs="Lucida Grande"/>
    </w:rPr>
  </w:style>
  <w:style w:type="character" w:customStyle="1" w:styleId="DocumentMapChar">
    <w:name w:val="Document Map Char"/>
    <w:basedOn w:val="DefaultParagraphFont"/>
    <w:link w:val="DocumentMap"/>
    <w:uiPriority w:val="99"/>
    <w:semiHidden/>
    <w:rsid w:val="002B4EDE"/>
    <w:rPr>
      <w:rFonts w:ascii="Lucida Grande" w:hAnsi="Lucida Grande" w:cs="Lucida Grande"/>
    </w:rPr>
  </w:style>
  <w:style w:type="paragraph" w:styleId="Header">
    <w:name w:val="header"/>
    <w:basedOn w:val="Normal"/>
    <w:link w:val="HeaderChar"/>
    <w:uiPriority w:val="99"/>
    <w:unhideWhenUsed/>
    <w:rsid w:val="00710070"/>
    <w:pPr>
      <w:tabs>
        <w:tab w:val="center" w:pos="4419"/>
        <w:tab w:val="right" w:pos="8838"/>
      </w:tabs>
    </w:pPr>
  </w:style>
  <w:style w:type="character" w:customStyle="1" w:styleId="HeaderChar">
    <w:name w:val="Header Char"/>
    <w:basedOn w:val="DefaultParagraphFont"/>
    <w:link w:val="Header"/>
    <w:uiPriority w:val="99"/>
    <w:rsid w:val="00710070"/>
  </w:style>
  <w:style w:type="character" w:styleId="CommentReference">
    <w:name w:val="annotation reference"/>
    <w:basedOn w:val="DefaultParagraphFont"/>
    <w:uiPriority w:val="99"/>
    <w:semiHidden/>
    <w:unhideWhenUsed/>
    <w:rsid w:val="002F1E81"/>
    <w:rPr>
      <w:sz w:val="18"/>
      <w:szCs w:val="18"/>
    </w:rPr>
  </w:style>
  <w:style w:type="paragraph" w:styleId="CommentText">
    <w:name w:val="annotation text"/>
    <w:basedOn w:val="Normal"/>
    <w:link w:val="CommentTextChar"/>
    <w:uiPriority w:val="99"/>
    <w:semiHidden/>
    <w:unhideWhenUsed/>
    <w:rsid w:val="002F1E81"/>
  </w:style>
  <w:style w:type="character" w:customStyle="1" w:styleId="CommentTextChar">
    <w:name w:val="Comment Text Char"/>
    <w:basedOn w:val="DefaultParagraphFont"/>
    <w:link w:val="CommentText"/>
    <w:uiPriority w:val="99"/>
    <w:semiHidden/>
    <w:rsid w:val="002F1E81"/>
  </w:style>
  <w:style w:type="paragraph" w:styleId="CommentSubject">
    <w:name w:val="annotation subject"/>
    <w:basedOn w:val="CommentText"/>
    <w:next w:val="CommentText"/>
    <w:link w:val="CommentSubjectChar"/>
    <w:uiPriority w:val="99"/>
    <w:semiHidden/>
    <w:unhideWhenUsed/>
    <w:rsid w:val="002F1E81"/>
    <w:rPr>
      <w:b/>
      <w:bCs/>
      <w:sz w:val="20"/>
      <w:szCs w:val="20"/>
    </w:rPr>
  </w:style>
  <w:style w:type="character" w:customStyle="1" w:styleId="CommentSubjectChar">
    <w:name w:val="Comment Subject Char"/>
    <w:basedOn w:val="CommentTextChar"/>
    <w:link w:val="CommentSubject"/>
    <w:uiPriority w:val="99"/>
    <w:semiHidden/>
    <w:rsid w:val="002F1E81"/>
    <w:rPr>
      <w:b/>
      <w:bCs/>
      <w:sz w:val="20"/>
      <w:szCs w:val="20"/>
    </w:rPr>
  </w:style>
  <w:style w:type="paragraph" w:styleId="Revision">
    <w:name w:val="Revision"/>
    <w:hidden/>
    <w:uiPriority w:val="99"/>
    <w:semiHidden/>
    <w:rsid w:val="00CE38D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rsid w:val="009C085E"/>
    <w:pPr>
      <w:keepNext/>
      <w:widowControl w:val="0"/>
      <w:suppressAutoHyphens/>
      <w:spacing w:before="240" w:after="120" w:line="396" w:lineRule="auto"/>
      <w:jc w:val="both"/>
      <w:outlineLvl w:val="0"/>
    </w:pPr>
    <w:rPr>
      <w:rFonts w:ascii="Liberation Sans" w:eastAsia="Droid Sans Fallback" w:hAnsi="Liberation Sans" w:cs="FreeSans"/>
      <w:color w:val="373737"/>
      <w:sz w:val="28"/>
      <w:szCs w:val="28"/>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9B27C5"/>
  </w:style>
  <w:style w:type="character" w:customStyle="1" w:styleId="FootnoteTextChar">
    <w:name w:val="Footnote Text Char"/>
    <w:basedOn w:val="DefaultParagraphFont"/>
    <w:link w:val="FootnoteText"/>
    <w:uiPriority w:val="99"/>
    <w:rsid w:val="009B27C5"/>
  </w:style>
  <w:style w:type="character" w:styleId="FootnoteReference">
    <w:name w:val="footnote reference"/>
    <w:basedOn w:val="DefaultParagraphFont"/>
    <w:uiPriority w:val="99"/>
    <w:unhideWhenUsed/>
    <w:rsid w:val="009B27C5"/>
    <w:rPr>
      <w:vertAlign w:val="superscript"/>
    </w:rPr>
  </w:style>
  <w:style w:type="character" w:styleId="Hyperlink">
    <w:name w:val="Hyperlink"/>
    <w:basedOn w:val="DefaultParagraphFont"/>
    <w:uiPriority w:val="99"/>
    <w:unhideWhenUsed/>
    <w:rsid w:val="009B27C5"/>
    <w:rPr>
      <w:color w:val="0000FF" w:themeColor="hyperlink"/>
      <w:u w:val="single"/>
    </w:rPr>
  </w:style>
  <w:style w:type="character" w:customStyle="1" w:styleId="InternetLink">
    <w:name w:val="Internet Link"/>
    <w:basedOn w:val="DefaultParagraphFont"/>
    <w:uiPriority w:val="99"/>
    <w:unhideWhenUsed/>
    <w:rsid w:val="009B27C5"/>
    <w:rPr>
      <w:color w:val="0000FF"/>
      <w:u w:val="single"/>
      <w:lang w:val="uz-Cyrl-UZ" w:eastAsia="uz-Cyrl-UZ" w:bidi="uz-Cyrl-UZ"/>
    </w:rPr>
  </w:style>
  <w:style w:type="character" w:styleId="FollowedHyperlink">
    <w:name w:val="FollowedHyperlink"/>
    <w:basedOn w:val="DefaultParagraphFont"/>
    <w:uiPriority w:val="99"/>
    <w:semiHidden/>
    <w:unhideWhenUsed/>
    <w:rsid w:val="005F4C10"/>
    <w:rPr>
      <w:color w:val="800080" w:themeColor="followedHyperlink"/>
      <w:u w:val="single"/>
    </w:rPr>
  </w:style>
  <w:style w:type="paragraph" w:styleId="ListParagraph">
    <w:name w:val="List Paragraph"/>
    <w:basedOn w:val="Normal"/>
    <w:uiPriority w:val="34"/>
    <w:qFormat/>
    <w:rsid w:val="00160EB6"/>
    <w:pPr>
      <w:ind w:left="720"/>
      <w:contextualSpacing/>
    </w:pPr>
  </w:style>
  <w:style w:type="character" w:customStyle="1" w:styleId="BalloonTextChar">
    <w:name w:val="Balloon Text Char"/>
    <w:basedOn w:val="DefaultParagraphFont"/>
    <w:link w:val="BalloonText"/>
    <w:uiPriority w:val="99"/>
    <w:semiHidden/>
    <w:rsid w:val="00AE7853"/>
    <w:rPr>
      <w:rFonts w:ascii="Lucida Grande" w:hAnsi="Lucida Grande"/>
      <w:sz w:val="18"/>
      <w:szCs w:val="18"/>
    </w:rPr>
  </w:style>
  <w:style w:type="paragraph" w:styleId="BalloonText">
    <w:name w:val="Balloon Text"/>
    <w:basedOn w:val="Normal"/>
    <w:link w:val="BalloonTextChar"/>
    <w:uiPriority w:val="99"/>
    <w:semiHidden/>
    <w:unhideWhenUsed/>
    <w:rsid w:val="00AE7853"/>
    <w:pPr>
      <w:widowControl w:val="0"/>
      <w:suppressAutoHyphens/>
      <w:jc w:val="both"/>
    </w:pPr>
    <w:rPr>
      <w:rFonts w:ascii="Lucida Grande" w:hAnsi="Lucida Grande"/>
      <w:sz w:val="18"/>
      <w:szCs w:val="18"/>
      <w:shd w:val="clear" w:color="auto" w:fill="FFFFFF"/>
    </w:rPr>
  </w:style>
  <w:style w:type="character" w:customStyle="1" w:styleId="BalloonTextChar1">
    <w:name w:val="Balloon Text Char1"/>
    <w:basedOn w:val="DefaultParagraphFont"/>
    <w:uiPriority w:val="99"/>
    <w:semiHidden/>
    <w:rsid w:val="00AE7853"/>
    <w:rPr>
      <w:rFonts w:ascii="Lucida Grande" w:hAnsi="Lucida Grande" w:cs="Lucida Grande"/>
      <w:sz w:val="18"/>
      <w:szCs w:val="18"/>
    </w:rPr>
  </w:style>
  <w:style w:type="paragraph" w:customStyle="1" w:styleId="Footnote">
    <w:name w:val="Footnote"/>
    <w:basedOn w:val="Normal"/>
    <w:rsid w:val="00AE7853"/>
    <w:pPr>
      <w:widowControl w:val="0"/>
      <w:suppressAutoHyphens/>
      <w:jc w:val="both"/>
    </w:pPr>
    <w:rPr>
      <w:rFonts w:ascii="Times New Roman" w:eastAsia="Arial" w:hAnsi="Times New Roman" w:cs="Times New Roman"/>
      <w:color w:val="373737"/>
      <w:sz w:val="20"/>
      <w:szCs w:val="20"/>
      <w:shd w:val="clear" w:color="auto" w:fill="FFFFFF"/>
    </w:rPr>
  </w:style>
  <w:style w:type="table" w:styleId="TableGrid">
    <w:name w:val="Table Grid"/>
    <w:basedOn w:val="TableNormal"/>
    <w:uiPriority w:val="59"/>
    <w:rsid w:val="001A1E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9C085E"/>
    <w:pPr>
      <w:tabs>
        <w:tab w:val="center" w:pos="4320"/>
        <w:tab w:val="right" w:pos="8640"/>
      </w:tabs>
    </w:pPr>
  </w:style>
  <w:style w:type="character" w:customStyle="1" w:styleId="FooterChar">
    <w:name w:val="Footer Char"/>
    <w:basedOn w:val="DefaultParagraphFont"/>
    <w:link w:val="Footer"/>
    <w:uiPriority w:val="99"/>
    <w:rsid w:val="009C085E"/>
  </w:style>
  <w:style w:type="character" w:styleId="PageNumber">
    <w:name w:val="page number"/>
    <w:basedOn w:val="DefaultParagraphFont"/>
    <w:uiPriority w:val="99"/>
    <w:semiHidden/>
    <w:unhideWhenUsed/>
    <w:rsid w:val="009C085E"/>
  </w:style>
  <w:style w:type="character" w:customStyle="1" w:styleId="Heading1Char">
    <w:name w:val="Heading 1 Char"/>
    <w:basedOn w:val="DefaultParagraphFont"/>
    <w:link w:val="Heading1"/>
    <w:rsid w:val="009C085E"/>
    <w:rPr>
      <w:rFonts w:ascii="Liberation Sans" w:eastAsia="Droid Sans Fallback" w:hAnsi="Liberation Sans" w:cs="FreeSans"/>
      <w:color w:val="373737"/>
      <w:sz w:val="28"/>
      <w:szCs w:val="28"/>
    </w:rPr>
  </w:style>
  <w:style w:type="character" w:customStyle="1" w:styleId="apple-converted-space">
    <w:name w:val="apple-converted-space"/>
    <w:basedOn w:val="DefaultParagraphFont"/>
    <w:rsid w:val="009C085E"/>
  </w:style>
  <w:style w:type="paragraph" w:customStyle="1" w:styleId="LO-normal">
    <w:name w:val="LO-normal"/>
    <w:rsid w:val="009C085E"/>
    <w:pPr>
      <w:widowControl w:val="0"/>
      <w:suppressAutoHyphens/>
      <w:spacing w:line="396" w:lineRule="auto"/>
      <w:jc w:val="both"/>
    </w:pPr>
    <w:rPr>
      <w:rFonts w:ascii="Arial" w:eastAsia="Arial" w:hAnsi="Arial" w:cs="Arial"/>
      <w:color w:val="373737"/>
      <w:sz w:val="22"/>
      <w:szCs w:val="20"/>
      <w:shd w:val="clear" w:color="auto" w:fill="FFFFFF"/>
    </w:rPr>
  </w:style>
  <w:style w:type="paragraph" w:customStyle="1" w:styleId="LO-normal1">
    <w:name w:val="LO-normal1"/>
    <w:rsid w:val="00B010D9"/>
    <w:pPr>
      <w:widowControl w:val="0"/>
      <w:suppressAutoHyphens/>
      <w:spacing w:line="396" w:lineRule="auto"/>
      <w:jc w:val="both"/>
    </w:pPr>
    <w:rPr>
      <w:rFonts w:ascii="Arial" w:eastAsia="Arial" w:hAnsi="Arial" w:cs="Arial"/>
      <w:color w:val="373737"/>
      <w:sz w:val="22"/>
      <w:szCs w:val="20"/>
      <w:shd w:val="clear" w:color="auto" w:fill="FFFFFF"/>
    </w:rPr>
  </w:style>
  <w:style w:type="paragraph" w:styleId="DocumentMap">
    <w:name w:val="Document Map"/>
    <w:basedOn w:val="Normal"/>
    <w:link w:val="DocumentMapChar"/>
    <w:uiPriority w:val="99"/>
    <w:semiHidden/>
    <w:unhideWhenUsed/>
    <w:rsid w:val="002B4EDE"/>
    <w:rPr>
      <w:rFonts w:ascii="Lucida Grande" w:hAnsi="Lucida Grande" w:cs="Lucida Grande"/>
    </w:rPr>
  </w:style>
  <w:style w:type="character" w:customStyle="1" w:styleId="DocumentMapChar">
    <w:name w:val="Document Map Char"/>
    <w:basedOn w:val="DefaultParagraphFont"/>
    <w:link w:val="DocumentMap"/>
    <w:uiPriority w:val="99"/>
    <w:semiHidden/>
    <w:rsid w:val="002B4EDE"/>
    <w:rPr>
      <w:rFonts w:ascii="Lucida Grande" w:hAnsi="Lucida Grande" w:cs="Lucida Grande"/>
    </w:rPr>
  </w:style>
  <w:style w:type="paragraph" w:styleId="Header">
    <w:name w:val="header"/>
    <w:basedOn w:val="Normal"/>
    <w:link w:val="HeaderChar"/>
    <w:uiPriority w:val="99"/>
    <w:unhideWhenUsed/>
    <w:rsid w:val="00710070"/>
    <w:pPr>
      <w:tabs>
        <w:tab w:val="center" w:pos="4419"/>
        <w:tab w:val="right" w:pos="8838"/>
      </w:tabs>
    </w:pPr>
  </w:style>
  <w:style w:type="character" w:customStyle="1" w:styleId="HeaderChar">
    <w:name w:val="Header Char"/>
    <w:basedOn w:val="DefaultParagraphFont"/>
    <w:link w:val="Header"/>
    <w:uiPriority w:val="99"/>
    <w:rsid w:val="00710070"/>
  </w:style>
  <w:style w:type="character" w:styleId="CommentReference">
    <w:name w:val="annotation reference"/>
    <w:basedOn w:val="DefaultParagraphFont"/>
    <w:uiPriority w:val="99"/>
    <w:semiHidden/>
    <w:unhideWhenUsed/>
    <w:rsid w:val="002F1E81"/>
    <w:rPr>
      <w:sz w:val="18"/>
      <w:szCs w:val="18"/>
    </w:rPr>
  </w:style>
  <w:style w:type="paragraph" w:styleId="CommentText">
    <w:name w:val="annotation text"/>
    <w:basedOn w:val="Normal"/>
    <w:link w:val="CommentTextChar"/>
    <w:uiPriority w:val="99"/>
    <w:semiHidden/>
    <w:unhideWhenUsed/>
    <w:rsid w:val="002F1E81"/>
  </w:style>
  <w:style w:type="character" w:customStyle="1" w:styleId="CommentTextChar">
    <w:name w:val="Comment Text Char"/>
    <w:basedOn w:val="DefaultParagraphFont"/>
    <w:link w:val="CommentText"/>
    <w:uiPriority w:val="99"/>
    <w:semiHidden/>
    <w:rsid w:val="002F1E81"/>
  </w:style>
  <w:style w:type="paragraph" w:styleId="CommentSubject">
    <w:name w:val="annotation subject"/>
    <w:basedOn w:val="CommentText"/>
    <w:next w:val="CommentText"/>
    <w:link w:val="CommentSubjectChar"/>
    <w:uiPriority w:val="99"/>
    <w:semiHidden/>
    <w:unhideWhenUsed/>
    <w:rsid w:val="002F1E81"/>
    <w:rPr>
      <w:b/>
      <w:bCs/>
      <w:sz w:val="20"/>
      <w:szCs w:val="20"/>
    </w:rPr>
  </w:style>
  <w:style w:type="character" w:customStyle="1" w:styleId="CommentSubjectChar">
    <w:name w:val="Comment Subject Char"/>
    <w:basedOn w:val="CommentTextChar"/>
    <w:link w:val="CommentSubject"/>
    <w:uiPriority w:val="99"/>
    <w:semiHidden/>
    <w:rsid w:val="002F1E81"/>
    <w:rPr>
      <w:b/>
      <w:bCs/>
      <w:sz w:val="20"/>
      <w:szCs w:val="20"/>
    </w:rPr>
  </w:style>
  <w:style w:type="paragraph" w:styleId="Revision">
    <w:name w:val="Revision"/>
    <w:hidden/>
    <w:uiPriority w:val="99"/>
    <w:semiHidden/>
    <w:rsid w:val="00CE38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9318745">
      <w:bodyDiv w:val="1"/>
      <w:marLeft w:val="0"/>
      <w:marRight w:val="0"/>
      <w:marTop w:val="0"/>
      <w:marBottom w:val="0"/>
      <w:divBdr>
        <w:top w:val="none" w:sz="0" w:space="0" w:color="auto"/>
        <w:left w:val="none" w:sz="0" w:space="0" w:color="auto"/>
        <w:bottom w:val="none" w:sz="0" w:space="0" w:color="auto"/>
        <w:right w:val="none" w:sz="0" w:space="0" w:color="auto"/>
      </w:divBdr>
    </w:div>
    <w:div w:id="1225065036">
      <w:bodyDiv w:val="1"/>
      <w:marLeft w:val="0"/>
      <w:marRight w:val="0"/>
      <w:marTop w:val="0"/>
      <w:marBottom w:val="0"/>
      <w:divBdr>
        <w:top w:val="none" w:sz="0" w:space="0" w:color="auto"/>
        <w:left w:val="none" w:sz="0" w:space="0" w:color="auto"/>
        <w:bottom w:val="none" w:sz="0" w:space="0" w:color="auto"/>
        <w:right w:val="none" w:sz="0" w:space="0" w:color="auto"/>
      </w:divBdr>
    </w:div>
    <w:div w:id="1758938918">
      <w:bodyDiv w:val="1"/>
      <w:marLeft w:val="0"/>
      <w:marRight w:val="0"/>
      <w:marTop w:val="0"/>
      <w:marBottom w:val="0"/>
      <w:divBdr>
        <w:top w:val="none" w:sz="0" w:space="0" w:color="auto"/>
        <w:left w:val="none" w:sz="0" w:space="0" w:color="auto"/>
        <w:bottom w:val="none" w:sz="0" w:space="0" w:color="auto"/>
        <w:right w:val="none" w:sz="0" w:space="0" w:color="auto"/>
      </w:divBdr>
    </w:div>
    <w:div w:id="19251895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comments" Target="comments.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informatics.mit.edu/publications/promise-and-perils-computers-redistricting" TargetMode="External"/><Relationship Id="rId15" Type="http://schemas.openxmlformats.org/officeDocument/2006/relationships/hyperlink" Target="http://openscholar.mit.edu/sites/default/files/dept/files/ssn_key_findings_altman_and_mcdonald_on_redistricting_reform_at_internet_scale.pdf" TargetMode="External"/><Relationship Id="rId16" Type="http://schemas.openxmlformats.org/officeDocument/2006/relationships/hyperlink" Target="http://www.brookings.edu/research/opinions/2010/06/17-redistricting-statement" TargetMode="External"/><Relationship Id="rId17" Type="http://schemas.openxmlformats.org/officeDocument/2006/relationships/hyperlink" Target="http://www.ine.mx/archivos3/portal/historico/contenido/estenograficas/2013/10/42ced4b4598ba310VgnVCM1000000c68000aRCRD.html" TargetMode="External"/><Relationship Id="rId18" Type="http://schemas.openxmlformats.org/officeDocument/2006/relationships/hyperlink" Target="http://portal.te.gob.mx/sites/default/files/32_representacion.pdf" TargetMode="External"/><Relationship Id="rId19" Type="http://schemas.openxmlformats.org/officeDocument/2006/relationships/hyperlink" Target="http://sunlightfoundation.com/policy/documents/ten-open-data-principles"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www.azavea.com/products/districtbuilder/" TargetMode="External"/><Relationship Id="rId4" Type="http://schemas.openxmlformats.org/officeDocument/2006/relationships/hyperlink" Target="http://digital.colmex.mx/index.php/la-plataforma-publica-de-mapeo-y-la-democracia-en-mexico" TargetMode="External"/><Relationship Id="rId1" Type="http://schemas.openxmlformats.org/officeDocument/2006/relationships/hyperlink" Target="mailto:lat44@pitt.edu" TargetMode="External"/><Relationship Id="rId2" Type="http://schemas.openxmlformats.org/officeDocument/2006/relationships/hyperlink" Target="http://www.opengovpartnershi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35</Pages>
  <Words>9447</Words>
  <Characters>53852</Characters>
  <Application>Microsoft Macintosh Word</Application>
  <DocSecurity>0</DocSecurity>
  <Lines>448</Lines>
  <Paragraphs>126</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63173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Guardado</dc:creator>
  <cp:lastModifiedBy>...</cp:lastModifiedBy>
  <cp:revision>18</cp:revision>
  <dcterms:created xsi:type="dcterms:W3CDTF">2016-04-13T13:49:00Z</dcterms:created>
  <dcterms:modified xsi:type="dcterms:W3CDTF">2016-04-13T16:42:00Z</dcterms:modified>
</cp:coreProperties>
</file>